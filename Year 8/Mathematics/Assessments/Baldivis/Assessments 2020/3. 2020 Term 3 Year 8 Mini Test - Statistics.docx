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B24B17" w:rsidRPr="002300F0" w14:paraId="701304A9" w14:textId="77777777">
        <w:tc>
          <w:tcPr>
            <w:tcW w:w="10188" w:type="dxa"/>
          </w:tcPr>
          <w:p w14:paraId="6581DF98" w14:textId="30EA2B49" w:rsidR="00B24B17" w:rsidRPr="002300F0" w:rsidRDefault="00B24B17" w:rsidP="00B24B17">
            <w:pPr>
              <w:jc w:val="center"/>
              <w:rPr>
                <w:rFonts w:asciiTheme="minorHAnsi" w:hAnsiTheme="minorHAnsi" w:cstheme="minorHAnsi"/>
                <w:b/>
              </w:rPr>
            </w:pPr>
            <w:bookmarkStart w:id="0" w:name="_GoBack"/>
            <w:bookmarkEnd w:id="0"/>
            <w:r w:rsidRPr="002300F0">
              <w:rPr>
                <w:rFonts w:asciiTheme="minorHAnsi" w:hAnsiTheme="minorHAnsi" w:cstheme="minorHAnsi"/>
                <w:b/>
                <w:noProof/>
                <w:lang w:eastAsia="en-AU"/>
              </w:rPr>
              <w:drawing>
                <wp:anchor distT="0" distB="0" distL="114300" distR="114300" simplePos="0" relativeHeight="251660288" behindDoc="0" locked="0" layoutInCell="1" allowOverlap="1" wp14:anchorId="587AB868" wp14:editId="77014A3D">
                  <wp:simplePos x="0" y="0"/>
                  <wp:positionH relativeFrom="column">
                    <wp:posOffset>5575935</wp:posOffset>
                  </wp:positionH>
                  <wp:positionV relativeFrom="paragraph">
                    <wp:posOffset>-207645</wp:posOffset>
                  </wp:positionV>
                  <wp:extent cx="1047750" cy="1177290"/>
                  <wp:effectExtent l="0" t="0" r="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300F0">
              <w:rPr>
                <w:rFonts w:asciiTheme="minorHAnsi" w:hAnsiTheme="minorHAnsi" w:cstheme="minorHAnsi"/>
                <w:b/>
              </w:rPr>
              <w:t>Year 8</w:t>
            </w:r>
            <w:r w:rsidR="00F32FF0">
              <w:rPr>
                <w:rFonts w:asciiTheme="minorHAnsi" w:hAnsiTheme="minorHAnsi" w:cstheme="minorHAnsi"/>
                <w:b/>
              </w:rPr>
              <w:t xml:space="preserve"> 2020</w:t>
            </w:r>
          </w:p>
          <w:p w14:paraId="426BA76E" w14:textId="77777777" w:rsidR="00B24B17" w:rsidRPr="002300F0" w:rsidRDefault="00B24B17" w:rsidP="00B24B17">
            <w:pPr>
              <w:pStyle w:val="Heading1"/>
              <w:rPr>
                <w:rFonts w:asciiTheme="minorHAnsi" w:hAnsiTheme="minorHAnsi" w:cstheme="minorHAnsi"/>
                <w:sz w:val="24"/>
              </w:rPr>
            </w:pPr>
          </w:p>
          <w:p w14:paraId="3702FF4D" w14:textId="0FF28AAE" w:rsidR="00B24B17" w:rsidRPr="002300F0" w:rsidRDefault="00FB0003" w:rsidP="00B24B17">
            <w:pPr>
              <w:pStyle w:val="Heading1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Mini Test</w:t>
            </w:r>
          </w:p>
          <w:p w14:paraId="09090CBC" w14:textId="77777777" w:rsidR="00B24B17" w:rsidRPr="002300F0" w:rsidRDefault="00B24B17" w:rsidP="00B24B17">
            <w:pPr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</w:p>
          <w:p w14:paraId="3B3A4105" w14:textId="6A8D6A4F" w:rsidR="00B24B17" w:rsidRPr="002300F0" w:rsidRDefault="0030548A" w:rsidP="00B24B17">
            <w:pPr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>
              <w:rPr>
                <w:rFonts w:asciiTheme="minorHAnsi" w:hAnsiTheme="minorHAnsi" w:cstheme="minorHAnsi"/>
                <w:b/>
                <w:lang w:val="en-US"/>
              </w:rPr>
              <w:t>Data and Statistics</w:t>
            </w:r>
          </w:p>
          <w:p w14:paraId="44DD238C" w14:textId="77777777" w:rsidR="00B24B17" w:rsidRPr="002300F0" w:rsidRDefault="00B24B17" w:rsidP="00B24B17">
            <w:pPr>
              <w:pStyle w:val="Heading1"/>
              <w:rPr>
                <w:rFonts w:asciiTheme="minorHAnsi" w:hAnsiTheme="minorHAnsi" w:cstheme="minorHAnsi"/>
                <w:sz w:val="24"/>
              </w:rPr>
            </w:pPr>
          </w:p>
          <w:p w14:paraId="72A99DAE" w14:textId="77777777" w:rsidR="00B24B17" w:rsidRPr="002300F0" w:rsidRDefault="00B24B17" w:rsidP="00B24B17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80483B" w:rsidRPr="002300F0" w14:paraId="1F2DFD0C" w14:textId="77777777">
        <w:tc>
          <w:tcPr>
            <w:tcW w:w="10188" w:type="dxa"/>
          </w:tcPr>
          <w:p w14:paraId="24A6A954" w14:textId="1E8AF653" w:rsidR="0080483B" w:rsidRPr="002300F0" w:rsidRDefault="008F1853" w:rsidP="008F1853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Theme="minorHAnsi" w:hAnsiTheme="minorHAnsi" w:cstheme="minorHAnsi"/>
              </w:rPr>
            </w:pP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="0080483B" w:rsidRPr="002300F0">
              <w:rPr>
                <w:rFonts w:asciiTheme="minorHAnsi" w:hAnsiTheme="minorHAnsi" w:cstheme="minorHAnsi"/>
              </w:rPr>
              <w:t xml:space="preserve">                                        </w:t>
            </w:r>
            <w:r w:rsidR="00B24B17" w:rsidRPr="002300F0">
              <w:rPr>
                <w:rFonts w:asciiTheme="minorHAnsi" w:hAnsiTheme="minorHAnsi" w:cstheme="minorHAnsi"/>
              </w:rPr>
              <w:tab/>
            </w:r>
            <w:r w:rsidR="00B24B17" w:rsidRPr="002300F0">
              <w:rPr>
                <w:rFonts w:asciiTheme="minorHAnsi" w:hAnsiTheme="minorHAnsi" w:cstheme="minorHAnsi"/>
              </w:rPr>
              <w:tab/>
            </w:r>
            <w:r w:rsidR="0080483B" w:rsidRPr="002300F0">
              <w:rPr>
                <w:rFonts w:asciiTheme="minorHAnsi" w:hAnsiTheme="minorHAnsi" w:cstheme="minorHAnsi"/>
              </w:rPr>
              <w:t xml:space="preserve">Total Marks: </w:t>
            </w:r>
            <w:r w:rsidR="006C4096">
              <w:rPr>
                <w:rFonts w:asciiTheme="minorHAnsi" w:hAnsiTheme="minorHAnsi" w:cstheme="minorHAnsi"/>
              </w:rPr>
              <w:t>40</w:t>
            </w:r>
            <w:r w:rsidR="0080483B" w:rsidRPr="002300F0">
              <w:rPr>
                <w:rFonts w:asciiTheme="minorHAnsi" w:hAnsiTheme="minorHAnsi" w:cstheme="minorHAnsi"/>
              </w:rPr>
              <w:t xml:space="preserve"> marks </w:t>
            </w:r>
          </w:p>
          <w:p w14:paraId="28BABE94" w14:textId="3B007BBA" w:rsidR="0080483B" w:rsidRPr="002300F0" w:rsidRDefault="008F1853" w:rsidP="00F73BE5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 w:cstheme="minorHAnsi"/>
              </w:rPr>
            </w:pPr>
            <w:r w:rsidRPr="002300F0">
              <w:rPr>
                <w:rFonts w:asciiTheme="minorHAnsi" w:hAnsiTheme="minorHAnsi" w:cstheme="minorHAnsi"/>
              </w:rPr>
              <w:t xml:space="preserve">Name: ______________________ </w:t>
            </w:r>
            <w:r w:rsidR="0080483B" w:rsidRPr="002300F0">
              <w:rPr>
                <w:rFonts w:asciiTheme="minorHAnsi" w:hAnsiTheme="minorHAnsi" w:cstheme="minorHAnsi"/>
              </w:rPr>
              <w:t xml:space="preserve">  </w:t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="00B24B17" w:rsidRPr="002300F0">
              <w:rPr>
                <w:rFonts w:asciiTheme="minorHAnsi" w:hAnsiTheme="minorHAnsi" w:cstheme="minorHAnsi"/>
              </w:rPr>
              <w:tab/>
            </w:r>
            <w:r w:rsidR="00B24B17" w:rsidRPr="002300F0">
              <w:rPr>
                <w:rFonts w:asciiTheme="minorHAnsi" w:hAnsiTheme="minorHAnsi" w:cstheme="minorHAnsi"/>
              </w:rPr>
              <w:tab/>
            </w:r>
            <w:r w:rsidR="0080483B" w:rsidRPr="002300F0">
              <w:rPr>
                <w:rFonts w:asciiTheme="minorHAnsi" w:hAnsiTheme="minorHAnsi" w:cstheme="minorHAnsi"/>
              </w:rPr>
              <w:t>Total</w:t>
            </w:r>
            <w:r w:rsidR="00F73BE5">
              <w:rPr>
                <w:rFonts w:asciiTheme="minorHAnsi" w:hAnsiTheme="minorHAnsi" w:cstheme="minorHAnsi"/>
              </w:rPr>
              <w:t xml:space="preserve"> Time:  4</w:t>
            </w:r>
            <w:r w:rsidR="006C4096">
              <w:rPr>
                <w:rFonts w:asciiTheme="minorHAnsi" w:hAnsiTheme="minorHAnsi" w:cstheme="minorHAnsi"/>
              </w:rPr>
              <w:t>5</w:t>
            </w:r>
            <w:r w:rsidR="0080483B" w:rsidRPr="002300F0">
              <w:rPr>
                <w:rFonts w:asciiTheme="minorHAnsi" w:hAnsiTheme="minorHAnsi" w:cstheme="minorHAnsi"/>
              </w:rPr>
              <w:t xml:space="preserve"> minutes</w:t>
            </w:r>
          </w:p>
        </w:tc>
      </w:tr>
    </w:tbl>
    <w:p w14:paraId="42518190" w14:textId="77777777" w:rsidR="0080483B" w:rsidRPr="002300F0" w:rsidRDefault="0080483B" w:rsidP="0080483B">
      <w:pPr>
        <w:tabs>
          <w:tab w:val="left" w:pos="6200"/>
        </w:tabs>
        <w:rPr>
          <w:rFonts w:asciiTheme="minorHAnsi" w:hAnsiTheme="minorHAnsi" w:cstheme="minorHAnsi"/>
          <w:sz w:val="22"/>
          <w:szCs w:val="22"/>
        </w:rPr>
      </w:pPr>
    </w:p>
    <w:p w14:paraId="4BE440BC" w14:textId="77777777" w:rsidR="0080483B" w:rsidRPr="000E005C" w:rsidRDefault="0080483B" w:rsidP="0080483B">
      <w:pPr>
        <w:rPr>
          <w:rFonts w:asciiTheme="minorHAnsi" w:hAnsiTheme="minorHAnsi" w:cstheme="minorHAnsi"/>
          <w:sz w:val="22"/>
          <w:szCs w:val="22"/>
        </w:rPr>
      </w:pPr>
      <w:r w:rsidRPr="000E005C">
        <w:rPr>
          <w:rFonts w:asciiTheme="minorHAnsi" w:hAnsiTheme="minorHAnsi" w:cstheme="minorHAnsi"/>
          <w:sz w:val="22"/>
          <w:szCs w:val="22"/>
        </w:rPr>
        <w:t xml:space="preserve">Show working and answers on this sheet. Show working in </w:t>
      </w:r>
      <w:proofErr w:type="gramStart"/>
      <w:r w:rsidRPr="000E005C">
        <w:rPr>
          <w:rFonts w:asciiTheme="minorHAnsi" w:hAnsiTheme="minorHAnsi" w:cstheme="minorHAnsi"/>
          <w:sz w:val="22"/>
          <w:szCs w:val="22"/>
        </w:rPr>
        <w:t>sufficient</w:t>
      </w:r>
      <w:proofErr w:type="gramEnd"/>
      <w:r w:rsidRPr="000E005C">
        <w:rPr>
          <w:rFonts w:asciiTheme="minorHAnsi" w:hAnsiTheme="minorHAnsi" w:cstheme="minorHAnsi"/>
          <w:sz w:val="22"/>
          <w:szCs w:val="22"/>
        </w:rPr>
        <w:t xml:space="preserve"> detail to support your answers. Incorrect answers without supporting reasoning may be allocated zero marks.</w:t>
      </w:r>
    </w:p>
    <w:p w14:paraId="0E945AD2" w14:textId="6C254472" w:rsidR="0080483B" w:rsidRPr="000E005C" w:rsidRDefault="002300F0" w:rsidP="007468E0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0E005C">
        <w:rPr>
          <w:rFonts w:asciiTheme="minorHAnsi" w:hAnsiTheme="minorHAnsi" w:cstheme="minorHAnsi"/>
          <w:b/>
          <w:sz w:val="22"/>
          <w:szCs w:val="22"/>
        </w:rPr>
        <w:t>Resources</w:t>
      </w:r>
      <w:r w:rsidR="0080483B" w:rsidRPr="000E005C">
        <w:rPr>
          <w:rFonts w:asciiTheme="minorHAnsi" w:hAnsiTheme="minorHAnsi" w:cstheme="minorHAnsi"/>
          <w:b/>
          <w:sz w:val="22"/>
          <w:szCs w:val="22"/>
        </w:rPr>
        <w:t xml:space="preserve"> Allowed</w:t>
      </w:r>
      <w:r w:rsidR="009E05ED" w:rsidRPr="000E005C">
        <w:rPr>
          <w:rFonts w:asciiTheme="minorHAnsi" w:hAnsiTheme="minorHAnsi" w:cstheme="minorHAnsi"/>
          <w:b/>
          <w:sz w:val="22"/>
          <w:szCs w:val="22"/>
        </w:rPr>
        <w:t xml:space="preserve">: </w:t>
      </w:r>
      <w:proofErr w:type="gramStart"/>
      <w:r w:rsidR="007316F0" w:rsidRPr="000E005C">
        <w:rPr>
          <w:rFonts w:asciiTheme="minorHAnsi" w:hAnsiTheme="minorHAnsi" w:cstheme="minorHAnsi"/>
          <w:b/>
          <w:sz w:val="22"/>
          <w:szCs w:val="22"/>
        </w:rPr>
        <w:t>1 page</w:t>
      </w:r>
      <w:proofErr w:type="gramEnd"/>
      <w:r w:rsidR="007316F0" w:rsidRPr="000E005C">
        <w:rPr>
          <w:rFonts w:asciiTheme="minorHAnsi" w:hAnsiTheme="minorHAnsi" w:cstheme="minorHAnsi"/>
          <w:b/>
          <w:sz w:val="22"/>
          <w:szCs w:val="22"/>
        </w:rPr>
        <w:t xml:space="preserve"> A4 notes (1 side)</w:t>
      </w:r>
      <w:r w:rsidR="00C231A4">
        <w:rPr>
          <w:rFonts w:asciiTheme="minorHAnsi" w:hAnsiTheme="minorHAnsi" w:cstheme="minorHAnsi"/>
          <w:b/>
          <w:sz w:val="22"/>
          <w:szCs w:val="22"/>
        </w:rPr>
        <w:t>, calculator</w:t>
      </w:r>
      <w:r w:rsidR="006F4280" w:rsidRPr="000E005C">
        <w:rPr>
          <w:rFonts w:asciiTheme="minorHAnsi" w:hAnsiTheme="minorHAnsi" w:cstheme="minorHAnsi"/>
          <w:b/>
          <w:sz w:val="22"/>
          <w:szCs w:val="22"/>
        </w:rPr>
        <w:t>.</w:t>
      </w:r>
    </w:p>
    <w:p w14:paraId="6C6CDAB1" w14:textId="77777777" w:rsidR="007F6D2F" w:rsidRPr="000E005C" w:rsidRDefault="007F6D2F" w:rsidP="0080483B">
      <w:pPr>
        <w:rPr>
          <w:rFonts w:asciiTheme="minorHAnsi" w:hAnsiTheme="minorHAnsi" w:cstheme="minorHAnsi"/>
          <w:sz w:val="22"/>
          <w:szCs w:val="22"/>
        </w:rPr>
      </w:pPr>
    </w:p>
    <w:p w14:paraId="270E9F2E" w14:textId="77777777" w:rsidR="0080483B" w:rsidRPr="000E005C" w:rsidRDefault="0080483B" w:rsidP="0080483B">
      <w:pPr>
        <w:rPr>
          <w:rFonts w:asciiTheme="minorHAnsi" w:hAnsiTheme="minorHAnsi" w:cstheme="minorHAnsi"/>
          <w:sz w:val="22"/>
          <w:szCs w:val="22"/>
        </w:rPr>
      </w:pPr>
    </w:p>
    <w:p w14:paraId="76FD6A52" w14:textId="7231EC9E" w:rsidR="0080483B" w:rsidRPr="000E005C" w:rsidRDefault="0080483B" w:rsidP="008048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0E005C">
        <w:rPr>
          <w:rFonts w:asciiTheme="minorHAnsi" w:hAnsiTheme="minorHAnsi" w:cstheme="minorHAnsi"/>
          <w:b/>
          <w:sz w:val="22"/>
          <w:szCs w:val="22"/>
        </w:rPr>
        <w:t xml:space="preserve">Question 1 </w:t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="00996B93" w:rsidRPr="000E005C">
        <w:rPr>
          <w:rFonts w:asciiTheme="minorHAnsi" w:hAnsiTheme="minorHAnsi" w:cstheme="minorHAnsi"/>
          <w:b/>
          <w:sz w:val="22"/>
          <w:szCs w:val="22"/>
        </w:rPr>
        <w:tab/>
        <w:t xml:space="preserve">                </w:t>
      </w:r>
      <w:r w:rsidR="00DD42F9" w:rsidRPr="000E005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6C148F">
        <w:rPr>
          <w:rFonts w:asciiTheme="minorHAnsi" w:hAnsiTheme="minorHAnsi" w:cstheme="minorHAnsi"/>
          <w:b/>
          <w:sz w:val="22"/>
          <w:szCs w:val="22"/>
        </w:rPr>
        <w:t>11</w:t>
      </w:r>
      <w:r w:rsidRPr="000E005C">
        <w:rPr>
          <w:rFonts w:asciiTheme="minorHAnsi" w:hAnsiTheme="minorHAnsi" w:cstheme="minorHAnsi"/>
          <w:b/>
          <w:sz w:val="22"/>
          <w:szCs w:val="22"/>
        </w:rPr>
        <w:t xml:space="preserve"> marks</w:t>
      </w:r>
    </w:p>
    <w:p w14:paraId="72E4B7FC" w14:textId="77777777" w:rsidR="0080483B" w:rsidRPr="000E005C" w:rsidRDefault="0080483B" w:rsidP="0080483B">
      <w:pPr>
        <w:rPr>
          <w:rFonts w:asciiTheme="minorHAnsi" w:hAnsiTheme="minorHAnsi" w:cstheme="minorHAnsi"/>
          <w:sz w:val="22"/>
          <w:szCs w:val="22"/>
        </w:rPr>
      </w:pPr>
    </w:p>
    <w:p w14:paraId="303BEB4F" w14:textId="00BB3F70" w:rsidR="00DD42F9" w:rsidRDefault="005A7CA5" w:rsidP="009F10E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Calculate the mean, median, mode and range for the following set of data</w:t>
      </w:r>
      <w:r w:rsidR="00FB0003">
        <w:rPr>
          <w:rFonts w:asciiTheme="minorHAnsi" w:hAnsiTheme="minorHAnsi" w:cstheme="minorHAnsi"/>
          <w:sz w:val="22"/>
          <w:szCs w:val="22"/>
        </w:rPr>
        <w:t>, once including the outlier and the other without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7834E9C1" w14:textId="20F88FBF" w:rsidR="005A7CA5" w:rsidRDefault="005A7CA5" w:rsidP="005A7CA5">
      <w:pPr>
        <w:rPr>
          <w:rFonts w:asciiTheme="minorHAnsi" w:hAnsiTheme="minorHAnsi" w:cstheme="minorHAnsi"/>
          <w:sz w:val="22"/>
          <w:szCs w:val="22"/>
        </w:rPr>
      </w:pPr>
    </w:p>
    <w:p w14:paraId="7AAF5BE3" w14:textId="525440C7" w:rsidR="005A7CA5" w:rsidRPr="006C4096" w:rsidRDefault="005A7CA5" w:rsidP="005A7CA5">
      <w:pPr>
        <w:rPr>
          <w:rFonts w:asciiTheme="minorHAnsi" w:hAnsiTheme="minorHAnsi" w:cstheme="minorHAnsi"/>
          <w:b/>
          <w:sz w:val="22"/>
          <w:szCs w:val="22"/>
        </w:rPr>
      </w:pPr>
      <w:r w:rsidRPr="006C4096">
        <w:rPr>
          <w:rFonts w:asciiTheme="minorHAnsi" w:hAnsiTheme="minorHAnsi" w:cstheme="minorHAnsi"/>
          <w:b/>
          <w:szCs w:val="22"/>
        </w:rPr>
        <w:t xml:space="preserve">23, 32, 16, 37, 15, 31, </w:t>
      </w:r>
      <w:r w:rsidR="00F73BE5" w:rsidRPr="006C4096">
        <w:rPr>
          <w:rFonts w:asciiTheme="minorHAnsi" w:hAnsiTheme="minorHAnsi" w:cstheme="minorHAnsi"/>
          <w:b/>
          <w:szCs w:val="22"/>
        </w:rPr>
        <w:t>2</w:t>
      </w:r>
      <w:r w:rsidRPr="006C4096">
        <w:rPr>
          <w:rFonts w:asciiTheme="minorHAnsi" w:hAnsiTheme="minorHAnsi" w:cstheme="minorHAnsi"/>
          <w:b/>
          <w:szCs w:val="22"/>
        </w:rPr>
        <w:t>, 25,</w:t>
      </w:r>
    </w:p>
    <w:p w14:paraId="4B6C2D1A" w14:textId="100B08B4" w:rsidR="005A7CA5" w:rsidRDefault="005A7CA5" w:rsidP="009F10EC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8"/>
        <w:gridCol w:w="3984"/>
        <w:gridCol w:w="3623"/>
      </w:tblGrid>
      <w:tr w:rsidR="005A7CA5" w14:paraId="607C25A6" w14:textId="77777777" w:rsidTr="005A7CA5">
        <w:trPr>
          <w:trHeight w:val="665"/>
        </w:trPr>
        <w:tc>
          <w:tcPr>
            <w:tcW w:w="2508" w:type="dxa"/>
          </w:tcPr>
          <w:p w14:paraId="158DFB60" w14:textId="77777777" w:rsidR="005A7CA5" w:rsidRDefault="005A7CA5" w:rsidP="009F10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984" w:type="dxa"/>
          </w:tcPr>
          <w:p w14:paraId="02F16161" w14:textId="6857583B" w:rsidR="005A7CA5" w:rsidRDefault="005A7CA5" w:rsidP="009F10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With outlier</w:t>
            </w:r>
          </w:p>
        </w:tc>
        <w:tc>
          <w:tcPr>
            <w:tcW w:w="3623" w:type="dxa"/>
          </w:tcPr>
          <w:p w14:paraId="01316F01" w14:textId="4274D5F7" w:rsidR="005A7CA5" w:rsidRDefault="005A7CA5" w:rsidP="009F10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Without outlier</w:t>
            </w:r>
          </w:p>
        </w:tc>
      </w:tr>
      <w:tr w:rsidR="005A7CA5" w14:paraId="1D5B93EA" w14:textId="77777777" w:rsidTr="005A7CA5">
        <w:trPr>
          <w:trHeight w:val="665"/>
        </w:trPr>
        <w:tc>
          <w:tcPr>
            <w:tcW w:w="2508" w:type="dxa"/>
          </w:tcPr>
          <w:p w14:paraId="15BD2931" w14:textId="61BB8E07" w:rsidR="005A7CA5" w:rsidRDefault="005A7CA5" w:rsidP="009F10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Mean</w:t>
            </w:r>
          </w:p>
        </w:tc>
        <w:tc>
          <w:tcPr>
            <w:tcW w:w="3984" w:type="dxa"/>
          </w:tcPr>
          <w:p w14:paraId="14E20602" w14:textId="77777777" w:rsidR="005A7CA5" w:rsidRDefault="005A7CA5" w:rsidP="009F10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23" w:type="dxa"/>
          </w:tcPr>
          <w:p w14:paraId="3E0D3FF6" w14:textId="77777777" w:rsidR="005A7CA5" w:rsidRDefault="005A7CA5" w:rsidP="009F10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A7CA5" w14:paraId="1F81DBF9" w14:textId="77777777" w:rsidTr="005A7CA5">
        <w:trPr>
          <w:trHeight w:val="665"/>
        </w:trPr>
        <w:tc>
          <w:tcPr>
            <w:tcW w:w="2508" w:type="dxa"/>
          </w:tcPr>
          <w:p w14:paraId="5D463FCA" w14:textId="33D9B6B9" w:rsidR="005A7CA5" w:rsidRDefault="005A7CA5" w:rsidP="009F10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Median</w:t>
            </w:r>
          </w:p>
        </w:tc>
        <w:tc>
          <w:tcPr>
            <w:tcW w:w="3984" w:type="dxa"/>
          </w:tcPr>
          <w:p w14:paraId="6B0A02AB" w14:textId="77777777" w:rsidR="005A7CA5" w:rsidRDefault="005A7CA5" w:rsidP="009F10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23" w:type="dxa"/>
          </w:tcPr>
          <w:p w14:paraId="7A15559A" w14:textId="77777777" w:rsidR="005A7CA5" w:rsidRDefault="005A7CA5" w:rsidP="009F10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A7CA5" w14:paraId="3B016104" w14:textId="77777777" w:rsidTr="005A7CA5">
        <w:trPr>
          <w:trHeight w:val="693"/>
        </w:trPr>
        <w:tc>
          <w:tcPr>
            <w:tcW w:w="2508" w:type="dxa"/>
          </w:tcPr>
          <w:p w14:paraId="53E0B001" w14:textId="6E11AD44" w:rsidR="005A7CA5" w:rsidRDefault="005A7CA5" w:rsidP="009F10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Mode </w:t>
            </w:r>
          </w:p>
        </w:tc>
        <w:tc>
          <w:tcPr>
            <w:tcW w:w="3984" w:type="dxa"/>
          </w:tcPr>
          <w:p w14:paraId="6DCCFA51" w14:textId="77777777" w:rsidR="005A7CA5" w:rsidRDefault="005A7CA5" w:rsidP="009F10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23" w:type="dxa"/>
          </w:tcPr>
          <w:p w14:paraId="6BABDB1A" w14:textId="77777777" w:rsidR="005A7CA5" w:rsidRDefault="005A7CA5" w:rsidP="009F10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A7CA5" w14:paraId="14E339C0" w14:textId="77777777" w:rsidTr="005A7CA5">
        <w:trPr>
          <w:trHeight w:val="665"/>
        </w:trPr>
        <w:tc>
          <w:tcPr>
            <w:tcW w:w="2508" w:type="dxa"/>
          </w:tcPr>
          <w:p w14:paraId="3EF3B7EF" w14:textId="424B0BB6" w:rsidR="005A7CA5" w:rsidRDefault="005A7CA5" w:rsidP="009F10E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Range </w:t>
            </w:r>
          </w:p>
        </w:tc>
        <w:tc>
          <w:tcPr>
            <w:tcW w:w="3984" w:type="dxa"/>
          </w:tcPr>
          <w:p w14:paraId="26E431BB" w14:textId="77777777" w:rsidR="005A7CA5" w:rsidRDefault="005A7CA5" w:rsidP="009F10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23" w:type="dxa"/>
          </w:tcPr>
          <w:p w14:paraId="1B54879C" w14:textId="77777777" w:rsidR="005A7CA5" w:rsidRDefault="005A7CA5" w:rsidP="009F10E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2599518" w14:textId="77777777" w:rsidR="005A7CA5" w:rsidRDefault="005A7CA5" w:rsidP="009F10EC">
      <w:pPr>
        <w:rPr>
          <w:rFonts w:asciiTheme="minorHAnsi" w:hAnsiTheme="minorHAnsi" w:cstheme="minorHAnsi"/>
          <w:sz w:val="22"/>
          <w:szCs w:val="22"/>
        </w:rPr>
      </w:pPr>
    </w:p>
    <w:p w14:paraId="7D5225F9" w14:textId="37E03E94" w:rsidR="006C148F" w:rsidRPr="000277DA" w:rsidRDefault="00FB0003" w:rsidP="000277DA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Identify </w:t>
      </w:r>
      <w:r w:rsidR="006C148F" w:rsidRPr="000277DA">
        <w:rPr>
          <w:rFonts w:asciiTheme="minorHAnsi" w:hAnsiTheme="minorHAnsi" w:cstheme="minorHAnsi"/>
          <w:sz w:val="22"/>
          <w:szCs w:val="22"/>
        </w:rPr>
        <w:t>the outlier in the data: ___________</w:t>
      </w:r>
    </w:p>
    <w:p w14:paraId="1B08F78A" w14:textId="77777777" w:rsidR="006C148F" w:rsidRDefault="006C148F" w:rsidP="009F10EC">
      <w:pPr>
        <w:rPr>
          <w:rFonts w:asciiTheme="minorHAnsi" w:hAnsiTheme="minorHAnsi" w:cstheme="minorHAnsi"/>
          <w:sz w:val="22"/>
          <w:szCs w:val="22"/>
        </w:rPr>
      </w:pPr>
    </w:p>
    <w:p w14:paraId="6ECBB899" w14:textId="300402BD" w:rsidR="005A7CA5" w:rsidRPr="000277DA" w:rsidRDefault="005A7CA5" w:rsidP="000277DA">
      <w:pPr>
        <w:pStyle w:val="ListParagraph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0277DA">
        <w:rPr>
          <w:rFonts w:asciiTheme="minorHAnsi" w:hAnsiTheme="minorHAnsi" w:cstheme="minorHAnsi"/>
          <w:sz w:val="22"/>
          <w:szCs w:val="22"/>
        </w:rPr>
        <w:t>What effect does the outlier have on the data</w:t>
      </w:r>
      <w:r w:rsidR="00FB0003">
        <w:rPr>
          <w:rFonts w:asciiTheme="minorHAnsi" w:hAnsiTheme="minorHAnsi" w:cstheme="minorHAnsi"/>
          <w:sz w:val="22"/>
          <w:szCs w:val="22"/>
        </w:rPr>
        <w:t xml:space="preserve"> (What happens to the mean, median, mode and range)</w:t>
      </w:r>
      <w:r w:rsidRPr="000277DA">
        <w:rPr>
          <w:rFonts w:asciiTheme="minorHAnsi" w:hAnsiTheme="minorHAnsi" w:cstheme="minorHAnsi"/>
          <w:sz w:val="22"/>
          <w:szCs w:val="22"/>
        </w:rPr>
        <w:t>?</w:t>
      </w:r>
    </w:p>
    <w:p w14:paraId="5B1B6C38" w14:textId="46137BE8" w:rsidR="005A7CA5" w:rsidRDefault="005A7CA5" w:rsidP="009F10EC">
      <w:pPr>
        <w:rPr>
          <w:rFonts w:asciiTheme="minorHAnsi" w:hAnsiTheme="minorHAnsi" w:cstheme="minorHAnsi"/>
          <w:sz w:val="22"/>
          <w:szCs w:val="22"/>
        </w:rPr>
      </w:pPr>
    </w:p>
    <w:p w14:paraId="77FD93AA" w14:textId="4C843D53" w:rsidR="005A7CA5" w:rsidRDefault="005A7CA5" w:rsidP="009F10EC">
      <w:pPr>
        <w:rPr>
          <w:rFonts w:asciiTheme="minorHAnsi" w:hAnsiTheme="minorHAnsi" w:cstheme="minorHAnsi"/>
          <w:sz w:val="28"/>
          <w:szCs w:val="22"/>
        </w:rPr>
      </w:pPr>
    </w:p>
    <w:p w14:paraId="08317CBC" w14:textId="6D8AFB21" w:rsidR="007D376E" w:rsidRDefault="007D376E" w:rsidP="009F10EC">
      <w:pPr>
        <w:rPr>
          <w:rFonts w:asciiTheme="minorHAnsi" w:hAnsiTheme="minorHAnsi" w:cstheme="minorHAnsi"/>
          <w:sz w:val="28"/>
          <w:szCs w:val="22"/>
        </w:rPr>
      </w:pPr>
    </w:p>
    <w:p w14:paraId="07D12218" w14:textId="7D15A4FE" w:rsidR="007D376E" w:rsidRDefault="007D376E" w:rsidP="009F10EC">
      <w:pPr>
        <w:rPr>
          <w:rFonts w:asciiTheme="minorHAnsi" w:hAnsiTheme="minorHAnsi" w:cstheme="minorHAnsi"/>
          <w:sz w:val="28"/>
          <w:szCs w:val="22"/>
        </w:rPr>
      </w:pPr>
    </w:p>
    <w:p w14:paraId="42679FE8" w14:textId="1C6E5609" w:rsidR="007D376E" w:rsidRDefault="007D376E" w:rsidP="009F10EC">
      <w:pPr>
        <w:rPr>
          <w:rFonts w:asciiTheme="minorHAnsi" w:hAnsiTheme="minorHAnsi" w:cstheme="minorHAnsi"/>
          <w:sz w:val="28"/>
          <w:szCs w:val="22"/>
        </w:rPr>
      </w:pPr>
    </w:p>
    <w:p w14:paraId="7BFB9D91" w14:textId="3B8C669F" w:rsidR="0080483B" w:rsidRPr="000E005C" w:rsidRDefault="0080483B" w:rsidP="0080483B">
      <w:pPr>
        <w:rPr>
          <w:rFonts w:asciiTheme="minorHAnsi" w:hAnsiTheme="minorHAnsi" w:cstheme="minorHAnsi"/>
          <w:sz w:val="22"/>
          <w:szCs w:val="22"/>
        </w:rPr>
      </w:pPr>
    </w:p>
    <w:p w14:paraId="7ED8C380" w14:textId="7599485D" w:rsidR="00996B93" w:rsidRPr="000E005C" w:rsidRDefault="00996B93" w:rsidP="00996B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0E005C">
        <w:rPr>
          <w:rFonts w:asciiTheme="minorHAnsi" w:hAnsiTheme="minorHAnsi" w:cstheme="minorHAnsi"/>
          <w:b/>
          <w:sz w:val="22"/>
          <w:szCs w:val="22"/>
        </w:rPr>
        <w:t>Question 2</w:t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="00553E18" w:rsidRPr="000E005C">
        <w:rPr>
          <w:rFonts w:asciiTheme="minorHAnsi" w:hAnsiTheme="minorHAnsi" w:cstheme="minorHAnsi"/>
          <w:b/>
          <w:sz w:val="22"/>
          <w:szCs w:val="22"/>
        </w:rPr>
        <w:t>3</w:t>
      </w:r>
      <w:r w:rsidR="00B2532D" w:rsidRPr="000E005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0E005C">
        <w:rPr>
          <w:rFonts w:asciiTheme="minorHAnsi" w:hAnsiTheme="minorHAnsi" w:cstheme="minorHAnsi"/>
          <w:b/>
          <w:sz w:val="22"/>
          <w:szCs w:val="22"/>
        </w:rPr>
        <w:t>marks</w:t>
      </w:r>
    </w:p>
    <w:p w14:paraId="13A9D02C" w14:textId="77777777" w:rsidR="00553E18" w:rsidRPr="000E005C" w:rsidRDefault="00553E18" w:rsidP="00553E18">
      <w:pPr>
        <w:pStyle w:val="PTableTextFO"/>
        <w:rPr>
          <w:rFonts w:asciiTheme="minorHAnsi" w:hAnsiTheme="minorHAnsi"/>
          <w:szCs w:val="22"/>
        </w:rPr>
      </w:pPr>
      <w:r w:rsidRPr="000E005C">
        <w:rPr>
          <w:rFonts w:asciiTheme="minorHAnsi" w:hAnsiTheme="minorHAnsi"/>
          <w:szCs w:val="22"/>
        </w:rPr>
        <w:t xml:space="preserve">What type of data are the following? </w:t>
      </w:r>
    </w:p>
    <w:p w14:paraId="74A3E606" w14:textId="0CFF0AB7" w:rsidR="00553E18" w:rsidRDefault="00553E18" w:rsidP="00553E18">
      <w:pPr>
        <w:pStyle w:val="PTableTextFO"/>
        <w:ind w:left="360"/>
        <w:rPr>
          <w:rFonts w:asciiTheme="minorHAnsi" w:hAnsiTheme="minorHAnsi"/>
          <w:szCs w:val="22"/>
        </w:rPr>
      </w:pPr>
      <w:r w:rsidRPr="000E005C">
        <w:rPr>
          <w:rFonts w:asciiTheme="minorHAnsi" w:hAnsiTheme="minorHAnsi"/>
          <w:szCs w:val="22"/>
        </w:rPr>
        <w:t xml:space="preserve">Choose from </w:t>
      </w:r>
      <w:r w:rsidRPr="000E005C">
        <w:rPr>
          <w:rFonts w:asciiTheme="minorHAnsi" w:hAnsiTheme="minorHAnsi"/>
          <w:szCs w:val="22"/>
          <w:u w:val="single"/>
        </w:rPr>
        <w:t>categorical</w:t>
      </w:r>
      <w:r w:rsidRPr="000E005C">
        <w:rPr>
          <w:rFonts w:asciiTheme="minorHAnsi" w:hAnsiTheme="minorHAnsi"/>
          <w:szCs w:val="22"/>
        </w:rPr>
        <w:t xml:space="preserve">, </w:t>
      </w:r>
      <w:r w:rsidRPr="000E005C">
        <w:rPr>
          <w:rFonts w:asciiTheme="minorHAnsi" w:hAnsiTheme="minorHAnsi"/>
          <w:szCs w:val="22"/>
          <w:u w:val="single"/>
        </w:rPr>
        <w:t>discrete numerical</w:t>
      </w:r>
      <w:r w:rsidRPr="000E005C">
        <w:rPr>
          <w:rFonts w:asciiTheme="minorHAnsi" w:hAnsiTheme="minorHAnsi"/>
          <w:szCs w:val="22"/>
        </w:rPr>
        <w:t xml:space="preserve"> or </w:t>
      </w:r>
      <w:r w:rsidRPr="000E005C">
        <w:rPr>
          <w:rFonts w:asciiTheme="minorHAnsi" w:hAnsiTheme="minorHAnsi"/>
          <w:szCs w:val="22"/>
          <w:u w:val="single"/>
        </w:rPr>
        <w:t>continuous numerical</w:t>
      </w:r>
      <w:r w:rsidRPr="000E005C">
        <w:rPr>
          <w:rFonts w:asciiTheme="minorHAnsi" w:hAnsiTheme="minorHAnsi"/>
          <w:szCs w:val="22"/>
        </w:rPr>
        <w:t>:</w:t>
      </w:r>
    </w:p>
    <w:p w14:paraId="4EBC68CE" w14:textId="0980EB9A" w:rsidR="00553E18" w:rsidRPr="000E005C" w:rsidRDefault="00553E18" w:rsidP="00553E18">
      <w:pPr>
        <w:pStyle w:val="PTableTextFO"/>
        <w:ind w:left="360"/>
        <w:rPr>
          <w:rFonts w:asciiTheme="minorHAnsi" w:hAnsiTheme="minorHAnsi"/>
          <w:szCs w:val="22"/>
        </w:rPr>
      </w:pPr>
    </w:p>
    <w:p w14:paraId="4C5AAEA5" w14:textId="6DAE1777" w:rsidR="007D376E" w:rsidRDefault="00553E18" w:rsidP="007D376E">
      <w:pPr>
        <w:pStyle w:val="PTableTextNumbereda"/>
        <w:numPr>
          <w:ilvl w:val="0"/>
          <w:numId w:val="16"/>
        </w:numPr>
        <w:rPr>
          <w:rFonts w:asciiTheme="minorHAnsi" w:hAnsiTheme="minorHAnsi"/>
          <w:szCs w:val="22"/>
        </w:rPr>
      </w:pPr>
      <w:r w:rsidRPr="000E005C">
        <w:rPr>
          <w:rFonts w:asciiTheme="minorHAnsi" w:hAnsiTheme="minorHAnsi"/>
          <w:szCs w:val="22"/>
        </w:rPr>
        <w:t>the number of hours spent playing video games each week      ____________________</w:t>
      </w:r>
      <w:r w:rsidR="007D376E">
        <w:rPr>
          <w:rFonts w:asciiTheme="minorHAnsi" w:hAnsiTheme="minorHAnsi"/>
          <w:szCs w:val="22"/>
        </w:rPr>
        <w:t>____________</w:t>
      </w:r>
    </w:p>
    <w:p w14:paraId="444E83B0" w14:textId="77777777" w:rsidR="007D376E" w:rsidRDefault="007D376E" w:rsidP="007D376E">
      <w:pPr>
        <w:pStyle w:val="PTableTextNumbereda"/>
        <w:numPr>
          <w:ilvl w:val="0"/>
          <w:numId w:val="0"/>
        </w:numPr>
        <w:ind w:left="720"/>
        <w:rPr>
          <w:rFonts w:asciiTheme="minorHAnsi" w:hAnsiTheme="minorHAnsi"/>
          <w:szCs w:val="22"/>
        </w:rPr>
      </w:pPr>
    </w:p>
    <w:p w14:paraId="2931C3FB" w14:textId="5D51DAB9" w:rsidR="007D376E" w:rsidRDefault="00553E18" w:rsidP="007D376E">
      <w:pPr>
        <w:pStyle w:val="PTableTextNumbereda"/>
        <w:numPr>
          <w:ilvl w:val="0"/>
          <w:numId w:val="16"/>
        </w:numPr>
        <w:rPr>
          <w:rFonts w:asciiTheme="minorHAnsi" w:hAnsiTheme="minorHAnsi"/>
          <w:szCs w:val="22"/>
        </w:rPr>
      </w:pPr>
      <w:r w:rsidRPr="007D376E">
        <w:rPr>
          <w:rFonts w:asciiTheme="minorHAnsi" w:hAnsiTheme="minorHAnsi"/>
          <w:szCs w:val="22"/>
        </w:rPr>
        <w:t>the favourite pizza topping of each of the students in a class</w:t>
      </w:r>
      <w:r w:rsidRPr="007D376E">
        <w:rPr>
          <w:rFonts w:asciiTheme="minorHAnsi" w:hAnsiTheme="minorHAnsi"/>
          <w:szCs w:val="22"/>
        </w:rPr>
        <w:tab/>
        <w:t xml:space="preserve">     _____________________</w:t>
      </w:r>
      <w:r w:rsidR="007D376E">
        <w:rPr>
          <w:rFonts w:asciiTheme="minorHAnsi" w:hAnsiTheme="minorHAnsi"/>
          <w:szCs w:val="22"/>
        </w:rPr>
        <w:t>___________</w:t>
      </w:r>
    </w:p>
    <w:p w14:paraId="75383CC9" w14:textId="77777777" w:rsidR="007D376E" w:rsidRDefault="007D376E" w:rsidP="007D376E">
      <w:pPr>
        <w:pStyle w:val="ListParagraph"/>
        <w:rPr>
          <w:rFonts w:asciiTheme="minorHAnsi" w:hAnsiTheme="minorHAnsi"/>
          <w:szCs w:val="22"/>
        </w:rPr>
      </w:pPr>
    </w:p>
    <w:p w14:paraId="7C246D9B" w14:textId="14412C4D" w:rsidR="00553E18" w:rsidRPr="007D376E" w:rsidRDefault="00553E18" w:rsidP="007D376E">
      <w:pPr>
        <w:pStyle w:val="PTableTextNumbereda"/>
        <w:numPr>
          <w:ilvl w:val="0"/>
          <w:numId w:val="16"/>
        </w:numPr>
        <w:rPr>
          <w:rFonts w:asciiTheme="minorHAnsi" w:hAnsiTheme="minorHAnsi"/>
          <w:szCs w:val="22"/>
        </w:rPr>
      </w:pPr>
      <w:r w:rsidRPr="007D376E">
        <w:rPr>
          <w:rFonts w:asciiTheme="minorHAnsi" w:hAnsiTheme="minorHAnsi"/>
          <w:szCs w:val="22"/>
        </w:rPr>
        <w:t>the length of time that a year 8 student can spend running       ____________________</w:t>
      </w:r>
      <w:r w:rsidR="007D376E">
        <w:rPr>
          <w:rFonts w:asciiTheme="minorHAnsi" w:hAnsiTheme="minorHAnsi"/>
          <w:szCs w:val="22"/>
        </w:rPr>
        <w:t>___________</w:t>
      </w:r>
    </w:p>
    <w:p w14:paraId="0DC09E8C" w14:textId="60366385" w:rsidR="00367E2D" w:rsidRDefault="00367E2D" w:rsidP="0080483B">
      <w:pPr>
        <w:rPr>
          <w:rFonts w:asciiTheme="minorHAnsi" w:hAnsiTheme="minorHAnsi" w:cstheme="minorHAnsi"/>
          <w:sz w:val="22"/>
          <w:szCs w:val="22"/>
        </w:rPr>
      </w:pPr>
    </w:p>
    <w:p w14:paraId="31793D4A" w14:textId="77777777" w:rsidR="006C148F" w:rsidRPr="000E005C" w:rsidRDefault="006C148F" w:rsidP="006C148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0E005C">
        <w:rPr>
          <w:rFonts w:asciiTheme="minorHAnsi" w:hAnsiTheme="minorHAnsi" w:cstheme="minorHAnsi"/>
          <w:b/>
          <w:sz w:val="22"/>
          <w:szCs w:val="22"/>
        </w:rPr>
        <w:t>Question 3</w:t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>7</w:t>
      </w:r>
      <w:r w:rsidRPr="000E005C">
        <w:rPr>
          <w:rFonts w:asciiTheme="minorHAnsi" w:hAnsiTheme="minorHAnsi" w:cstheme="minorHAnsi"/>
          <w:b/>
          <w:sz w:val="22"/>
          <w:szCs w:val="22"/>
        </w:rPr>
        <w:t xml:space="preserve"> marks</w:t>
      </w:r>
    </w:p>
    <w:p w14:paraId="13311155" w14:textId="77777777" w:rsidR="006C148F" w:rsidRDefault="006C148F" w:rsidP="006C148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C0B7662" w14:textId="24E9DD0F" w:rsidR="00367E2D" w:rsidRDefault="00367E2D" w:rsidP="0080483B">
      <w:pPr>
        <w:rPr>
          <w:rFonts w:asciiTheme="minorHAnsi" w:hAnsiTheme="minorHAnsi" w:cstheme="minorHAnsi"/>
          <w:sz w:val="22"/>
        </w:rPr>
      </w:pPr>
    </w:p>
    <w:p w14:paraId="1C25BC4D" w14:textId="337EE927" w:rsidR="00617B48" w:rsidRDefault="00617B48" w:rsidP="0080483B">
      <w:pPr>
        <w:rPr>
          <w:rFonts w:asciiTheme="minorHAnsi" w:hAnsiTheme="minorHAnsi" w:cstheme="minorHAnsi"/>
          <w:sz w:val="22"/>
        </w:rPr>
      </w:pPr>
      <w:r w:rsidRPr="00617B48">
        <w:rPr>
          <w:rFonts w:asciiTheme="minorHAnsi" w:hAnsiTheme="minorHAnsi" w:cstheme="minorHAnsi"/>
          <w:sz w:val="22"/>
        </w:rPr>
        <w:t xml:space="preserve">Classify each of the following data collections according to whether they are a </w:t>
      </w:r>
      <w:r w:rsidRPr="00FB0003">
        <w:rPr>
          <w:rFonts w:asciiTheme="minorHAnsi" w:hAnsiTheme="minorHAnsi" w:cstheme="minorHAnsi"/>
          <w:b/>
          <w:sz w:val="22"/>
        </w:rPr>
        <w:t>sample</w:t>
      </w:r>
      <w:r w:rsidRPr="00617B48">
        <w:rPr>
          <w:rFonts w:asciiTheme="minorHAnsi" w:hAnsiTheme="minorHAnsi" w:cstheme="minorHAnsi"/>
          <w:sz w:val="22"/>
        </w:rPr>
        <w:t xml:space="preserve"> or </w:t>
      </w:r>
      <w:r w:rsidRPr="00FB0003">
        <w:rPr>
          <w:rFonts w:asciiTheme="minorHAnsi" w:hAnsiTheme="minorHAnsi" w:cstheme="minorHAnsi"/>
          <w:b/>
          <w:sz w:val="22"/>
        </w:rPr>
        <w:t>census</w:t>
      </w:r>
    </w:p>
    <w:p w14:paraId="72BFAE11" w14:textId="3E85C4ED" w:rsidR="00F313EC" w:rsidRDefault="00F313EC" w:rsidP="0080483B">
      <w:pPr>
        <w:rPr>
          <w:rFonts w:asciiTheme="minorHAnsi" w:hAnsiTheme="minorHAnsi" w:cstheme="minorHAnsi"/>
          <w:sz w:val="22"/>
        </w:rPr>
      </w:pPr>
    </w:p>
    <w:p w14:paraId="2CE09097" w14:textId="439A5DE8" w:rsidR="00F313EC" w:rsidRPr="00D51F66" w:rsidRDefault="00D51F66" w:rsidP="00F313EC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2"/>
        </w:rPr>
      </w:pPr>
      <w:r w:rsidRPr="00D51F66">
        <w:rPr>
          <w:rFonts w:asciiTheme="minorHAnsi" w:hAnsiTheme="minorHAnsi" w:cstheme="minorHAnsi"/>
          <w:sz w:val="22"/>
        </w:rPr>
        <w:t>You want to know the favourite sport to watch in Perth, so you ask every student and Baldivis Secondary College</w:t>
      </w:r>
    </w:p>
    <w:p w14:paraId="7CB539C6" w14:textId="77777777" w:rsidR="00D51F66" w:rsidRDefault="00D51F66" w:rsidP="00D51F66">
      <w:pPr>
        <w:pStyle w:val="ListParagraph"/>
        <w:rPr>
          <w:rFonts w:asciiTheme="minorHAnsi" w:hAnsiTheme="minorHAnsi" w:cstheme="minorHAnsi"/>
          <w:sz w:val="20"/>
        </w:rPr>
      </w:pPr>
    </w:p>
    <w:p w14:paraId="141157C3" w14:textId="01177A23" w:rsidR="00D51F66" w:rsidRDefault="00D51F66" w:rsidP="00D51F66">
      <w:pPr>
        <w:pStyle w:val="ListParagrap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____________________________</w:t>
      </w:r>
    </w:p>
    <w:p w14:paraId="05BEAC46" w14:textId="1247D396" w:rsidR="00D51F66" w:rsidRDefault="00D51F66" w:rsidP="00D51F66">
      <w:pPr>
        <w:rPr>
          <w:rFonts w:asciiTheme="minorHAnsi" w:hAnsiTheme="minorHAnsi" w:cstheme="minorHAnsi"/>
          <w:sz w:val="20"/>
        </w:rPr>
      </w:pPr>
    </w:p>
    <w:p w14:paraId="20F7AE5F" w14:textId="01ED7199" w:rsidR="00D51F66" w:rsidRPr="00D51F66" w:rsidRDefault="00D51F66" w:rsidP="00D51F66">
      <w:pPr>
        <w:pStyle w:val="ListParagraph"/>
        <w:numPr>
          <w:ilvl w:val="0"/>
          <w:numId w:val="22"/>
        </w:numPr>
        <w:spacing w:after="200" w:line="276" w:lineRule="auto"/>
        <w:rPr>
          <w:rFonts w:asciiTheme="minorHAnsi" w:hAnsiTheme="minorHAnsi" w:cstheme="minorHAnsi"/>
          <w:sz w:val="22"/>
        </w:rPr>
      </w:pPr>
      <w:r w:rsidRPr="00D51F66">
        <w:rPr>
          <w:rFonts w:asciiTheme="minorHAnsi" w:hAnsiTheme="minorHAnsi" w:cstheme="minorHAnsi"/>
          <w:sz w:val="22"/>
        </w:rPr>
        <w:t>Number of hours spent completing homework each week by you</w:t>
      </w:r>
      <w:r>
        <w:rPr>
          <w:rFonts w:asciiTheme="minorHAnsi" w:hAnsiTheme="minorHAnsi" w:cstheme="minorHAnsi"/>
          <w:sz w:val="22"/>
        </w:rPr>
        <w:t>r</w:t>
      </w:r>
      <w:r w:rsidRPr="00D51F66">
        <w:rPr>
          <w:rFonts w:asciiTheme="minorHAnsi" w:hAnsiTheme="minorHAnsi" w:cstheme="minorHAnsi"/>
          <w:sz w:val="22"/>
        </w:rPr>
        <w:t xml:space="preserve"> class by surveying each student in your class.</w:t>
      </w:r>
    </w:p>
    <w:p w14:paraId="330D72FF" w14:textId="26015D68" w:rsidR="00D51F66" w:rsidRDefault="00D51F66" w:rsidP="00D51F66">
      <w:pPr>
        <w:pStyle w:val="ListParagraph"/>
        <w:spacing w:after="200" w:line="276" w:lineRule="auto"/>
      </w:pPr>
    </w:p>
    <w:p w14:paraId="66C8614F" w14:textId="77777777" w:rsidR="00D51F66" w:rsidRDefault="00D51F66" w:rsidP="00D51F66">
      <w:pPr>
        <w:pStyle w:val="ListParagrap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____________________________</w:t>
      </w:r>
    </w:p>
    <w:p w14:paraId="1D691E2C" w14:textId="77777777" w:rsidR="00D51F66" w:rsidRPr="0068726A" w:rsidRDefault="00D51F66" w:rsidP="00D51F66">
      <w:pPr>
        <w:pStyle w:val="ListParagraph"/>
        <w:spacing w:after="200" w:line="276" w:lineRule="auto"/>
      </w:pPr>
    </w:p>
    <w:p w14:paraId="688CEAC5" w14:textId="2FF62D94" w:rsidR="00D51F66" w:rsidRDefault="00D51F66" w:rsidP="00D51F66">
      <w:pPr>
        <w:pStyle w:val="ListParagraph"/>
        <w:numPr>
          <w:ilvl w:val="0"/>
          <w:numId w:val="22"/>
        </w:numPr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Asking every student that walks through the gates of Baldivis Secondary College how they travel to school.</w:t>
      </w:r>
    </w:p>
    <w:p w14:paraId="123F567E" w14:textId="22E5DD71" w:rsidR="00D51F66" w:rsidRDefault="00D51F66" w:rsidP="00D51F66">
      <w:pPr>
        <w:pStyle w:val="ListParagraph"/>
        <w:rPr>
          <w:rFonts w:asciiTheme="minorHAnsi" w:hAnsiTheme="minorHAnsi" w:cstheme="minorHAnsi"/>
          <w:sz w:val="20"/>
        </w:rPr>
      </w:pPr>
    </w:p>
    <w:p w14:paraId="6FFEF76C" w14:textId="77777777" w:rsidR="00D51F66" w:rsidRDefault="00D51F66" w:rsidP="00D51F66">
      <w:pPr>
        <w:pStyle w:val="ListParagrap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____________________________</w:t>
      </w:r>
    </w:p>
    <w:p w14:paraId="0510AE52" w14:textId="2BDCFCB5" w:rsidR="00617B48" w:rsidRDefault="00617B48" w:rsidP="0080483B">
      <w:pPr>
        <w:rPr>
          <w:rFonts w:asciiTheme="minorHAnsi" w:hAnsiTheme="minorHAnsi" w:cstheme="minorHAnsi"/>
          <w:sz w:val="22"/>
        </w:rPr>
      </w:pPr>
    </w:p>
    <w:p w14:paraId="4261EABE" w14:textId="0EE78B16" w:rsidR="00617B48" w:rsidRDefault="00617B48" w:rsidP="0080483B">
      <w:pPr>
        <w:rPr>
          <w:rFonts w:asciiTheme="minorHAnsi" w:hAnsiTheme="minorHAnsi" w:cstheme="minorHAnsi"/>
          <w:sz w:val="20"/>
          <w:szCs w:val="22"/>
        </w:rPr>
      </w:pPr>
    </w:p>
    <w:p w14:paraId="63CF88F5" w14:textId="77777777" w:rsidR="006C4096" w:rsidRPr="00617B48" w:rsidRDefault="006C4096" w:rsidP="0080483B">
      <w:pPr>
        <w:rPr>
          <w:rFonts w:asciiTheme="minorHAnsi" w:hAnsiTheme="minorHAnsi" w:cstheme="minorHAnsi"/>
          <w:sz w:val="20"/>
          <w:szCs w:val="22"/>
        </w:rPr>
      </w:pPr>
    </w:p>
    <w:p w14:paraId="1F7A3095" w14:textId="63979B15" w:rsidR="00553E18" w:rsidRPr="000E005C" w:rsidRDefault="0080483B" w:rsidP="00553E1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0E005C">
        <w:rPr>
          <w:rFonts w:asciiTheme="minorHAnsi" w:hAnsiTheme="minorHAnsi" w:cstheme="minorHAnsi"/>
          <w:b/>
          <w:sz w:val="22"/>
          <w:szCs w:val="22"/>
        </w:rPr>
        <w:t xml:space="preserve">Question </w:t>
      </w:r>
      <w:r w:rsidR="006C148F">
        <w:rPr>
          <w:rFonts w:asciiTheme="minorHAnsi" w:hAnsiTheme="minorHAnsi" w:cstheme="minorHAnsi"/>
          <w:b/>
          <w:sz w:val="22"/>
          <w:szCs w:val="22"/>
        </w:rPr>
        <w:t>4</w:t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="0015689F" w:rsidRPr="000E005C">
        <w:rPr>
          <w:rFonts w:asciiTheme="minorHAnsi" w:hAnsiTheme="minorHAnsi" w:cstheme="minorHAnsi"/>
          <w:b/>
          <w:sz w:val="22"/>
          <w:szCs w:val="22"/>
        </w:rPr>
        <w:tab/>
      </w:r>
      <w:r w:rsidR="0015689F" w:rsidRPr="000E005C">
        <w:rPr>
          <w:rFonts w:asciiTheme="minorHAnsi" w:hAnsiTheme="minorHAnsi" w:cstheme="minorHAnsi"/>
          <w:b/>
          <w:sz w:val="22"/>
          <w:szCs w:val="22"/>
        </w:rPr>
        <w:tab/>
      </w:r>
      <w:r w:rsidR="006C4096">
        <w:rPr>
          <w:rFonts w:asciiTheme="minorHAnsi" w:hAnsiTheme="minorHAnsi" w:cstheme="minorHAnsi"/>
          <w:b/>
          <w:sz w:val="22"/>
          <w:szCs w:val="22"/>
        </w:rPr>
        <w:t xml:space="preserve">2 </w:t>
      </w:r>
      <w:r w:rsidRPr="000E005C">
        <w:rPr>
          <w:rFonts w:asciiTheme="minorHAnsi" w:hAnsiTheme="minorHAnsi" w:cstheme="minorHAnsi"/>
          <w:b/>
          <w:sz w:val="22"/>
          <w:szCs w:val="22"/>
        </w:rPr>
        <w:t>marks</w:t>
      </w:r>
    </w:p>
    <w:p w14:paraId="0B82BF47" w14:textId="77777777" w:rsidR="007D376E" w:rsidRDefault="00062C1F" w:rsidP="00DD42F9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993A392" w14:textId="0F69C870" w:rsidR="00DD42F9" w:rsidRDefault="00062C1F" w:rsidP="00DD42F9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</w:t>
      </w:r>
      <w:r w:rsidR="007D376E">
        <w:rPr>
          <w:rFonts w:asciiTheme="minorHAnsi" w:hAnsiTheme="minorHAnsi" w:cstheme="minorHAnsi"/>
          <w:sz w:val="22"/>
          <w:szCs w:val="22"/>
        </w:rPr>
        <w:t>se</w:t>
      </w:r>
      <w:r>
        <w:rPr>
          <w:rFonts w:asciiTheme="minorHAnsi" w:hAnsiTheme="minorHAnsi" w:cstheme="minorHAnsi"/>
          <w:sz w:val="22"/>
          <w:szCs w:val="22"/>
        </w:rPr>
        <w:t xml:space="preserve"> only the numbered cards below</w:t>
      </w:r>
      <w:r w:rsidR="007D376E">
        <w:rPr>
          <w:rFonts w:asciiTheme="minorHAnsi" w:hAnsiTheme="minorHAnsi" w:cstheme="minorHAnsi"/>
          <w:sz w:val="22"/>
          <w:szCs w:val="22"/>
        </w:rPr>
        <w:t xml:space="preserve"> to answer the following questions.</w:t>
      </w:r>
    </w:p>
    <w:p w14:paraId="683B3458" w14:textId="425414FF" w:rsidR="007D376E" w:rsidRDefault="007D376E" w:rsidP="00DD42F9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</w:tblGrid>
      <w:tr w:rsidR="007D376E" w14:paraId="6EFEBEAF" w14:textId="3FE95ADA" w:rsidTr="006C148F">
        <w:trPr>
          <w:trHeight w:val="742"/>
        </w:trPr>
        <w:tc>
          <w:tcPr>
            <w:tcW w:w="453" w:type="dxa"/>
            <w:vAlign w:val="center"/>
          </w:tcPr>
          <w:p w14:paraId="00F02ED9" w14:textId="3DE632AA" w:rsidR="007D376E" w:rsidRPr="007D376E" w:rsidRDefault="007D376E" w:rsidP="007D376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  <w:r w:rsidRPr="007D376E">
              <w:rPr>
                <w:rFonts w:asciiTheme="minorHAnsi" w:hAnsiTheme="minorHAnsi" w:cstheme="minorHAnsi"/>
                <w:sz w:val="40"/>
                <w:szCs w:val="22"/>
              </w:rPr>
              <w:t>4</w:t>
            </w:r>
          </w:p>
        </w:tc>
        <w:tc>
          <w:tcPr>
            <w:tcW w:w="453" w:type="dxa"/>
            <w:tcBorders>
              <w:top w:val="nil"/>
              <w:bottom w:val="nil"/>
            </w:tcBorders>
            <w:vAlign w:val="center"/>
          </w:tcPr>
          <w:p w14:paraId="1941F4D4" w14:textId="77777777" w:rsidR="007D376E" w:rsidRPr="007D376E" w:rsidRDefault="007D376E" w:rsidP="007D376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  <w:tc>
          <w:tcPr>
            <w:tcW w:w="453" w:type="dxa"/>
            <w:vAlign w:val="center"/>
          </w:tcPr>
          <w:p w14:paraId="125A3320" w14:textId="43327D99" w:rsidR="007D376E" w:rsidRPr="007D376E" w:rsidRDefault="007D376E" w:rsidP="007D376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  <w:r w:rsidRPr="007D376E">
              <w:rPr>
                <w:rFonts w:asciiTheme="minorHAnsi" w:hAnsiTheme="minorHAnsi" w:cstheme="minorHAnsi"/>
                <w:sz w:val="40"/>
                <w:szCs w:val="22"/>
              </w:rPr>
              <w:t>9</w:t>
            </w:r>
          </w:p>
        </w:tc>
        <w:tc>
          <w:tcPr>
            <w:tcW w:w="453" w:type="dxa"/>
            <w:tcBorders>
              <w:top w:val="nil"/>
              <w:bottom w:val="nil"/>
            </w:tcBorders>
            <w:vAlign w:val="center"/>
          </w:tcPr>
          <w:p w14:paraId="296803E4" w14:textId="77777777" w:rsidR="007D376E" w:rsidRPr="007D376E" w:rsidRDefault="007D376E" w:rsidP="007D376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  <w:tc>
          <w:tcPr>
            <w:tcW w:w="453" w:type="dxa"/>
            <w:vAlign w:val="center"/>
          </w:tcPr>
          <w:p w14:paraId="166A18EF" w14:textId="03092842" w:rsidR="007D376E" w:rsidRPr="007D376E" w:rsidRDefault="007D376E" w:rsidP="007D376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  <w:r w:rsidRPr="007D376E">
              <w:rPr>
                <w:rFonts w:asciiTheme="minorHAnsi" w:hAnsiTheme="minorHAnsi" w:cstheme="minorHAnsi"/>
                <w:sz w:val="40"/>
                <w:szCs w:val="22"/>
              </w:rPr>
              <w:t>1</w:t>
            </w:r>
          </w:p>
        </w:tc>
        <w:tc>
          <w:tcPr>
            <w:tcW w:w="453" w:type="dxa"/>
            <w:tcBorders>
              <w:top w:val="nil"/>
              <w:bottom w:val="nil"/>
            </w:tcBorders>
            <w:vAlign w:val="center"/>
          </w:tcPr>
          <w:p w14:paraId="7F4B5583" w14:textId="77777777" w:rsidR="007D376E" w:rsidRPr="007D376E" w:rsidRDefault="007D376E" w:rsidP="007D376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  <w:tc>
          <w:tcPr>
            <w:tcW w:w="453" w:type="dxa"/>
            <w:vAlign w:val="center"/>
          </w:tcPr>
          <w:p w14:paraId="081C6C21" w14:textId="115A1F02" w:rsidR="007D376E" w:rsidRPr="007D376E" w:rsidRDefault="007D376E" w:rsidP="007D376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  <w:r w:rsidRPr="007D376E">
              <w:rPr>
                <w:rFonts w:asciiTheme="minorHAnsi" w:hAnsiTheme="minorHAnsi" w:cstheme="minorHAnsi"/>
                <w:sz w:val="40"/>
                <w:szCs w:val="22"/>
              </w:rPr>
              <w:t>5</w:t>
            </w:r>
          </w:p>
        </w:tc>
        <w:tc>
          <w:tcPr>
            <w:tcW w:w="453" w:type="dxa"/>
            <w:tcBorders>
              <w:top w:val="nil"/>
              <w:bottom w:val="nil"/>
            </w:tcBorders>
            <w:vAlign w:val="center"/>
          </w:tcPr>
          <w:p w14:paraId="456CEEA7" w14:textId="77777777" w:rsidR="007D376E" w:rsidRPr="007D376E" w:rsidRDefault="007D376E" w:rsidP="007D376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  <w:tc>
          <w:tcPr>
            <w:tcW w:w="453" w:type="dxa"/>
            <w:vAlign w:val="center"/>
          </w:tcPr>
          <w:p w14:paraId="7F0C4D23" w14:textId="49643797" w:rsidR="007D376E" w:rsidRPr="007D376E" w:rsidRDefault="007D376E" w:rsidP="007D376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  <w:r w:rsidRPr="007D376E">
              <w:rPr>
                <w:rFonts w:asciiTheme="minorHAnsi" w:hAnsiTheme="minorHAnsi" w:cstheme="minorHAnsi"/>
                <w:sz w:val="40"/>
                <w:szCs w:val="22"/>
              </w:rPr>
              <w:t>4</w:t>
            </w:r>
          </w:p>
        </w:tc>
        <w:tc>
          <w:tcPr>
            <w:tcW w:w="453" w:type="dxa"/>
            <w:tcBorders>
              <w:top w:val="nil"/>
              <w:bottom w:val="nil"/>
            </w:tcBorders>
            <w:vAlign w:val="center"/>
          </w:tcPr>
          <w:p w14:paraId="15F83B11" w14:textId="77777777" w:rsidR="007D376E" w:rsidRPr="007D376E" w:rsidRDefault="007D376E" w:rsidP="007D376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  <w:tc>
          <w:tcPr>
            <w:tcW w:w="453" w:type="dxa"/>
            <w:vAlign w:val="center"/>
          </w:tcPr>
          <w:p w14:paraId="78C59C37" w14:textId="5A270D1C" w:rsidR="007D376E" w:rsidRPr="007D376E" w:rsidRDefault="007D376E" w:rsidP="007D376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  <w:r w:rsidRPr="007D376E">
              <w:rPr>
                <w:rFonts w:asciiTheme="minorHAnsi" w:hAnsiTheme="minorHAnsi" w:cstheme="minorHAnsi"/>
                <w:sz w:val="40"/>
                <w:szCs w:val="22"/>
              </w:rPr>
              <w:t>7</w:t>
            </w:r>
          </w:p>
        </w:tc>
        <w:tc>
          <w:tcPr>
            <w:tcW w:w="453" w:type="dxa"/>
            <w:tcBorders>
              <w:top w:val="nil"/>
              <w:bottom w:val="nil"/>
            </w:tcBorders>
            <w:vAlign w:val="center"/>
          </w:tcPr>
          <w:p w14:paraId="560D6368" w14:textId="77777777" w:rsidR="007D376E" w:rsidRPr="007D376E" w:rsidRDefault="007D376E" w:rsidP="007D376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  <w:tc>
          <w:tcPr>
            <w:tcW w:w="453" w:type="dxa"/>
            <w:vAlign w:val="center"/>
          </w:tcPr>
          <w:p w14:paraId="32B6D27B" w14:textId="272ED319" w:rsidR="007D376E" w:rsidRPr="007D376E" w:rsidRDefault="007D376E" w:rsidP="007D376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  <w:r w:rsidRPr="007D376E">
              <w:rPr>
                <w:rFonts w:asciiTheme="minorHAnsi" w:hAnsiTheme="minorHAnsi" w:cstheme="minorHAnsi"/>
                <w:sz w:val="40"/>
                <w:szCs w:val="22"/>
              </w:rPr>
              <w:t>3</w:t>
            </w:r>
          </w:p>
        </w:tc>
        <w:tc>
          <w:tcPr>
            <w:tcW w:w="453" w:type="dxa"/>
            <w:tcBorders>
              <w:top w:val="nil"/>
              <w:bottom w:val="nil"/>
            </w:tcBorders>
            <w:vAlign w:val="center"/>
          </w:tcPr>
          <w:p w14:paraId="2D505A0A" w14:textId="77777777" w:rsidR="007D376E" w:rsidRPr="007D376E" w:rsidRDefault="007D376E" w:rsidP="007D376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  <w:tc>
          <w:tcPr>
            <w:tcW w:w="453" w:type="dxa"/>
            <w:vAlign w:val="center"/>
          </w:tcPr>
          <w:p w14:paraId="373302B4" w14:textId="4A653D73" w:rsidR="007D376E" w:rsidRPr="007D376E" w:rsidRDefault="007D376E" w:rsidP="007D376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  <w:r w:rsidRPr="007D376E">
              <w:rPr>
                <w:rFonts w:asciiTheme="minorHAnsi" w:hAnsiTheme="minorHAnsi" w:cstheme="minorHAnsi"/>
                <w:sz w:val="40"/>
                <w:szCs w:val="22"/>
              </w:rPr>
              <w:t>6</w:t>
            </w:r>
          </w:p>
        </w:tc>
      </w:tr>
    </w:tbl>
    <w:p w14:paraId="2EB64C3C" w14:textId="77777777" w:rsidR="007D376E" w:rsidRPr="000E005C" w:rsidRDefault="007D376E" w:rsidP="00DD42F9">
      <w:pPr>
        <w:rPr>
          <w:rFonts w:asciiTheme="minorHAnsi" w:hAnsiTheme="minorHAnsi" w:cstheme="minorHAnsi"/>
          <w:sz w:val="22"/>
          <w:szCs w:val="22"/>
        </w:rPr>
      </w:pPr>
    </w:p>
    <w:p w14:paraId="7C2CED22" w14:textId="4EC3B708" w:rsidR="00620856" w:rsidRDefault="007D376E" w:rsidP="007D376E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Choose 3 numbers</w:t>
      </w:r>
      <w:r w:rsidR="00FB0003">
        <w:rPr>
          <w:rFonts w:asciiTheme="minorHAnsi" w:hAnsiTheme="minorHAnsi" w:cstheme="minorHAnsi"/>
          <w:sz w:val="22"/>
          <w:szCs w:val="22"/>
        </w:rPr>
        <w:t xml:space="preserve"> from the cards above</w:t>
      </w:r>
      <w:r>
        <w:rPr>
          <w:rFonts w:asciiTheme="minorHAnsi" w:hAnsiTheme="minorHAnsi" w:cstheme="minorHAnsi"/>
          <w:sz w:val="22"/>
          <w:szCs w:val="22"/>
        </w:rPr>
        <w:t xml:space="preserve"> so that</w:t>
      </w:r>
      <w:r w:rsidR="00FB0003">
        <w:rPr>
          <w:rFonts w:asciiTheme="minorHAnsi" w:hAnsiTheme="minorHAnsi" w:cstheme="minorHAnsi"/>
          <w:sz w:val="22"/>
          <w:szCs w:val="22"/>
        </w:rPr>
        <w:t xml:space="preserve"> there is</w:t>
      </w:r>
      <w:r>
        <w:rPr>
          <w:rFonts w:asciiTheme="minorHAnsi" w:hAnsiTheme="minorHAnsi" w:cstheme="minorHAnsi"/>
          <w:sz w:val="22"/>
          <w:szCs w:val="22"/>
        </w:rPr>
        <w:t>:</w:t>
      </w:r>
    </w:p>
    <w:p w14:paraId="0BEF8400" w14:textId="7EA79C76" w:rsidR="007D376E" w:rsidRDefault="007D376E" w:rsidP="007D376E">
      <w:pPr>
        <w:rPr>
          <w:rFonts w:asciiTheme="minorHAnsi" w:hAnsiTheme="minorHAnsi" w:cstheme="minorHAnsi"/>
          <w:sz w:val="22"/>
          <w:szCs w:val="22"/>
        </w:rPr>
      </w:pPr>
    </w:p>
    <w:p w14:paraId="79379A06" w14:textId="19E9F196" w:rsidR="007D376E" w:rsidRDefault="007D376E" w:rsidP="007D376E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no mode    </w:t>
      </w:r>
      <w:r w:rsidR="00FB0003">
        <w:rPr>
          <w:rFonts w:asciiTheme="minorHAnsi" w:hAnsiTheme="minorHAnsi" w:cstheme="minorHAnsi"/>
          <w:sz w:val="22"/>
          <w:szCs w:val="22"/>
        </w:rPr>
        <w:t xml:space="preserve">     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FB0003">
        <w:rPr>
          <w:rFonts w:asciiTheme="minorHAnsi" w:hAnsiTheme="minorHAnsi" w:cstheme="minorHAnsi"/>
          <w:sz w:val="22"/>
          <w:szCs w:val="22"/>
        </w:rPr>
        <w:t xml:space="preserve">a </w:t>
      </w:r>
      <w:r>
        <w:rPr>
          <w:rFonts w:asciiTheme="minorHAnsi" w:hAnsiTheme="minorHAnsi" w:cstheme="minorHAnsi"/>
          <w:sz w:val="22"/>
          <w:szCs w:val="22"/>
        </w:rPr>
        <w:t>range</w:t>
      </w:r>
      <w:r w:rsidR="00FB0003">
        <w:rPr>
          <w:rFonts w:asciiTheme="minorHAnsi" w:hAnsiTheme="minorHAnsi" w:cstheme="minorHAnsi"/>
          <w:sz w:val="22"/>
          <w:szCs w:val="22"/>
        </w:rPr>
        <w:t xml:space="preserve"> of </w:t>
      </w:r>
      <w:r>
        <w:rPr>
          <w:rFonts w:asciiTheme="minorHAnsi" w:hAnsiTheme="minorHAnsi" w:cstheme="minorHAnsi"/>
          <w:sz w:val="22"/>
          <w:szCs w:val="22"/>
        </w:rPr>
        <w:t xml:space="preserve">6     </w:t>
      </w:r>
      <w:r w:rsidR="00FB0003">
        <w:rPr>
          <w:rFonts w:asciiTheme="minorHAnsi" w:hAnsiTheme="minorHAnsi" w:cstheme="minorHAnsi"/>
          <w:sz w:val="22"/>
          <w:szCs w:val="22"/>
        </w:rPr>
        <w:t xml:space="preserve">    a mean of </w:t>
      </w:r>
      <w:r>
        <w:rPr>
          <w:rFonts w:asciiTheme="minorHAnsi" w:hAnsiTheme="minorHAnsi" w:cstheme="minorHAnsi"/>
          <w:sz w:val="22"/>
          <w:szCs w:val="22"/>
        </w:rPr>
        <w:t>6</w:t>
      </w:r>
    </w:p>
    <w:p w14:paraId="0A1745AD" w14:textId="77777777" w:rsidR="007D376E" w:rsidRPr="007D376E" w:rsidRDefault="007D376E" w:rsidP="007D376E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page" w:tblpX="1374" w:tblpY="30"/>
        <w:tblW w:w="0" w:type="auto"/>
        <w:tblLook w:val="04A0" w:firstRow="1" w:lastRow="0" w:firstColumn="1" w:lastColumn="0" w:noHBand="0" w:noVBand="1"/>
      </w:tblPr>
      <w:tblGrid>
        <w:gridCol w:w="843"/>
        <w:gridCol w:w="843"/>
        <w:gridCol w:w="843"/>
        <w:gridCol w:w="843"/>
        <w:gridCol w:w="843"/>
      </w:tblGrid>
      <w:tr w:rsidR="007D376E" w:rsidRPr="007D376E" w14:paraId="06A60906" w14:textId="77777777" w:rsidTr="00FB0003">
        <w:trPr>
          <w:trHeight w:val="561"/>
        </w:trPr>
        <w:tc>
          <w:tcPr>
            <w:tcW w:w="843" w:type="dxa"/>
            <w:vAlign w:val="center"/>
          </w:tcPr>
          <w:p w14:paraId="5D98D8D4" w14:textId="77777777" w:rsidR="007D376E" w:rsidRPr="007D376E" w:rsidRDefault="007D376E" w:rsidP="00D010C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  <w:vAlign w:val="center"/>
          </w:tcPr>
          <w:p w14:paraId="4BC32491" w14:textId="77777777" w:rsidR="007D376E" w:rsidRPr="007D376E" w:rsidRDefault="007D376E" w:rsidP="00D010C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  <w:tc>
          <w:tcPr>
            <w:tcW w:w="843" w:type="dxa"/>
            <w:vAlign w:val="center"/>
          </w:tcPr>
          <w:p w14:paraId="185EA991" w14:textId="77777777" w:rsidR="007D376E" w:rsidRPr="007D376E" w:rsidRDefault="007D376E" w:rsidP="00D010C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  <w:vAlign w:val="center"/>
          </w:tcPr>
          <w:p w14:paraId="029BDFD2" w14:textId="77777777" w:rsidR="007D376E" w:rsidRPr="007D376E" w:rsidRDefault="007D376E" w:rsidP="00D010C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  <w:tc>
          <w:tcPr>
            <w:tcW w:w="843" w:type="dxa"/>
            <w:vAlign w:val="center"/>
          </w:tcPr>
          <w:p w14:paraId="30E61AFC" w14:textId="77777777" w:rsidR="007D376E" w:rsidRPr="007D376E" w:rsidRDefault="007D376E" w:rsidP="00D010C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</w:tr>
    </w:tbl>
    <w:p w14:paraId="7BCD6405" w14:textId="2AB4DCA2" w:rsidR="00553E18" w:rsidRDefault="00553E18" w:rsidP="0080483B">
      <w:pPr>
        <w:rPr>
          <w:rFonts w:asciiTheme="minorHAnsi" w:hAnsiTheme="minorHAnsi" w:cstheme="minorHAnsi"/>
          <w:sz w:val="22"/>
          <w:szCs w:val="22"/>
        </w:rPr>
      </w:pPr>
    </w:p>
    <w:p w14:paraId="77810831" w14:textId="2C243BBC" w:rsidR="007D376E" w:rsidRDefault="007D376E" w:rsidP="0080483B">
      <w:pPr>
        <w:rPr>
          <w:rFonts w:asciiTheme="minorHAnsi" w:hAnsiTheme="minorHAnsi" w:cstheme="minorHAnsi"/>
          <w:sz w:val="22"/>
          <w:szCs w:val="22"/>
        </w:rPr>
      </w:pPr>
    </w:p>
    <w:p w14:paraId="72453BD7" w14:textId="2635765C" w:rsidR="007D376E" w:rsidRDefault="007D376E" w:rsidP="007D376E">
      <w:pPr>
        <w:rPr>
          <w:rFonts w:asciiTheme="minorHAnsi" w:hAnsiTheme="minorHAnsi" w:cstheme="minorHAnsi"/>
          <w:sz w:val="22"/>
          <w:szCs w:val="22"/>
        </w:rPr>
      </w:pPr>
    </w:p>
    <w:p w14:paraId="11509B29" w14:textId="3ED7B744" w:rsidR="007D376E" w:rsidRDefault="007D376E" w:rsidP="007D376E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Choose 4 numbers </w:t>
      </w:r>
      <w:r w:rsidR="00FB0003">
        <w:rPr>
          <w:rFonts w:asciiTheme="minorHAnsi" w:hAnsiTheme="minorHAnsi" w:cstheme="minorHAnsi"/>
          <w:sz w:val="22"/>
          <w:szCs w:val="22"/>
        </w:rPr>
        <w:t xml:space="preserve">from the cards above </w:t>
      </w:r>
      <w:r>
        <w:rPr>
          <w:rFonts w:asciiTheme="minorHAnsi" w:hAnsiTheme="minorHAnsi" w:cstheme="minorHAnsi"/>
          <w:sz w:val="22"/>
          <w:szCs w:val="22"/>
        </w:rPr>
        <w:t>so that</w:t>
      </w:r>
      <w:r w:rsidR="00FB0003">
        <w:rPr>
          <w:rFonts w:asciiTheme="minorHAnsi" w:hAnsiTheme="minorHAnsi" w:cstheme="minorHAnsi"/>
          <w:sz w:val="22"/>
          <w:szCs w:val="22"/>
        </w:rPr>
        <w:t xml:space="preserve"> there is</w:t>
      </w:r>
      <w:r>
        <w:rPr>
          <w:rFonts w:asciiTheme="minorHAnsi" w:hAnsiTheme="minorHAnsi" w:cstheme="minorHAnsi"/>
          <w:sz w:val="22"/>
          <w:szCs w:val="22"/>
        </w:rPr>
        <w:t>:</w:t>
      </w:r>
    </w:p>
    <w:p w14:paraId="65C12B94" w14:textId="3EB1B7FD" w:rsidR="007D376E" w:rsidRDefault="007D376E" w:rsidP="007D376E">
      <w:pPr>
        <w:rPr>
          <w:rFonts w:asciiTheme="minorHAnsi" w:hAnsiTheme="minorHAnsi" w:cstheme="minorHAnsi"/>
          <w:sz w:val="22"/>
          <w:szCs w:val="22"/>
        </w:rPr>
      </w:pPr>
    </w:p>
    <w:p w14:paraId="42EC3BFA" w14:textId="311537DE" w:rsidR="007D376E" w:rsidRDefault="00FB0003" w:rsidP="007D376E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 </w:t>
      </w:r>
      <w:r w:rsidR="007D376E">
        <w:rPr>
          <w:rFonts w:asciiTheme="minorHAnsi" w:hAnsiTheme="minorHAnsi" w:cstheme="minorHAnsi"/>
          <w:sz w:val="22"/>
          <w:szCs w:val="22"/>
        </w:rPr>
        <w:t xml:space="preserve">mean </w:t>
      </w:r>
      <w:r>
        <w:rPr>
          <w:rFonts w:asciiTheme="minorHAnsi" w:hAnsiTheme="minorHAnsi" w:cstheme="minorHAnsi"/>
          <w:sz w:val="22"/>
          <w:szCs w:val="22"/>
        </w:rPr>
        <w:t xml:space="preserve">of </w:t>
      </w:r>
      <w:r w:rsidR="007D376E">
        <w:rPr>
          <w:rFonts w:asciiTheme="minorHAnsi" w:hAnsiTheme="minorHAnsi" w:cstheme="minorHAnsi"/>
          <w:sz w:val="22"/>
          <w:szCs w:val="22"/>
        </w:rPr>
        <w:t xml:space="preserve">4     </w:t>
      </w:r>
      <w:r>
        <w:rPr>
          <w:rFonts w:asciiTheme="minorHAnsi" w:hAnsiTheme="minorHAnsi" w:cstheme="minorHAnsi"/>
          <w:sz w:val="22"/>
          <w:szCs w:val="22"/>
        </w:rPr>
        <w:t xml:space="preserve">   </w:t>
      </w:r>
      <w:r w:rsidR="005F0EBC">
        <w:rPr>
          <w:rFonts w:asciiTheme="minorHAnsi" w:hAnsiTheme="minorHAnsi" w:cstheme="minorHAnsi"/>
          <w:sz w:val="22"/>
          <w:szCs w:val="22"/>
        </w:rPr>
        <w:t xml:space="preserve">                        </w:t>
      </w:r>
      <w:r>
        <w:rPr>
          <w:rFonts w:asciiTheme="minorHAnsi" w:hAnsiTheme="minorHAnsi" w:cstheme="minorHAnsi"/>
          <w:sz w:val="22"/>
          <w:szCs w:val="22"/>
        </w:rPr>
        <w:t xml:space="preserve">     a mode of</w:t>
      </w:r>
      <w:r w:rsidR="007D376E">
        <w:rPr>
          <w:rFonts w:asciiTheme="minorHAnsi" w:hAnsiTheme="minorHAnsi" w:cstheme="minorHAnsi"/>
          <w:sz w:val="22"/>
          <w:szCs w:val="22"/>
        </w:rPr>
        <w:t xml:space="preserve"> 4</w:t>
      </w:r>
    </w:p>
    <w:p w14:paraId="6F6D18EA" w14:textId="77777777" w:rsidR="007D376E" w:rsidRPr="007D376E" w:rsidRDefault="007D376E" w:rsidP="007D376E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page" w:tblpX="1374" w:tblpY="30"/>
        <w:tblW w:w="0" w:type="auto"/>
        <w:tblLook w:val="04A0" w:firstRow="1" w:lastRow="0" w:firstColumn="1" w:lastColumn="0" w:noHBand="0" w:noVBand="1"/>
      </w:tblPr>
      <w:tblGrid>
        <w:gridCol w:w="845"/>
        <w:gridCol w:w="845"/>
        <w:gridCol w:w="845"/>
        <w:gridCol w:w="845"/>
        <w:gridCol w:w="845"/>
        <w:gridCol w:w="845"/>
        <w:gridCol w:w="845"/>
      </w:tblGrid>
      <w:tr w:rsidR="007D376E" w:rsidRPr="007D376E" w14:paraId="1397CFC3" w14:textId="28706F97" w:rsidTr="005F0EBC">
        <w:trPr>
          <w:trHeight w:val="641"/>
        </w:trPr>
        <w:tc>
          <w:tcPr>
            <w:tcW w:w="845" w:type="dxa"/>
            <w:vAlign w:val="center"/>
          </w:tcPr>
          <w:p w14:paraId="0CE741B9" w14:textId="77777777" w:rsidR="007D376E" w:rsidRPr="007D376E" w:rsidRDefault="007D376E" w:rsidP="00D010C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  <w:tc>
          <w:tcPr>
            <w:tcW w:w="845" w:type="dxa"/>
            <w:tcBorders>
              <w:top w:val="nil"/>
              <w:bottom w:val="nil"/>
            </w:tcBorders>
            <w:vAlign w:val="center"/>
          </w:tcPr>
          <w:p w14:paraId="1ED0FD52" w14:textId="77777777" w:rsidR="007D376E" w:rsidRPr="007D376E" w:rsidRDefault="007D376E" w:rsidP="00D010C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  <w:tc>
          <w:tcPr>
            <w:tcW w:w="845" w:type="dxa"/>
            <w:vAlign w:val="center"/>
          </w:tcPr>
          <w:p w14:paraId="52930596" w14:textId="77777777" w:rsidR="007D376E" w:rsidRPr="007D376E" w:rsidRDefault="007D376E" w:rsidP="00D010C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  <w:tc>
          <w:tcPr>
            <w:tcW w:w="845" w:type="dxa"/>
            <w:tcBorders>
              <w:top w:val="nil"/>
              <w:bottom w:val="nil"/>
            </w:tcBorders>
            <w:vAlign w:val="center"/>
          </w:tcPr>
          <w:p w14:paraId="6D4A1A50" w14:textId="77777777" w:rsidR="007D376E" w:rsidRPr="007D376E" w:rsidRDefault="007D376E" w:rsidP="00D010C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  <w:tc>
          <w:tcPr>
            <w:tcW w:w="845" w:type="dxa"/>
            <w:vAlign w:val="center"/>
          </w:tcPr>
          <w:p w14:paraId="4EE07290" w14:textId="77777777" w:rsidR="007D376E" w:rsidRPr="007D376E" w:rsidRDefault="007D376E" w:rsidP="00D010C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  <w:tc>
          <w:tcPr>
            <w:tcW w:w="845" w:type="dxa"/>
            <w:tcBorders>
              <w:top w:val="nil"/>
              <w:bottom w:val="nil"/>
            </w:tcBorders>
          </w:tcPr>
          <w:p w14:paraId="7C75C2C0" w14:textId="77777777" w:rsidR="007D376E" w:rsidRPr="007D376E" w:rsidRDefault="007D376E" w:rsidP="00D010C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  <w:tc>
          <w:tcPr>
            <w:tcW w:w="845" w:type="dxa"/>
          </w:tcPr>
          <w:p w14:paraId="4CBD4A38" w14:textId="77777777" w:rsidR="007D376E" w:rsidRPr="007D376E" w:rsidRDefault="007D376E" w:rsidP="00D010CE">
            <w:pPr>
              <w:jc w:val="center"/>
              <w:rPr>
                <w:rFonts w:asciiTheme="minorHAnsi" w:hAnsiTheme="minorHAnsi" w:cstheme="minorHAnsi"/>
                <w:sz w:val="40"/>
                <w:szCs w:val="22"/>
              </w:rPr>
            </w:pPr>
          </w:p>
        </w:tc>
      </w:tr>
    </w:tbl>
    <w:p w14:paraId="6BB54038" w14:textId="236DA0E0" w:rsidR="00553E18" w:rsidRPr="000E005C" w:rsidRDefault="00553E18" w:rsidP="0080483B">
      <w:pPr>
        <w:rPr>
          <w:rFonts w:asciiTheme="minorHAnsi" w:hAnsiTheme="minorHAnsi" w:cstheme="minorHAnsi"/>
          <w:sz w:val="22"/>
          <w:szCs w:val="22"/>
        </w:rPr>
      </w:pPr>
    </w:p>
    <w:p w14:paraId="3FC18705" w14:textId="2ED49972" w:rsidR="00553E18" w:rsidRDefault="00553E18" w:rsidP="0080483B">
      <w:pPr>
        <w:rPr>
          <w:ins w:id="1" w:author="D'SOUZA Jillian [Baldivis Secondary College]" w:date="2019-08-13T12:47:00Z"/>
          <w:rFonts w:asciiTheme="minorHAnsi" w:hAnsiTheme="minorHAnsi" w:cstheme="minorHAnsi"/>
          <w:sz w:val="22"/>
          <w:szCs w:val="22"/>
        </w:rPr>
      </w:pPr>
    </w:p>
    <w:p w14:paraId="62923D77" w14:textId="2BC60129" w:rsidR="00620856" w:rsidRDefault="00620856" w:rsidP="0080483B">
      <w:pPr>
        <w:rPr>
          <w:rFonts w:asciiTheme="minorHAnsi" w:hAnsiTheme="minorHAnsi" w:cstheme="minorHAnsi"/>
          <w:sz w:val="22"/>
          <w:szCs w:val="22"/>
        </w:rPr>
      </w:pPr>
    </w:p>
    <w:p w14:paraId="662759C9" w14:textId="0EAC5056" w:rsidR="006C4096" w:rsidRDefault="006C4096" w:rsidP="0080483B">
      <w:pPr>
        <w:rPr>
          <w:rFonts w:asciiTheme="minorHAnsi" w:hAnsiTheme="minorHAnsi" w:cstheme="minorHAnsi"/>
          <w:sz w:val="22"/>
          <w:szCs w:val="22"/>
        </w:rPr>
      </w:pPr>
    </w:p>
    <w:p w14:paraId="03929E54" w14:textId="77777777" w:rsidR="006C4096" w:rsidRDefault="006C4096" w:rsidP="0080483B">
      <w:pPr>
        <w:rPr>
          <w:rFonts w:asciiTheme="minorHAnsi" w:hAnsiTheme="minorHAnsi" w:cstheme="minorHAnsi"/>
          <w:sz w:val="22"/>
          <w:szCs w:val="22"/>
        </w:rPr>
      </w:pPr>
    </w:p>
    <w:p w14:paraId="34F26935" w14:textId="4C4CD8A7" w:rsidR="0081146C" w:rsidRDefault="00FB0003" w:rsidP="00FB0003">
      <w:pPr>
        <w:tabs>
          <w:tab w:val="left" w:pos="1212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</w:p>
    <w:p w14:paraId="3B205583" w14:textId="627D4A12" w:rsidR="00FB0003" w:rsidRDefault="00FB0003" w:rsidP="00FB0003">
      <w:pPr>
        <w:tabs>
          <w:tab w:val="left" w:pos="1212"/>
        </w:tabs>
        <w:rPr>
          <w:rFonts w:asciiTheme="minorHAnsi" w:hAnsiTheme="minorHAnsi" w:cstheme="minorHAnsi"/>
          <w:sz w:val="22"/>
          <w:szCs w:val="22"/>
        </w:rPr>
      </w:pPr>
    </w:p>
    <w:p w14:paraId="7B8F7950" w14:textId="4A2DFE07" w:rsidR="00FB0003" w:rsidRDefault="00FB0003" w:rsidP="00FB0003">
      <w:pPr>
        <w:tabs>
          <w:tab w:val="left" w:pos="1212"/>
        </w:tabs>
        <w:rPr>
          <w:rFonts w:asciiTheme="minorHAnsi" w:hAnsiTheme="minorHAnsi" w:cstheme="minorHAnsi"/>
          <w:sz w:val="22"/>
          <w:szCs w:val="22"/>
        </w:rPr>
      </w:pPr>
    </w:p>
    <w:p w14:paraId="61773812" w14:textId="35AEE919" w:rsidR="00FB0003" w:rsidRDefault="00FB0003" w:rsidP="00FB0003">
      <w:pPr>
        <w:tabs>
          <w:tab w:val="left" w:pos="1212"/>
        </w:tabs>
        <w:rPr>
          <w:rFonts w:asciiTheme="minorHAnsi" w:hAnsiTheme="minorHAnsi" w:cstheme="minorHAnsi"/>
          <w:sz w:val="22"/>
          <w:szCs w:val="22"/>
        </w:rPr>
      </w:pPr>
    </w:p>
    <w:p w14:paraId="123146C4" w14:textId="07748926" w:rsidR="00FB0003" w:rsidRDefault="00FB0003" w:rsidP="00FB0003">
      <w:pPr>
        <w:tabs>
          <w:tab w:val="left" w:pos="1212"/>
        </w:tabs>
        <w:rPr>
          <w:rFonts w:asciiTheme="minorHAnsi" w:hAnsiTheme="minorHAnsi" w:cstheme="minorHAnsi"/>
          <w:sz w:val="22"/>
          <w:szCs w:val="22"/>
        </w:rPr>
      </w:pPr>
    </w:p>
    <w:p w14:paraId="1CBE3645" w14:textId="4834C923" w:rsidR="00FB0003" w:rsidRDefault="00FB0003" w:rsidP="00FB0003">
      <w:pPr>
        <w:tabs>
          <w:tab w:val="left" w:pos="1212"/>
        </w:tabs>
        <w:rPr>
          <w:rFonts w:asciiTheme="minorHAnsi" w:hAnsiTheme="minorHAnsi" w:cstheme="minorHAnsi"/>
          <w:sz w:val="22"/>
          <w:szCs w:val="22"/>
        </w:rPr>
      </w:pPr>
    </w:p>
    <w:p w14:paraId="2C1515EA" w14:textId="3FF66F73" w:rsidR="00FB0003" w:rsidRDefault="00FB0003" w:rsidP="00FB0003">
      <w:pPr>
        <w:tabs>
          <w:tab w:val="left" w:pos="1212"/>
        </w:tabs>
        <w:rPr>
          <w:rFonts w:asciiTheme="minorHAnsi" w:hAnsiTheme="minorHAnsi" w:cstheme="minorHAnsi"/>
          <w:sz w:val="22"/>
          <w:szCs w:val="22"/>
        </w:rPr>
      </w:pPr>
    </w:p>
    <w:p w14:paraId="6C1E6684" w14:textId="654FCAB1" w:rsidR="00FB0003" w:rsidRDefault="00FB0003" w:rsidP="00FB0003">
      <w:pPr>
        <w:tabs>
          <w:tab w:val="left" w:pos="1212"/>
        </w:tabs>
        <w:rPr>
          <w:rFonts w:asciiTheme="minorHAnsi" w:hAnsiTheme="minorHAnsi" w:cstheme="minorHAnsi"/>
          <w:sz w:val="22"/>
          <w:szCs w:val="22"/>
        </w:rPr>
      </w:pPr>
    </w:p>
    <w:p w14:paraId="411FC224" w14:textId="7A67B0BF" w:rsidR="00FB0003" w:rsidRDefault="00FB0003" w:rsidP="00FB0003">
      <w:pPr>
        <w:tabs>
          <w:tab w:val="left" w:pos="1212"/>
        </w:tabs>
        <w:rPr>
          <w:rFonts w:asciiTheme="minorHAnsi" w:hAnsiTheme="minorHAnsi" w:cstheme="minorHAnsi"/>
          <w:sz w:val="22"/>
          <w:szCs w:val="22"/>
        </w:rPr>
      </w:pPr>
    </w:p>
    <w:p w14:paraId="76F48F23" w14:textId="77777777" w:rsidR="00FB0003" w:rsidRPr="000E005C" w:rsidRDefault="00FB0003" w:rsidP="00FB0003">
      <w:pPr>
        <w:tabs>
          <w:tab w:val="left" w:pos="1212"/>
        </w:tabs>
        <w:rPr>
          <w:rFonts w:asciiTheme="minorHAnsi" w:hAnsiTheme="minorHAnsi" w:cstheme="minorHAnsi"/>
          <w:sz w:val="22"/>
          <w:szCs w:val="22"/>
        </w:rPr>
      </w:pPr>
    </w:p>
    <w:p w14:paraId="7539FF2A" w14:textId="7EF3C22C" w:rsidR="0081146C" w:rsidRDefault="0081146C" w:rsidP="0080483B">
      <w:pPr>
        <w:rPr>
          <w:rFonts w:asciiTheme="minorHAnsi" w:hAnsiTheme="minorHAnsi" w:cstheme="minorHAnsi"/>
          <w:sz w:val="22"/>
          <w:szCs w:val="22"/>
        </w:rPr>
      </w:pPr>
    </w:p>
    <w:p w14:paraId="5DD38C26" w14:textId="65A9A618" w:rsidR="007D376E" w:rsidRPr="000E005C" w:rsidRDefault="007D376E" w:rsidP="0080483B">
      <w:pPr>
        <w:rPr>
          <w:rFonts w:asciiTheme="minorHAnsi" w:hAnsiTheme="minorHAnsi" w:cstheme="minorHAnsi"/>
          <w:sz w:val="22"/>
          <w:szCs w:val="22"/>
        </w:rPr>
      </w:pPr>
    </w:p>
    <w:p w14:paraId="7DD31D7B" w14:textId="4E49C412" w:rsidR="00713482" w:rsidRPr="000E005C" w:rsidRDefault="00713482" w:rsidP="0071348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0E005C">
        <w:rPr>
          <w:rFonts w:asciiTheme="minorHAnsi" w:hAnsiTheme="minorHAnsi" w:cstheme="minorHAnsi"/>
          <w:b/>
          <w:sz w:val="22"/>
          <w:szCs w:val="22"/>
        </w:rPr>
        <w:lastRenderedPageBreak/>
        <w:t xml:space="preserve">Question </w:t>
      </w:r>
      <w:r w:rsidR="006C4096">
        <w:rPr>
          <w:rFonts w:asciiTheme="minorHAnsi" w:hAnsiTheme="minorHAnsi" w:cstheme="minorHAnsi"/>
          <w:b/>
          <w:sz w:val="22"/>
          <w:szCs w:val="22"/>
        </w:rPr>
        <w:t>5</w:t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="0015689F" w:rsidRPr="000E005C">
        <w:rPr>
          <w:rFonts w:asciiTheme="minorHAnsi" w:hAnsiTheme="minorHAnsi" w:cstheme="minorHAnsi"/>
          <w:b/>
          <w:sz w:val="22"/>
          <w:szCs w:val="22"/>
        </w:rPr>
        <w:tab/>
      </w:r>
      <w:r w:rsidR="0015689F" w:rsidRPr="000E005C">
        <w:rPr>
          <w:rFonts w:asciiTheme="minorHAnsi" w:hAnsiTheme="minorHAnsi" w:cstheme="minorHAnsi"/>
          <w:b/>
          <w:sz w:val="22"/>
          <w:szCs w:val="22"/>
        </w:rPr>
        <w:tab/>
      </w:r>
      <w:r w:rsidR="000E005C">
        <w:rPr>
          <w:rFonts w:asciiTheme="minorHAnsi" w:hAnsiTheme="minorHAnsi" w:cstheme="minorHAnsi"/>
          <w:b/>
          <w:sz w:val="22"/>
          <w:szCs w:val="22"/>
        </w:rPr>
        <w:t>10</w:t>
      </w:r>
      <w:r w:rsidR="00F74E11" w:rsidRPr="000E005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0E005C">
        <w:rPr>
          <w:rFonts w:asciiTheme="minorHAnsi" w:hAnsiTheme="minorHAnsi" w:cstheme="minorHAnsi"/>
          <w:b/>
          <w:sz w:val="22"/>
          <w:szCs w:val="22"/>
        </w:rPr>
        <w:t>marks</w:t>
      </w:r>
    </w:p>
    <w:p w14:paraId="642DC956" w14:textId="77777777" w:rsidR="000E005C" w:rsidRPr="000E005C" w:rsidRDefault="000E005C" w:rsidP="000E005C">
      <w:pPr>
        <w:rPr>
          <w:rFonts w:asciiTheme="minorHAnsi" w:hAnsiTheme="minorHAnsi" w:cstheme="minorHAnsi"/>
          <w:sz w:val="22"/>
          <w:szCs w:val="22"/>
        </w:rPr>
      </w:pPr>
    </w:p>
    <w:p w14:paraId="60226221" w14:textId="77777777" w:rsidR="007D376E" w:rsidRPr="007D376E" w:rsidRDefault="007D376E" w:rsidP="007D376E">
      <w:pPr>
        <w:rPr>
          <w:rFonts w:asciiTheme="minorHAnsi" w:hAnsiTheme="minorHAnsi" w:cstheme="minorHAnsi"/>
          <w:sz w:val="22"/>
        </w:rPr>
      </w:pPr>
      <w:r w:rsidRPr="007D376E">
        <w:rPr>
          <w:rFonts w:asciiTheme="minorHAnsi" w:hAnsiTheme="minorHAnsi" w:cstheme="minorHAnsi"/>
          <w:sz w:val="22"/>
        </w:rPr>
        <w:t>The times taken by 24 students to complete a mathematical puzzle are shown below in minutes:</w:t>
      </w:r>
    </w:p>
    <w:p w14:paraId="795C8B5B" w14:textId="7DEBF4FC" w:rsidR="00553E18" w:rsidRPr="000E005C" w:rsidRDefault="00553E18" w:rsidP="00553E18">
      <w:pPr>
        <w:pStyle w:val="ListParagraph"/>
        <w:rPr>
          <w:rFonts w:asciiTheme="minorHAnsi" w:hAnsiTheme="minorHAnsi"/>
          <w:sz w:val="22"/>
          <w:szCs w:val="22"/>
        </w:rPr>
      </w:pPr>
    </w:p>
    <w:p w14:paraId="5B0A29C6" w14:textId="77777777" w:rsidR="007D376E" w:rsidRPr="00D317D8" w:rsidRDefault="007D376E" w:rsidP="007D376E">
      <w:pPr>
        <w:jc w:val="center"/>
        <w:rPr>
          <w:b/>
          <w:sz w:val="28"/>
          <w:szCs w:val="28"/>
        </w:rPr>
      </w:pPr>
      <w:r w:rsidRPr="00D317D8">
        <w:rPr>
          <w:b/>
          <w:sz w:val="28"/>
          <w:szCs w:val="28"/>
        </w:rPr>
        <w:t>5, 22, 8, 13, 7, 9, 6, 8, 12, 10, 4, 9, 3,19, 18, 9, 14, 2, 5, 15, 21, 11, 5, 17</w:t>
      </w:r>
    </w:p>
    <w:p w14:paraId="6E5B11D9" w14:textId="389417F1" w:rsidR="00553E18" w:rsidRDefault="00553E18" w:rsidP="00553E18">
      <w:pPr>
        <w:pStyle w:val="ListParagraph"/>
        <w:rPr>
          <w:rFonts w:asciiTheme="minorHAnsi" w:hAnsiTheme="minorHAnsi"/>
          <w:sz w:val="22"/>
          <w:szCs w:val="22"/>
        </w:rPr>
      </w:pPr>
    </w:p>
    <w:p w14:paraId="1C6F2467" w14:textId="0BDC8DC4" w:rsidR="00553E18" w:rsidRPr="00836F61" w:rsidRDefault="00836F61" w:rsidP="00836F61">
      <w:pPr>
        <w:pStyle w:val="ListParagraph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 w:rsidRPr="00836F61">
        <w:rPr>
          <w:rFonts w:asciiTheme="minorHAnsi" w:hAnsiTheme="minorHAnsi"/>
          <w:sz w:val="22"/>
          <w:szCs w:val="22"/>
        </w:rPr>
        <w:t xml:space="preserve">Create a grouped frequency table </w:t>
      </w:r>
    </w:p>
    <w:p w14:paraId="2FC0FC64" w14:textId="7594683D" w:rsidR="000A0422" w:rsidRPr="000E005C" w:rsidRDefault="000A0422" w:rsidP="00553E18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2"/>
        <w:gridCol w:w="3452"/>
        <w:gridCol w:w="3452"/>
      </w:tblGrid>
      <w:tr w:rsidR="00836F61" w14:paraId="01D35FD4" w14:textId="77777777" w:rsidTr="00836F61">
        <w:trPr>
          <w:trHeight w:val="274"/>
        </w:trPr>
        <w:tc>
          <w:tcPr>
            <w:tcW w:w="3452" w:type="dxa"/>
          </w:tcPr>
          <w:p w14:paraId="75CA605D" w14:textId="77777777" w:rsidR="00836F61" w:rsidRDefault="00836F61" w:rsidP="00D010CE">
            <w:r>
              <w:t>Time taken (minutes)</w:t>
            </w:r>
          </w:p>
        </w:tc>
        <w:tc>
          <w:tcPr>
            <w:tcW w:w="3452" w:type="dxa"/>
          </w:tcPr>
          <w:p w14:paraId="6FDFD681" w14:textId="77777777" w:rsidR="00836F61" w:rsidRDefault="00836F61" w:rsidP="00D010CE">
            <w:r>
              <w:t>Tally</w:t>
            </w:r>
          </w:p>
        </w:tc>
        <w:tc>
          <w:tcPr>
            <w:tcW w:w="3452" w:type="dxa"/>
          </w:tcPr>
          <w:p w14:paraId="7935037A" w14:textId="77777777" w:rsidR="00836F61" w:rsidRDefault="00836F61" w:rsidP="00D010CE">
            <w:r>
              <w:t>Frequency</w:t>
            </w:r>
          </w:p>
        </w:tc>
      </w:tr>
      <w:tr w:rsidR="00836F61" w14:paraId="0E565B13" w14:textId="77777777" w:rsidTr="00836F61">
        <w:trPr>
          <w:trHeight w:val="450"/>
        </w:trPr>
        <w:tc>
          <w:tcPr>
            <w:tcW w:w="3452" w:type="dxa"/>
          </w:tcPr>
          <w:p w14:paraId="250FE8E9" w14:textId="77777777" w:rsidR="00836F61" w:rsidRDefault="00836F61" w:rsidP="00D010CE"/>
        </w:tc>
        <w:tc>
          <w:tcPr>
            <w:tcW w:w="3452" w:type="dxa"/>
          </w:tcPr>
          <w:p w14:paraId="6E670285" w14:textId="77777777" w:rsidR="00836F61" w:rsidRDefault="00836F61" w:rsidP="00D010CE"/>
        </w:tc>
        <w:tc>
          <w:tcPr>
            <w:tcW w:w="3452" w:type="dxa"/>
          </w:tcPr>
          <w:p w14:paraId="00D88AED" w14:textId="77777777" w:rsidR="00836F61" w:rsidRDefault="00836F61" w:rsidP="00D010CE"/>
        </w:tc>
      </w:tr>
      <w:tr w:rsidR="00836F61" w14:paraId="7A86E64E" w14:textId="77777777" w:rsidTr="00836F61">
        <w:trPr>
          <w:trHeight w:val="450"/>
        </w:trPr>
        <w:tc>
          <w:tcPr>
            <w:tcW w:w="3452" w:type="dxa"/>
          </w:tcPr>
          <w:p w14:paraId="21F0AB7E" w14:textId="77777777" w:rsidR="00836F61" w:rsidRDefault="00836F61" w:rsidP="00D010CE"/>
        </w:tc>
        <w:tc>
          <w:tcPr>
            <w:tcW w:w="3452" w:type="dxa"/>
          </w:tcPr>
          <w:p w14:paraId="28EFB99C" w14:textId="77777777" w:rsidR="00836F61" w:rsidRDefault="00836F61" w:rsidP="00D010CE"/>
        </w:tc>
        <w:tc>
          <w:tcPr>
            <w:tcW w:w="3452" w:type="dxa"/>
          </w:tcPr>
          <w:p w14:paraId="0FB053AE" w14:textId="77777777" w:rsidR="00836F61" w:rsidRDefault="00836F61" w:rsidP="00D010CE"/>
        </w:tc>
      </w:tr>
      <w:tr w:rsidR="00836F61" w14:paraId="2A5E82A3" w14:textId="77777777" w:rsidTr="00836F61">
        <w:trPr>
          <w:trHeight w:val="450"/>
        </w:trPr>
        <w:tc>
          <w:tcPr>
            <w:tcW w:w="3452" w:type="dxa"/>
          </w:tcPr>
          <w:p w14:paraId="243E275A" w14:textId="77777777" w:rsidR="00836F61" w:rsidRDefault="00836F61" w:rsidP="00D010CE"/>
        </w:tc>
        <w:tc>
          <w:tcPr>
            <w:tcW w:w="3452" w:type="dxa"/>
          </w:tcPr>
          <w:p w14:paraId="7F785DDD" w14:textId="77777777" w:rsidR="00836F61" w:rsidRDefault="00836F61" w:rsidP="00D010CE"/>
        </w:tc>
        <w:tc>
          <w:tcPr>
            <w:tcW w:w="3452" w:type="dxa"/>
          </w:tcPr>
          <w:p w14:paraId="47B5F400" w14:textId="77777777" w:rsidR="00836F61" w:rsidRDefault="00836F61" w:rsidP="00D010CE"/>
        </w:tc>
      </w:tr>
      <w:tr w:rsidR="00836F61" w14:paraId="32B063D8" w14:textId="77777777" w:rsidTr="00836F61">
        <w:trPr>
          <w:trHeight w:val="450"/>
        </w:trPr>
        <w:tc>
          <w:tcPr>
            <w:tcW w:w="3452" w:type="dxa"/>
          </w:tcPr>
          <w:p w14:paraId="06C66A81" w14:textId="77777777" w:rsidR="00836F61" w:rsidRDefault="00836F61" w:rsidP="00D010CE"/>
        </w:tc>
        <w:tc>
          <w:tcPr>
            <w:tcW w:w="3452" w:type="dxa"/>
          </w:tcPr>
          <w:p w14:paraId="04F08EB0" w14:textId="77777777" w:rsidR="00836F61" w:rsidRDefault="00836F61" w:rsidP="00D010CE"/>
        </w:tc>
        <w:tc>
          <w:tcPr>
            <w:tcW w:w="3452" w:type="dxa"/>
          </w:tcPr>
          <w:p w14:paraId="1B9EB5C7" w14:textId="77777777" w:rsidR="00836F61" w:rsidRDefault="00836F61" w:rsidP="00D010CE"/>
        </w:tc>
      </w:tr>
      <w:tr w:rsidR="00836F61" w14:paraId="2D9DC3B4" w14:textId="77777777" w:rsidTr="00836F61">
        <w:trPr>
          <w:trHeight w:val="450"/>
        </w:trPr>
        <w:tc>
          <w:tcPr>
            <w:tcW w:w="3452" w:type="dxa"/>
          </w:tcPr>
          <w:p w14:paraId="33F31310" w14:textId="77777777" w:rsidR="00836F61" w:rsidRDefault="00836F61" w:rsidP="00D010CE"/>
        </w:tc>
        <w:tc>
          <w:tcPr>
            <w:tcW w:w="3452" w:type="dxa"/>
          </w:tcPr>
          <w:p w14:paraId="0F2F0C21" w14:textId="77777777" w:rsidR="00836F61" w:rsidRDefault="00836F61" w:rsidP="00D010CE"/>
        </w:tc>
        <w:tc>
          <w:tcPr>
            <w:tcW w:w="3452" w:type="dxa"/>
          </w:tcPr>
          <w:p w14:paraId="1AF11420" w14:textId="77777777" w:rsidR="00836F61" w:rsidRDefault="00836F61" w:rsidP="00D010CE"/>
        </w:tc>
      </w:tr>
    </w:tbl>
    <w:p w14:paraId="596FDE5A" w14:textId="708E5E09" w:rsidR="00553E18" w:rsidRDefault="00553E18" w:rsidP="00553E18">
      <w:pPr>
        <w:rPr>
          <w:rFonts w:asciiTheme="minorHAnsi" w:hAnsiTheme="minorHAnsi" w:cstheme="minorHAnsi"/>
          <w:sz w:val="22"/>
          <w:szCs w:val="22"/>
        </w:rPr>
      </w:pPr>
    </w:p>
    <w:p w14:paraId="615F9056" w14:textId="732F827B" w:rsidR="00805155" w:rsidRDefault="00805155" w:rsidP="00553E18">
      <w:pPr>
        <w:rPr>
          <w:rFonts w:asciiTheme="minorHAnsi" w:hAnsiTheme="minorHAnsi" w:cstheme="minorHAnsi"/>
          <w:sz w:val="22"/>
          <w:szCs w:val="22"/>
        </w:rPr>
      </w:pPr>
    </w:p>
    <w:p w14:paraId="3C2AD29D" w14:textId="148601B3" w:rsidR="00805155" w:rsidRDefault="00836F61" w:rsidP="00836F61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Construct a histogram using the data above</w:t>
      </w:r>
    </w:p>
    <w:p w14:paraId="2930F321" w14:textId="7147061B" w:rsidR="00A20E6A" w:rsidRDefault="00A20E6A" w:rsidP="0080515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A4BC0A8" w14:textId="172AA814" w:rsidR="00A20E6A" w:rsidRDefault="00A20E6A" w:rsidP="0080515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3C3561E" w14:textId="1141522D" w:rsidR="00A20E6A" w:rsidRDefault="00A20E6A" w:rsidP="00A20E6A">
      <w:pPr>
        <w:rPr>
          <w:rFonts w:asciiTheme="minorHAnsi" w:hAnsiTheme="minorHAnsi" w:cstheme="minorHAnsi"/>
          <w:sz w:val="22"/>
          <w:szCs w:val="22"/>
        </w:rPr>
      </w:pPr>
    </w:p>
    <w:p w14:paraId="10C45A0B" w14:textId="73FBF3FC" w:rsidR="00A20E6A" w:rsidRDefault="006C4096" w:rsidP="00A20E6A">
      <w:pPr>
        <w:rPr>
          <w:rFonts w:asciiTheme="minorHAnsi" w:hAnsiTheme="minorHAnsi" w:cstheme="minorHAnsi"/>
          <w:sz w:val="22"/>
          <w:szCs w:val="22"/>
        </w:rPr>
      </w:pPr>
      <w:r w:rsidRPr="00C962AB">
        <w:rPr>
          <w:noProof/>
          <w:lang w:eastAsia="en-AU"/>
        </w:rPr>
        <w:drawing>
          <wp:anchor distT="0" distB="0" distL="114300" distR="114300" simplePos="0" relativeHeight="251665408" behindDoc="1" locked="0" layoutInCell="1" allowOverlap="1" wp14:anchorId="7126B02E" wp14:editId="4445A691">
            <wp:simplePos x="0" y="0"/>
            <wp:positionH relativeFrom="page">
              <wp:posOffset>821028</wp:posOffset>
            </wp:positionH>
            <wp:positionV relativeFrom="paragraph">
              <wp:posOffset>298919</wp:posOffset>
            </wp:positionV>
            <wp:extent cx="6105525" cy="4162425"/>
            <wp:effectExtent l="0" t="0" r="9525" b="9525"/>
            <wp:wrapTight wrapText="bothSides">
              <wp:wrapPolygon edited="0">
                <wp:start x="0" y="0"/>
                <wp:lineTo x="0" y="21551"/>
                <wp:lineTo x="21566" y="21551"/>
                <wp:lineTo x="21566" y="0"/>
                <wp:lineTo x="0" y="0"/>
              </wp:wrapPolygon>
            </wp:wrapTight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16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C37238F" w14:textId="7E8B4200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27FC6987" w14:textId="737C283B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73885429" w14:textId="5011A054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4F40A509" w14:textId="7E082108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18E83D26" w14:textId="207E9D6B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3469D7B5" w14:textId="5B84F951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175D8BF8" w14:textId="77777777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1AEED718" w14:textId="0E045E5F" w:rsidR="006C4096" w:rsidRPr="000E005C" w:rsidRDefault="006C4096" w:rsidP="006C4096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lastRenderedPageBreak/>
        <w:t>Question 6</w:t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  <w:t>3 marks</w:t>
      </w:r>
    </w:p>
    <w:p w14:paraId="57BE7B59" w14:textId="77777777" w:rsidR="006C4096" w:rsidRPr="000E005C" w:rsidRDefault="006C4096" w:rsidP="006C4096">
      <w:pPr>
        <w:rPr>
          <w:rFonts w:asciiTheme="minorHAnsi" w:hAnsiTheme="minorHAnsi" w:cstheme="minorHAnsi"/>
          <w:sz w:val="22"/>
          <w:szCs w:val="22"/>
        </w:rPr>
      </w:pPr>
      <w:r w:rsidRPr="000E005C">
        <w:rPr>
          <w:rFonts w:asciiTheme="minorHAnsi" w:hAnsiTheme="minorHAnsi"/>
          <w:noProof/>
          <w:sz w:val="22"/>
          <w:szCs w:val="22"/>
          <w:lang w:eastAsia="en-AU"/>
        </w:rPr>
        <w:drawing>
          <wp:anchor distT="0" distB="0" distL="114300" distR="114300" simplePos="0" relativeHeight="251667456" behindDoc="1" locked="0" layoutInCell="1" allowOverlap="1" wp14:anchorId="4A877651" wp14:editId="49D2D07A">
            <wp:simplePos x="0" y="0"/>
            <wp:positionH relativeFrom="column">
              <wp:posOffset>-263818</wp:posOffset>
            </wp:positionH>
            <wp:positionV relativeFrom="paragraph">
              <wp:posOffset>180487</wp:posOffset>
            </wp:positionV>
            <wp:extent cx="3486150" cy="2219325"/>
            <wp:effectExtent l="0" t="0" r="0" b="9525"/>
            <wp:wrapTight wrapText="bothSides">
              <wp:wrapPolygon edited="0">
                <wp:start x="0" y="0"/>
                <wp:lineTo x="0" y="21507"/>
                <wp:lineTo x="21482" y="21507"/>
                <wp:lineTo x="21482" y="0"/>
                <wp:lineTo x="0" y="0"/>
              </wp:wrapPolygon>
            </wp:wrapTight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8EF80C" w14:textId="77777777" w:rsidR="006C4096" w:rsidRPr="000E005C" w:rsidRDefault="006C4096" w:rsidP="006C4096">
      <w:pPr>
        <w:rPr>
          <w:rFonts w:asciiTheme="minorHAnsi" w:hAnsiTheme="minorHAnsi" w:cstheme="minorHAnsi"/>
          <w:sz w:val="22"/>
          <w:szCs w:val="22"/>
        </w:rPr>
      </w:pPr>
      <w:r w:rsidRPr="000E005C">
        <w:rPr>
          <w:rFonts w:asciiTheme="minorHAnsi" w:hAnsiTheme="minorHAnsi" w:cstheme="minorHAnsi"/>
          <w:sz w:val="22"/>
          <w:szCs w:val="22"/>
        </w:rPr>
        <w:t xml:space="preserve"> a) Would you describe the shape as symmetrical or skewed?</w:t>
      </w:r>
    </w:p>
    <w:p w14:paraId="24CEC1B9" w14:textId="77777777" w:rsidR="006C4096" w:rsidRPr="000E005C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2AEA961F" w14:textId="77777777" w:rsidR="006C4096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048DFAC8" w14:textId="77777777" w:rsidR="006C4096" w:rsidRPr="000E005C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55DA8420" w14:textId="77777777" w:rsidR="006C4096" w:rsidRPr="000E005C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3B0BA5AE" w14:textId="77777777" w:rsidR="006C4096" w:rsidRPr="000E005C" w:rsidRDefault="006C4096" w:rsidP="006C4096">
      <w:pPr>
        <w:rPr>
          <w:rFonts w:asciiTheme="minorHAnsi" w:hAnsiTheme="minorHAnsi" w:cstheme="minorHAnsi"/>
          <w:sz w:val="22"/>
          <w:szCs w:val="22"/>
        </w:rPr>
      </w:pPr>
      <w:r w:rsidRPr="000E005C">
        <w:rPr>
          <w:rFonts w:asciiTheme="minorHAnsi" w:hAnsiTheme="minorHAnsi" w:cstheme="minorHAnsi"/>
          <w:sz w:val="22"/>
          <w:szCs w:val="22"/>
        </w:rPr>
        <w:t>b) How many workers were over the age of 60?</w:t>
      </w:r>
    </w:p>
    <w:p w14:paraId="48DFC6D2" w14:textId="77777777" w:rsidR="006C4096" w:rsidRPr="000E005C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4BDB527C" w14:textId="77777777" w:rsidR="006C4096" w:rsidRPr="000E005C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37F843FA" w14:textId="77777777" w:rsidR="006C4096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4A549AFF" w14:textId="77777777" w:rsidR="006C4096" w:rsidRPr="000E005C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2ACB05ED" w14:textId="77777777" w:rsidR="006C4096" w:rsidRPr="000E005C" w:rsidRDefault="006C4096" w:rsidP="006C4096">
      <w:pPr>
        <w:rPr>
          <w:rFonts w:asciiTheme="minorHAnsi" w:hAnsiTheme="minorHAnsi" w:cstheme="minorHAnsi"/>
          <w:sz w:val="22"/>
          <w:szCs w:val="22"/>
        </w:rPr>
      </w:pPr>
      <w:r w:rsidRPr="000E005C">
        <w:rPr>
          <w:rFonts w:asciiTheme="minorHAnsi" w:hAnsiTheme="minorHAnsi" w:cstheme="minorHAnsi"/>
          <w:sz w:val="22"/>
          <w:szCs w:val="22"/>
        </w:rPr>
        <w:t>c) How many workers were interviewed in total?</w:t>
      </w:r>
    </w:p>
    <w:p w14:paraId="49AF0E0B" w14:textId="77777777" w:rsidR="006C4096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5BBA97A2" w14:textId="77777777" w:rsidR="006C4096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20580150" w14:textId="77777777" w:rsidR="006C4096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6B371D45" w14:textId="77777777" w:rsidR="006C4096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3C6ADDA6" w14:textId="23CC0116" w:rsidR="006C4096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64526A41" w14:textId="48C32178" w:rsidR="006C4096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00E7DAFB" w14:textId="77777777" w:rsidR="006C4096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6AC5ED43" w14:textId="72009BCE" w:rsidR="006C4096" w:rsidRPr="000E005C" w:rsidRDefault="006C4096" w:rsidP="006C4096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Question 7</w:t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 w:rsidRPr="000E005C"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>4</w:t>
      </w:r>
      <w:r w:rsidRPr="000E005C">
        <w:rPr>
          <w:rFonts w:asciiTheme="minorHAnsi" w:hAnsiTheme="minorHAnsi" w:cstheme="minorHAnsi"/>
          <w:b/>
          <w:sz w:val="22"/>
          <w:szCs w:val="22"/>
        </w:rPr>
        <w:t xml:space="preserve"> marks</w:t>
      </w:r>
    </w:p>
    <w:p w14:paraId="462C19E0" w14:textId="77777777" w:rsidR="006C4096" w:rsidRPr="000E005C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24E98E01" w14:textId="77777777" w:rsidR="006C4096" w:rsidRDefault="006C4096" w:rsidP="006C4096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Students were asked to find the mean, median, mode and range for the Stem and Leaf plot. Tom gave the following answers. </w:t>
      </w:r>
      <w:r w:rsidRPr="00805155">
        <w:rPr>
          <w:rFonts w:asciiTheme="minorHAnsi" w:hAnsiTheme="minorHAnsi" w:cstheme="minorHAnsi"/>
          <w:b/>
          <w:sz w:val="22"/>
          <w:szCs w:val="22"/>
        </w:rPr>
        <w:t>CIRCLE</w:t>
      </w:r>
      <w:r>
        <w:rPr>
          <w:rFonts w:asciiTheme="minorHAnsi" w:hAnsiTheme="minorHAnsi" w:cstheme="minorHAnsi"/>
          <w:sz w:val="22"/>
          <w:szCs w:val="22"/>
        </w:rPr>
        <w:t xml:space="preserve"> which of his answers are </w:t>
      </w:r>
      <w:r w:rsidRPr="005F0EBC">
        <w:rPr>
          <w:rFonts w:asciiTheme="minorHAnsi" w:hAnsiTheme="minorHAnsi" w:cstheme="minorHAnsi"/>
          <w:b/>
          <w:sz w:val="22"/>
          <w:szCs w:val="22"/>
        </w:rPr>
        <w:t>incorrect?</w:t>
      </w:r>
      <w:r>
        <w:rPr>
          <w:rFonts w:asciiTheme="minorHAnsi" w:hAnsiTheme="minorHAnsi" w:cstheme="minorHAnsi"/>
          <w:sz w:val="22"/>
          <w:szCs w:val="22"/>
        </w:rPr>
        <w:t xml:space="preserve"> AND give the correct answer showing working out.</w:t>
      </w:r>
    </w:p>
    <w:p w14:paraId="2EF977DC" w14:textId="77777777" w:rsidR="006C4096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3377EEF1" w14:textId="77777777" w:rsidR="006C4096" w:rsidRDefault="006C4096" w:rsidP="006C4096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Mean =</w:t>
      </w:r>
      <w:r>
        <w:rPr>
          <w:rFonts w:asciiTheme="minorHAnsi" w:hAnsiTheme="minorHAnsi" w:cstheme="minorHAnsi"/>
          <w:sz w:val="22"/>
          <w:szCs w:val="22"/>
        </w:rPr>
        <w:tab/>
        <w:t>29</w:t>
      </w:r>
      <w:r>
        <w:rPr>
          <w:rFonts w:asciiTheme="minorHAnsi" w:hAnsiTheme="minorHAnsi" w:cstheme="minorHAnsi"/>
          <w:sz w:val="22"/>
          <w:szCs w:val="22"/>
        </w:rPr>
        <w:tab/>
        <w:t>median = 26</w:t>
      </w:r>
      <w:r>
        <w:rPr>
          <w:rFonts w:asciiTheme="minorHAnsi" w:hAnsiTheme="minorHAnsi" w:cstheme="minorHAnsi"/>
          <w:sz w:val="22"/>
          <w:szCs w:val="22"/>
        </w:rPr>
        <w:tab/>
        <w:t>mode = 30</w:t>
      </w:r>
      <w:r>
        <w:rPr>
          <w:rFonts w:asciiTheme="minorHAnsi" w:hAnsiTheme="minorHAnsi" w:cstheme="minorHAnsi"/>
          <w:sz w:val="22"/>
          <w:szCs w:val="22"/>
        </w:rPr>
        <w:tab/>
        <w:t>range = 34</w:t>
      </w:r>
    </w:p>
    <w:tbl>
      <w:tblPr>
        <w:tblStyle w:val="TableGrid"/>
        <w:tblpPr w:leftFromText="180" w:rightFromText="180" w:vertAnchor="text" w:horzAnchor="margin" w:tblpY="-56"/>
        <w:tblW w:w="0" w:type="auto"/>
        <w:tblLook w:val="04A0" w:firstRow="1" w:lastRow="0" w:firstColumn="1" w:lastColumn="0" w:noHBand="0" w:noVBand="1"/>
      </w:tblPr>
      <w:tblGrid>
        <w:gridCol w:w="945"/>
        <w:gridCol w:w="1796"/>
      </w:tblGrid>
      <w:tr w:rsidR="006C4096" w14:paraId="299222B6" w14:textId="77777777" w:rsidTr="004F7E14">
        <w:trPr>
          <w:trHeight w:val="435"/>
        </w:trPr>
        <w:tc>
          <w:tcPr>
            <w:tcW w:w="562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1B1659FC" w14:textId="77777777" w:rsidR="006C4096" w:rsidRPr="00805155" w:rsidRDefault="006C4096" w:rsidP="004F7E14">
            <w:pPr>
              <w:jc w:val="right"/>
              <w:rPr>
                <w:rFonts w:asciiTheme="minorHAnsi" w:hAnsiTheme="minorHAnsi" w:cstheme="minorHAnsi"/>
                <w:sz w:val="36"/>
                <w:szCs w:val="22"/>
              </w:rPr>
            </w:pPr>
            <w:r>
              <w:rPr>
                <w:rFonts w:asciiTheme="minorHAnsi" w:hAnsiTheme="minorHAnsi" w:cstheme="minorHAnsi"/>
                <w:sz w:val="36"/>
                <w:szCs w:val="22"/>
              </w:rPr>
              <w:t>stem</w:t>
            </w:r>
          </w:p>
        </w:tc>
        <w:tc>
          <w:tcPr>
            <w:tcW w:w="1796" w:type="dxa"/>
            <w:tcBorders>
              <w:bottom w:val="nil"/>
              <w:right w:val="nil"/>
            </w:tcBorders>
          </w:tcPr>
          <w:p w14:paraId="4386E87F" w14:textId="77777777" w:rsidR="006C4096" w:rsidRPr="00805155" w:rsidRDefault="006C4096" w:rsidP="004F7E14">
            <w:pPr>
              <w:rPr>
                <w:rFonts w:asciiTheme="minorHAnsi" w:hAnsiTheme="minorHAnsi" w:cstheme="minorHAnsi"/>
                <w:sz w:val="36"/>
                <w:szCs w:val="22"/>
              </w:rPr>
            </w:pPr>
            <w:r>
              <w:rPr>
                <w:rFonts w:asciiTheme="minorHAnsi" w:hAnsiTheme="minorHAnsi" w:cstheme="minorHAnsi"/>
                <w:sz w:val="36"/>
                <w:szCs w:val="22"/>
              </w:rPr>
              <w:t>leaf</w:t>
            </w:r>
          </w:p>
        </w:tc>
      </w:tr>
      <w:tr w:rsidR="006C4096" w14:paraId="73F13F5F" w14:textId="77777777" w:rsidTr="004F7E14">
        <w:trPr>
          <w:trHeight w:val="435"/>
        </w:trPr>
        <w:tc>
          <w:tcPr>
            <w:tcW w:w="562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664A5A09" w14:textId="77777777" w:rsidR="006C4096" w:rsidRPr="00805155" w:rsidRDefault="006C4096" w:rsidP="004F7E14">
            <w:pPr>
              <w:jc w:val="right"/>
              <w:rPr>
                <w:rFonts w:asciiTheme="minorHAnsi" w:hAnsiTheme="minorHAnsi" w:cstheme="minorHAnsi"/>
                <w:sz w:val="36"/>
                <w:szCs w:val="22"/>
              </w:rPr>
            </w:pPr>
            <w:r w:rsidRPr="00805155">
              <w:rPr>
                <w:rFonts w:asciiTheme="minorHAnsi" w:hAnsiTheme="minorHAnsi" w:cstheme="minorHAnsi"/>
                <w:sz w:val="36"/>
                <w:szCs w:val="22"/>
              </w:rPr>
              <w:t>2</w:t>
            </w:r>
          </w:p>
          <w:p w14:paraId="4D6CF4C5" w14:textId="77777777" w:rsidR="006C4096" w:rsidRPr="00805155" w:rsidRDefault="006C4096" w:rsidP="004F7E14">
            <w:pPr>
              <w:jc w:val="right"/>
              <w:rPr>
                <w:rFonts w:asciiTheme="minorHAnsi" w:hAnsiTheme="minorHAnsi" w:cstheme="minorHAnsi"/>
                <w:sz w:val="36"/>
                <w:szCs w:val="22"/>
              </w:rPr>
            </w:pPr>
            <w:r w:rsidRPr="00805155">
              <w:rPr>
                <w:rFonts w:asciiTheme="minorHAnsi" w:hAnsiTheme="minorHAnsi" w:cstheme="minorHAnsi"/>
                <w:sz w:val="36"/>
                <w:szCs w:val="22"/>
              </w:rPr>
              <w:t>3</w:t>
            </w:r>
          </w:p>
          <w:p w14:paraId="67F6F9D0" w14:textId="77777777" w:rsidR="006C4096" w:rsidRPr="00805155" w:rsidRDefault="006C4096" w:rsidP="004F7E14">
            <w:pPr>
              <w:jc w:val="right"/>
              <w:rPr>
                <w:rFonts w:asciiTheme="minorHAnsi" w:hAnsiTheme="minorHAnsi" w:cstheme="minorHAnsi"/>
                <w:sz w:val="36"/>
                <w:szCs w:val="22"/>
              </w:rPr>
            </w:pPr>
            <w:r w:rsidRPr="00805155">
              <w:rPr>
                <w:rFonts w:asciiTheme="minorHAnsi" w:hAnsiTheme="minorHAnsi" w:cstheme="minorHAnsi"/>
                <w:sz w:val="36"/>
                <w:szCs w:val="22"/>
              </w:rPr>
              <w:t>4</w:t>
            </w:r>
          </w:p>
        </w:tc>
        <w:tc>
          <w:tcPr>
            <w:tcW w:w="1796" w:type="dxa"/>
            <w:tcBorders>
              <w:bottom w:val="nil"/>
              <w:right w:val="nil"/>
            </w:tcBorders>
          </w:tcPr>
          <w:p w14:paraId="08DA8F03" w14:textId="77777777" w:rsidR="006C4096" w:rsidRPr="00805155" w:rsidRDefault="006C4096" w:rsidP="004F7E14">
            <w:pPr>
              <w:rPr>
                <w:rFonts w:asciiTheme="minorHAnsi" w:hAnsiTheme="minorHAnsi" w:cstheme="minorHAnsi"/>
                <w:sz w:val="36"/>
                <w:szCs w:val="22"/>
              </w:rPr>
            </w:pPr>
            <w:r w:rsidRPr="00805155">
              <w:rPr>
                <w:rFonts w:asciiTheme="minorHAnsi" w:hAnsiTheme="minorHAnsi" w:cstheme="minorHAnsi"/>
                <w:sz w:val="36"/>
                <w:szCs w:val="22"/>
              </w:rPr>
              <w:t>1, 5, 6</w:t>
            </w:r>
          </w:p>
          <w:p w14:paraId="43AD0F86" w14:textId="77777777" w:rsidR="006C4096" w:rsidRPr="00805155" w:rsidRDefault="006C4096" w:rsidP="004F7E14">
            <w:pPr>
              <w:rPr>
                <w:rFonts w:asciiTheme="minorHAnsi" w:hAnsiTheme="minorHAnsi" w:cstheme="minorHAnsi"/>
                <w:sz w:val="36"/>
                <w:szCs w:val="22"/>
              </w:rPr>
            </w:pPr>
            <w:r w:rsidRPr="00805155">
              <w:rPr>
                <w:rFonts w:asciiTheme="minorHAnsi" w:hAnsiTheme="minorHAnsi" w:cstheme="minorHAnsi"/>
                <w:sz w:val="36"/>
                <w:szCs w:val="22"/>
              </w:rPr>
              <w:t>0, 0, 1</w:t>
            </w:r>
          </w:p>
          <w:p w14:paraId="613972AD" w14:textId="77777777" w:rsidR="006C4096" w:rsidRPr="00805155" w:rsidRDefault="006C4096" w:rsidP="004F7E14">
            <w:pPr>
              <w:rPr>
                <w:rFonts w:asciiTheme="minorHAnsi" w:hAnsiTheme="minorHAnsi" w:cstheme="minorHAnsi"/>
                <w:sz w:val="36"/>
                <w:szCs w:val="22"/>
              </w:rPr>
            </w:pPr>
            <w:r w:rsidRPr="00805155">
              <w:rPr>
                <w:rFonts w:asciiTheme="minorHAnsi" w:hAnsiTheme="minorHAnsi" w:cstheme="minorHAnsi"/>
                <w:sz w:val="36"/>
                <w:szCs w:val="22"/>
              </w:rPr>
              <w:t>0</w:t>
            </w:r>
          </w:p>
        </w:tc>
      </w:tr>
    </w:tbl>
    <w:p w14:paraId="09190844" w14:textId="77777777" w:rsidR="006C4096" w:rsidRDefault="006C4096" w:rsidP="006C4096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205EC9C9" w14:textId="77777777" w:rsidR="006C4096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6F6FD685" w14:textId="77777777" w:rsidR="006C4096" w:rsidRPr="000E005C" w:rsidRDefault="006C4096" w:rsidP="006C4096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</w:p>
    <w:p w14:paraId="3085967E" w14:textId="77777777" w:rsidR="006C4096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0FEB2217" w14:textId="77777777" w:rsidR="006C4096" w:rsidRDefault="006C4096" w:rsidP="006C4096">
      <w:pPr>
        <w:rPr>
          <w:rFonts w:asciiTheme="minorHAnsi" w:hAnsiTheme="minorHAnsi" w:cstheme="minorHAnsi"/>
          <w:sz w:val="22"/>
          <w:szCs w:val="22"/>
        </w:rPr>
      </w:pPr>
    </w:p>
    <w:p w14:paraId="56813A21" w14:textId="369FE638" w:rsidR="00A20E6A" w:rsidRDefault="00A20E6A" w:rsidP="00A20E6A">
      <w:pPr>
        <w:rPr>
          <w:rFonts w:asciiTheme="minorHAnsi" w:hAnsiTheme="minorHAnsi" w:cstheme="minorHAnsi"/>
          <w:sz w:val="22"/>
          <w:szCs w:val="22"/>
        </w:rPr>
      </w:pPr>
    </w:p>
    <w:p w14:paraId="2F4FD134" w14:textId="1C661264" w:rsidR="00A20E6A" w:rsidRDefault="00A20E6A" w:rsidP="00A20E6A">
      <w:pPr>
        <w:rPr>
          <w:rFonts w:asciiTheme="minorHAnsi" w:hAnsiTheme="minorHAnsi" w:cstheme="minorHAnsi"/>
          <w:sz w:val="22"/>
          <w:szCs w:val="22"/>
        </w:rPr>
      </w:pPr>
    </w:p>
    <w:p w14:paraId="12DC572E" w14:textId="2A0932D0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3DEF2AC2" w14:textId="1B481C1C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386B2A86" w14:textId="024B340B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1A1849EA" w14:textId="30D8472A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742EE6BA" w14:textId="465670EB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7D36D13E" w14:textId="3B062A9D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769DA2DF" w14:textId="187E3D0D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3DF8CEE6" w14:textId="0D2629B8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0C1B3B5C" w14:textId="0BC0DECA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012F9EDD" w14:textId="1AEE2F99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3EA4B39C" w14:textId="4F8B4166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2C58C06B" w14:textId="63DAA4F5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55F72DE9" w14:textId="06A9147F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1F83FF3D" w14:textId="25E39C5B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27F216B1" w14:textId="0D5D50A8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4FEBF407" w14:textId="29FD96D2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008FCDCF" w14:textId="27D737AC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067F812E" w14:textId="648B6975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1F74B641" w14:textId="05F978AD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6E0116E5" w14:textId="3AD84AD3" w:rsidR="006C4096" w:rsidRDefault="006C4096" w:rsidP="00A20E6A">
      <w:pPr>
        <w:rPr>
          <w:rFonts w:asciiTheme="minorHAnsi" w:hAnsiTheme="minorHAnsi" w:cstheme="minorHAnsi"/>
          <w:sz w:val="22"/>
          <w:szCs w:val="22"/>
        </w:rPr>
      </w:pPr>
    </w:p>
    <w:p w14:paraId="16BB4F68" w14:textId="40D5AEB2" w:rsidR="006C4096" w:rsidRPr="006C4096" w:rsidRDefault="006C4096" w:rsidP="006C4096">
      <w:pPr>
        <w:jc w:val="center"/>
        <w:rPr>
          <w:rFonts w:asciiTheme="minorHAnsi" w:hAnsiTheme="minorHAnsi" w:cstheme="minorHAnsi"/>
          <w:sz w:val="36"/>
          <w:szCs w:val="22"/>
        </w:rPr>
      </w:pPr>
      <w:r w:rsidRPr="006C4096">
        <w:rPr>
          <w:rFonts w:asciiTheme="minorHAnsi" w:hAnsiTheme="minorHAnsi" w:cstheme="minorHAnsi"/>
          <w:sz w:val="36"/>
          <w:szCs w:val="22"/>
        </w:rPr>
        <w:t>END OF TEST</w:t>
      </w:r>
      <w:r>
        <w:rPr>
          <w:rFonts w:asciiTheme="minorHAnsi" w:hAnsiTheme="minorHAnsi" w:cstheme="minorHAnsi"/>
          <w:sz w:val="36"/>
          <w:szCs w:val="22"/>
        </w:rPr>
        <w:t xml:space="preserve"> </w:t>
      </w:r>
      <w:r w:rsidRPr="006C4096">
        <w:rPr>
          <w:rFonts w:asciiTheme="minorHAnsi" w:hAnsiTheme="minorHAnsi" w:cstheme="minorHAnsi"/>
          <w:sz w:val="36"/>
          <w:szCs w:val="22"/>
        </w:rPr>
        <w:sym w:font="Wingdings" w:char="F04A"/>
      </w:r>
    </w:p>
    <w:sectPr w:rsidR="006C4096" w:rsidRPr="006C4096" w:rsidSect="0015689F">
      <w:pgSz w:w="11906" w:h="16838" w:code="9"/>
      <w:pgMar w:top="567" w:right="567" w:bottom="567" w:left="96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E2625A" w14:textId="77777777" w:rsidR="00E33FD8" w:rsidRDefault="00E33FD8">
      <w:r>
        <w:separator/>
      </w:r>
    </w:p>
  </w:endnote>
  <w:endnote w:type="continuationSeparator" w:id="0">
    <w:p w14:paraId="21D9EF10" w14:textId="77777777" w:rsidR="00E33FD8" w:rsidRDefault="00E33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F2F9DA" w14:textId="77777777" w:rsidR="00E33FD8" w:rsidRDefault="00E33FD8">
      <w:r>
        <w:separator/>
      </w:r>
    </w:p>
  </w:footnote>
  <w:footnote w:type="continuationSeparator" w:id="0">
    <w:p w14:paraId="749E5024" w14:textId="77777777" w:rsidR="00E33FD8" w:rsidRDefault="00E33F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4180D"/>
    <w:multiLevelType w:val="hybridMultilevel"/>
    <w:tmpl w:val="1C58BEA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F22DF"/>
    <w:multiLevelType w:val="hybridMultilevel"/>
    <w:tmpl w:val="78CCC368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02ABF"/>
    <w:multiLevelType w:val="hybridMultilevel"/>
    <w:tmpl w:val="CBC4AC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D0DA1"/>
    <w:multiLevelType w:val="hybridMultilevel"/>
    <w:tmpl w:val="04AED330"/>
    <w:lvl w:ilvl="0" w:tplc="D5C2F1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3">
      <w:start w:val="1"/>
      <w:numFmt w:val="upperRoman"/>
      <w:lvlText w:val="%2."/>
      <w:lvlJc w:val="right"/>
      <w:pPr>
        <w:ind w:left="501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2557B2"/>
    <w:multiLevelType w:val="hybridMultilevel"/>
    <w:tmpl w:val="28F49918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4D45D3"/>
    <w:multiLevelType w:val="hybridMultilevel"/>
    <w:tmpl w:val="1E60B9C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3E590B"/>
    <w:multiLevelType w:val="hybridMultilevel"/>
    <w:tmpl w:val="9F400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05736"/>
    <w:multiLevelType w:val="hybridMultilevel"/>
    <w:tmpl w:val="8F7C1322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8405C45"/>
    <w:multiLevelType w:val="hybridMultilevel"/>
    <w:tmpl w:val="2E1098A2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8B180A"/>
    <w:multiLevelType w:val="hybridMultilevel"/>
    <w:tmpl w:val="7F2C1E98"/>
    <w:lvl w:ilvl="0" w:tplc="D5C2F1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DAD13F2"/>
    <w:multiLevelType w:val="hybridMultilevel"/>
    <w:tmpl w:val="4BAC923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0C4FF1"/>
    <w:multiLevelType w:val="hybridMultilevel"/>
    <w:tmpl w:val="46268A7C"/>
    <w:lvl w:ilvl="0" w:tplc="0C09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2FD3556"/>
    <w:multiLevelType w:val="hybridMultilevel"/>
    <w:tmpl w:val="48EC1A48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9147A9"/>
    <w:multiLevelType w:val="hybridMultilevel"/>
    <w:tmpl w:val="1326013A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4CC4E40"/>
    <w:multiLevelType w:val="hybridMultilevel"/>
    <w:tmpl w:val="7EBEC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6C05F7"/>
    <w:multiLevelType w:val="hybridMultilevel"/>
    <w:tmpl w:val="00DAFAC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781DBD"/>
    <w:multiLevelType w:val="hybridMultilevel"/>
    <w:tmpl w:val="6D5E4804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B05E767A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7754910"/>
    <w:multiLevelType w:val="hybridMultilevel"/>
    <w:tmpl w:val="A928ECD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1C38A8"/>
    <w:multiLevelType w:val="hybridMultilevel"/>
    <w:tmpl w:val="AE744106"/>
    <w:lvl w:ilvl="0" w:tplc="0C090001">
      <w:start w:val="1"/>
      <w:numFmt w:val="bullet"/>
      <w:lvlText w:val=""/>
      <w:lvlJc w:val="left"/>
      <w:pPr>
        <w:tabs>
          <w:tab w:val="num" w:pos="994"/>
        </w:tabs>
        <w:ind w:left="99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714"/>
        </w:tabs>
        <w:ind w:left="1714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434"/>
        </w:tabs>
        <w:ind w:left="24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154"/>
        </w:tabs>
        <w:ind w:left="31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874"/>
        </w:tabs>
        <w:ind w:left="3874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594"/>
        </w:tabs>
        <w:ind w:left="45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314"/>
        </w:tabs>
        <w:ind w:left="53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034"/>
        </w:tabs>
        <w:ind w:left="6034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754"/>
        </w:tabs>
        <w:ind w:left="6754" w:hanging="360"/>
      </w:pPr>
      <w:rPr>
        <w:rFonts w:ascii="Wingdings" w:hAnsi="Wingdings" w:hint="default"/>
      </w:rPr>
    </w:lvl>
  </w:abstractNum>
  <w:abstractNum w:abstractNumId="19" w15:restartNumberingAfterBreak="0">
    <w:nsid w:val="6D952C09"/>
    <w:multiLevelType w:val="hybridMultilevel"/>
    <w:tmpl w:val="CCD6BB5A"/>
    <w:lvl w:ilvl="0" w:tplc="4E30ED4A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3D6259A"/>
    <w:multiLevelType w:val="hybridMultilevel"/>
    <w:tmpl w:val="56F8DFC4"/>
    <w:lvl w:ilvl="0" w:tplc="0C090017">
      <w:start w:val="1"/>
      <w:numFmt w:val="lowerLetter"/>
      <w:lvlText w:val="%1)"/>
      <w:lvlJc w:val="left"/>
      <w:pPr>
        <w:ind w:left="1287" w:hanging="360"/>
      </w:pPr>
    </w:lvl>
    <w:lvl w:ilvl="1" w:tplc="0C090019" w:tentative="1">
      <w:start w:val="1"/>
      <w:numFmt w:val="lowerLetter"/>
      <w:lvlText w:val="%2."/>
      <w:lvlJc w:val="left"/>
      <w:pPr>
        <w:ind w:left="2007" w:hanging="360"/>
      </w:pPr>
    </w:lvl>
    <w:lvl w:ilvl="2" w:tplc="0C09001B" w:tentative="1">
      <w:start w:val="1"/>
      <w:numFmt w:val="lowerRoman"/>
      <w:lvlText w:val="%3."/>
      <w:lvlJc w:val="right"/>
      <w:pPr>
        <w:ind w:left="2727" w:hanging="180"/>
      </w:pPr>
    </w:lvl>
    <w:lvl w:ilvl="3" w:tplc="0C09000F" w:tentative="1">
      <w:start w:val="1"/>
      <w:numFmt w:val="decimal"/>
      <w:lvlText w:val="%4."/>
      <w:lvlJc w:val="left"/>
      <w:pPr>
        <w:ind w:left="3447" w:hanging="360"/>
      </w:pPr>
    </w:lvl>
    <w:lvl w:ilvl="4" w:tplc="0C090019" w:tentative="1">
      <w:start w:val="1"/>
      <w:numFmt w:val="lowerLetter"/>
      <w:lvlText w:val="%5."/>
      <w:lvlJc w:val="left"/>
      <w:pPr>
        <w:ind w:left="4167" w:hanging="360"/>
      </w:pPr>
    </w:lvl>
    <w:lvl w:ilvl="5" w:tplc="0C09001B" w:tentative="1">
      <w:start w:val="1"/>
      <w:numFmt w:val="lowerRoman"/>
      <w:lvlText w:val="%6."/>
      <w:lvlJc w:val="right"/>
      <w:pPr>
        <w:ind w:left="4887" w:hanging="180"/>
      </w:pPr>
    </w:lvl>
    <w:lvl w:ilvl="6" w:tplc="0C09000F" w:tentative="1">
      <w:start w:val="1"/>
      <w:numFmt w:val="decimal"/>
      <w:lvlText w:val="%7."/>
      <w:lvlJc w:val="left"/>
      <w:pPr>
        <w:ind w:left="5607" w:hanging="360"/>
      </w:pPr>
    </w:lvl>
    <w:lvl w:ilvl="7" w:tplc="0C090019" w:tentative="1">
      <w:start w:val="1"/>
      <w:numFmt w:val="lowerLetter"/>
      <w:lvlText w:val="%8."/>
      <w:lvlJc w:val="left"/>
      <w:pPr>
        <w:ind w:left="6327" w:hanging="360"/>
      </w:pPr>
    </w:lvl>
    <w:lvl w:ilvl="8" w:tplc="0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7BC46CB7"/>
    <w:multiLevelType w:val="hybridMultilevel"/>
    <w:tmpl w:val="E80E2666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EF4783"/>
    <w:multiLevelType w:val="hybridMultilevel"/>
    <w:tmpl w:val="EA1609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AC1443"/>
    <w:multiLevelType w:val="hybridMultilevel"/>
    <w:tmpl w:val="00225D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9"/>
  </w:num>
  <w:num w:numId="3">
    <w:abstractNumId w:val="7"/>
  </w:num>
  <w:num w:numId="4">
    <w:abstractNumId w:val="11"/>
  </w:num>
  <w:num w:numId="5">
    <w:abstractNumId w:val="2"/>
  </w:num>
  <w:num w:numId="6">
    <w:abstractNumId w:val="14"/>
  </w:num>
  <w:num w:numId="7">
    <w:abstractNumId w:val="6"/>
  </w:num>
  <w:num w:numId="8">
    <w:abstractNumId w:val="22"/>
  </w:num>
  <w:num w:numId="9">
    <w:abstractNumId w:val="23"/>
  </w:num>
  <w:num w:numId="10">
    <w:abstractNumId w:val="17"/>
  </w:num>
  <w:num w:numId="11">
    <w:abstractNumId w:val="9"/>
  </w:num>
  <w:num w:numId="12">
    <w:abstractNumId w:val="3"/>
  </w:num>
  <w:num w:numId="13">
    <w:abstractNumId w:val="16"/>
  </w:num>
  <w:num w:numId="14">
    <w:abstractNumId w:val="5"/>
  </w:num>
  <w:num w:numId="15">
    <w:abstractNumId w:val="20"/>
  </w:num>
  <w:num w:numId="16">
    <w:abstractNumId w:val="15"/>
  </w:num>
  <w:num w:numId="17">
    <w:abstractNumId w:val="8"/>
  </w:num>
  <w:num w:numId="18">
    <w:abstractNumId w:val="4"/>
  </w:num>
  <w:num w:numId="19">
    <w:abstractNumId w:val="21"/>
  </w:num>
  <w:num w:numId="20">
    <w:abstractNumId w:val="1"/>
  </w:num>
  <w:num w:numId="21">
    <w:abstractNumId w:val="13"/>
  </w:num>
  <w:num w:numId="22">
    <w:abstractNumId w:val="0"/>
  </w:num>
  <w:num w:numId="23">
    <w:abstractNumId w:val="10"/>
  </w:num>
  <w:num w:numId="24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D'SOUZA Jillian [Baldivis Secondary College]">
    <w15:presenceInfo w15:providerId="None" w15:userId="D'SOUZA Jillian [Baldivis Secondary College]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4"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83B"/>
    <w:rsid w:val="00002208"/>
    <w:rsid w:val="00014492"/>
    <w:rsid w:val="000277DA"/>
    <w:rsid w:val="000336D6"/>
    <w:rsid w:val="00047BA9"/>
    <w:rsid w:val="00060638"/>
    <w:rsid w:val="00062C1F"/>
    <w:rsid w:val="00077F8C"/>
    <w:rsid w:val="00086BCF"/>
    <w:rsid w:val="000931B6"/>
    <w:rsid w:val="000A0422"/>
    <w:rsid w:val="000A7062"/>
    <w:rsid w:val="000D5D50"/>
    <w:rsid w:val="000E005C"/>
    <w:rsid w:val="000F3194"/>
    <w:rsid w:val="000F7B4D"/>
    <w:rsid w:val="00102800"/>
    <w:rsid w:val="001159E7"/>
    <w:rsid w:val="00126904"/>
    <w:rsid w:val="001529D4"/>
    <w:rsid w:val="0015689F"/>
    <w:rsid w:val="00181BC2"/>
    <w:rsid w:val="00181BE8"/>
    <w:rsid w:val="001956EC"/>
    <w:rsid w:val="001B6498"/>
    <w:rsid w:val="001D75BA"/>
    <w:rsid w:val="00206FF0"/>
    <w:rsid w:val="002300F0"/>
    <w:rsid w:val="00244622"/>
    <w:rsid w:val="00253AF9"/>
    <w:rsid w:val="00263710"/>
    <w:rsid w:val="00273A87"/>
    <w:rsid w:val="0029693E"/>
    <w:rsid w:val="0030548A"/>
    <w:rsid w:val="00316127"/>
    <w:rsid w:val="003469C3"/>
    <w:rsid w:val="00367E2D"/>
    <w:rsid w:val="0037696E"/>
    <w:rsid w:val="00381BE9"/>
    <w:rsid w:val="00397D73"/>
    <w:rsid w:val="003A3B6D"/>
    <w:rsid w:val="003E0AEB"/>
    <w:rsid w:val="00414B50"/>
    <w:rsid w:val="00442B22"/>
    <w:rsid w:val="00461D42"/>
    <w:rsid w:val="00473BAF"/>
    <w:rsid w:val="004807D7"/>
    <w:rsid w:val="00495A8A"/>
    <w:rsid w:val="00496FD4"/>
    <w:rsid w:val="004A7B4E"/>
    <w:rsid w:val="004C0C32"/>
    <w:rsid w:val="004C34E5"/>
    <w:rsid w:val="004D405C"/>
    <w:rsid w:val="00500B65"/>
    <w:rsid w:val="00502EED"/>
    <w:rsid w:val="00506F4E"/>
    <w:rsid w:val="005235C4"/>
    <w:rsid w:val="0053302E"/>
    <w:rsid w:val="005371EB"/>
    <w:rsid w:val="00553E18"/>
    <w:rsid w:val="005552FD"/>
    <w:rsid w:val="00565C4B"/>
    <w:rsid w:val="0058607F"/>
    <w:rsid w:val="00587DEF"/>
    <w:rsid w:val="005A479B"/>
    <w:rsid w:val="005A7CA5"/>
    <w:rsid w:val="005D24CC"/>
    <w:rsid w:val="005F0EBC"/>
    <w:rsid w:val="00606910"/>
    <w:rsid w:val="00612AE2"/>
    <w:rsid w:val="00617B48"/>
    <w:rsid w:val="00620856"/>
    <w:rsid w:val="00621F92"/>
    <w:rsid w:val="00653ABC"/>
    <w:rsid w:val="006813FB"/>
    <w:rsid w:val="00687529"/>
    <w:rsid w:val="006960BA"/>
    <w:rsid w:val="006C148F"/>
    <w:rsid w:val="006C4096"/>
    <w:rsid w:val="006F4280"/>
    <w:rsid w:val="00713482"/>
    <w:rsid w:val="00720FFB"/>
    <w:rsid w:val="007316F0"/>
    <w:rsid w:val="007468E0"/>
    <w:rsid w:val="00782BA8"/>
    <w:rsid w:val="007D376E"/>
    <w:rsid w:val="007D43E5"/>
    <w:rsid w:val="007F2D84"/>
    <w:rsid w:val="007F6D2F"/>
    <w:rsid w:val="0080483B"/>
    <w:rsid w:val="00805155"/>
    <w:rsid w:val="0081146C"/>
    <w:rsid w:val="008329FE"/>
    <w:rsid w:val="00834B49"/>
    <w:rsid w:val="00836F61"/>
    <w:rsid w:val="00837F64"/>
    <w:rsid w:val="00843CB3"/>
    <w:rsid w:val="00857B9A"/>
    <w:rsid w:val="00865751"/>
    <w:rsid w:val="00866248"/>
    <w:rsid w:val="008E4F74"/>
    <w:rsid w:val="008F1853"/>
    <w:rsid w:val="00926D49"/>
    <w:rsid w:val="00942D44"/>
    <w:rsid w:val="0097150C"/>
    <w:rsid w:val="00973558"/>
    <w:rsid w:val="00974958"/>
    <w:rsid w:val="00975658"/>
    <w:rsid w:val="00996B93"/>
    <w:rsid w:val="009A17E3"/>
    <w:rsid w:val="009A71A2"/>
    <w:rsid w:val="009B586B"/>
    <w:rsid w:val="009C6174"/>
    <w:rsid w:val="009E05ED"/>
    <w:rsid w:val="009F10EC"/>
    <w:rsid w:val="00A0736C"/>
    <w:rsid w:val="00A20E6A"/>
    <w:rsid w:val="00A854A6"/>
    <w:rsid w:val="00A97B25"/>
    <w:rsid w:val="00AB5208"/>
    <w:rsid w:val="00AC3D8A"/>
    <w:rsid w:val="00AD7BF0"/>
    <w:rsid w:val="00AF180F"/>
    <w:rsid w:val="00B064FA"/>
    <w:rsid w:val="00B23C3E"/>
    <w:rsid w:val="00B24B17"/>
    <w:rsid w:val="00B2532D"/>
    <w:rsid w:val="00B41D8F"/>
    <w:rsid w:val="00B6696F"/>
    <w:rsid w:val="00B805B3"/>
    <w:rsid w:val="00BD7F69"/>
    <w:rsid w:val="00BE4AC8"/>
    <w:rsid w:val="00C12F44"/>
    <w:rsid w:val="00C17AF2"/>
    <w:rsid w:val="00C231A4"/>
    <w:rsid w:val="00C31089"/>
    <w:rsid w:val="00C33FC6"/>
    <w:rsid w:val="00C53D48"/>
    <w:rsid w:val="00C6218D"/>
    <w:rsid w:val="00C62DCF"/>
    <w:rsid w:val="00C665E1"/>
    <w:rsid w:val="00C8272D"/>
    <w:rsid w:val="00D01208"/>
    <w:rsid w:val="00D0459C"/>
    <w:rsid w:val="00D136B4"/>
    <w:rsid w:val="00D153CC"/>
    <w:rsid w:val="00D22CEC"/>
    <w:rsid w:val="00D51F66"/>
    <w:rsid w:val="00D67F9B"/>
    <w:rsid w:val="00DA1ABE"/>
    <w:rsid w:val="00DA2C56"/>
    <w:rsid w:val="00DC295F"/>
    <w:rsid w:val="00DD42F9"/>
    <w:rsid w:val="00DE3DD1"/>
    <w:rsid w:val="00DE4EE7"/>
    <w:rsid w:val="00DF286C"/>
    <w:rsid w:val="00DF2AB9"/>
    <w:rsid w:val="00DF69DA"/>
    <w:rsid w:val="00E14B7C"/>
    <w:rsid w:val="00E33FD8"/>
    <w:rsid w:val="00E3533E"/>
    <w:rsid w:val="00E53426"/>
    <w:rsid w:val="00E85D31"/>
    <w:rsid w:val="00E85F6C"/>
    <w:rsid w:val="00E9773F"/>
    <w:rsid w:val="00ED059B"/>
    <w:rsid w:val="00ED1E7C"/>
    <w:rsid w:val="00ED3A22"/>
    <w:rsid w:val="00ED6BC2"/>
    <w:rsid w:val="00EF4678"/>
    <w:rsid w:val="00F00BBC"/>
    <w:rsid w:val="00F313EC"/>
    <w:rsid w:val="00F32FF0"/>
    <w:rsid w:val="00F45FAF"/>
    <w:rsid w:val="00F73BE5"/>
    <w:rsid w:val="00F74E11"/>
    <w:rsid w:val="00F900BA"/>
    <w:rsid w:val="00F91168"/>
    <w:rsid w:val="00FB0003"/>
    <w:rsid w:val="00FC188C"/>
    <w:rsid w:val="00FD237B"/>
    <w:rsid w:val="00FD531B"/>
    <w:rsid w:val="00FE4293"/>
    <w:rsid w:val="00FF1624"/>
    <w:rsid w:val="00FF36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AEC899"/>
  <w15:docId w15:val="{2190E4AB-4D6E-2B4A-8CF1-ED510DC9F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0483B"/>
    <w:rPr>
      <w:lang w:eastAsia="en-US"/>
    </w:rPr>
  </w:style>
  <w:style w:type="paragraph" w:styleId="Heading1">
    <w:name w:val="heading 1"/>
    <w:basedOn w:val="Normal"/>
    <w:next w:val="Normal"/>
    <w:qFormat/>
    <w:rsid w:val="0080483B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0483B"/>
    <w:pPr>
      <w:tabs>
        <w:tab w:val="center" w:pos="4153"/>
        <w:tab w:val="right" w:pos="8306"/>
      </w:tabs>
    </w:pPr>
  </w:style>
  <w:style w:type="paragraph" w:styleId="Title">
    <w:name w:val="Title"/>
    <w:basedOn w:val="Normal"/>
    <w:qFormat/>
    <w:rsid w:val="0080483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b/>
      <w:sz w:val="28"/>
      <w:lang w:val="en-US"/>
    </w:rPr>
  </w:style>
  <w:style w:type="paragraph" w:customStyle="1" w:styleId="ind1">
    <w:name w:val="ind 1"/>
    <w:basedOn w:val="Normal"/>
    <w:rsid w:val="0080483B"/>
    <w:pPr>
      <w:widowControl w:val="0"/>
      <w:autoSpaceDE w:val="0"/>
      <w:autoSpaceDN w:val="0"/>
      <w:adjustRightInd w:val="0"/>
      <w:spacing w:before="360" w:line="360" w:lineRule="auto"/>
      <w:ind w:left="425" w:hanging="425"/>
    </w:pPr>
    <w:rPr>
      <w:szCs w:val="23"/>
    </w:rPr>
  </w:style>
  <w:style w:type="paragraph" w:styleId="NormalWeb">
    <w:name w:val="Normal (Web)"/>
    <w:basedOn w:val="Normal"/>
    <w:rsid w:val="0080483B"/>
    <w:pPr>
      <w:spacing w:before="100" w:beforeAutospacing="1" w:after="100" w:afterAutospacing="1"/>
    </w:pPr>
    <w:rPr>
      <w:color w:val="000000"/>
      <w:lang w:eastAsia="en-AU"/>
    </w:rPr>
  </w:style>
  <w:style w:type="character" w:styleId="Strong">
    <w:name w:val="Strong"/>
    <w:basedOn w:val="DefaultParagraphFont"/>
    <w:qFormat/>
    <w:rsid w:val="0080483B"/>
    <w:rPr>
      <w:b/>
      <w:bCs/>
    </w:rPr>
  </w:style>
  <w:style w:type="paragraph" w:styleId="BalloonText">
    <w:name w:val="Balloon Text"/>
    <w:basedOn w:val="Normal"/>
    <w:link w:val="BalloonTextChar"/>
    <w:rsid w:val="000144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14492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0931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85F6C"/>
    <w:pPr>
      <w:ind w:left="720"/>
      <w:contextualSpacing/>
    </w:pPr>
  </w:style>
  <w:style w:type="paragraph" w:customStyle="1" w:styleId="PTableTextNumbereda">
    <w:name w:val="P: Table Text Numbered a"/>
    <w:rsid w:val="00553E18"/>
    <w:pPr>
      <w:widowControl w:val="0"/>
      <w:numPr>
        <w:numId w:val="13"/>
      </w:numPr>
      <w:spacing w:after="60"/>
    </w:pPr>
    <w:rPr>
      <w:sz w:val="22"/>
      <w:szCs w:val="20"/>
      <w:lang w:eastAsia="en-US"/>
    </w:rPr>
  </w:style>
  <w:style w:type="paragraph" w:customStyle="1" w:styleId="PTableTextNumberedi">
    <w:name w:val="P: Table Text Numbered i"/>
    <w:rsid w:val="00553E18"/>
    <w:pPr>
      <w:widowControl w:val="0"/>
      <w:numPr>
        <w:ilvl w:val="1"/>
        <w:numId w:val="13"/>
      </w:numPr>
      <w:spacing w:after="60"/>
    </w:pPr>
    <w:rPr>
      <w:rFonts w:ascii="Times" w:hAnsi="Times"/>
      <w:bCs/>
      <w:sz w:val="22"/>
      <w:szCs w:val="20"/>
    </w:rPr>
  </w:style>
  <w:style w:type="paragraph" w:customStyle="1" w:styleId="PTableTextFO">
    <w:name w:val="P: Table Text FO"/>
    <w:rsid w:val="00553E18"/>
    <w:pPr>
      <w:widowControl w:val="0"/>
      <w:spacing w:after="60"/>
    </w:pPr>
    <w:rPr>
      <w:rFonts w:ascii="Times" w:hAnsi="Times"/>
      <w:bCs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7F96ED-74CA-4FA4-94AC-86DBEABC7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</Company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DET</dc:creator>
  <cp:lastModifiedBy>Magdeline Lum</cp:lastModifiedBy>
  <cp:revision>2</cp:revision>
  <cp:lastPrinted>2018-08-07T04:23:00Z</cp:lastPrinted>
  <dcterms:created xsi:type="dcterms:W3CDTF">2020-09-17T05:12:00Z</dcterms:created>
  <dcterms:modified xsi:type="dcterms:W3CDTF">2020-09-17T05:12:00Z</dcterms:modified>
</cp:coreProperties>
</file>