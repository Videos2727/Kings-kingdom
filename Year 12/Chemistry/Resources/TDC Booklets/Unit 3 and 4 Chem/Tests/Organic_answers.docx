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E96D58" w14:textId="3BCAE7C3" w:rsidR="008E7833" w:rsidRPr="00993991" w:rsidRDefault="008E7833" w:rsidP="00993991">
      <w:pPr>
        <w:pStyle w:val="PAHead"/>
      </w:pPr>
      <w:bookmarkStart w:id="0" w:name="_GoBack"/>
      <w:bookmarkEnd w:id="0"/>
      <w:r w:rsidRPr="00993991">
        <w:t>Chemistry</w:t>
      </w:r>
      <w:r w:rsidR="00A82F52" w:rsidRPr="00993991">
        <w:t xml:space="preserve"> </w:t>
      </w:r>
    </w:p>
    <w:p w14:paraId="3E920098" w14:textId="7229EDA4" w:rsidR="008E7833" w:rsidRPr="00993991" w:rsidRDefault="008E7833" w:rsidP="00993991">
      <w:pPr>
        <w:pStyle w:val="PBHead"/>
      </w:pPr>
      <w:r w:rsidRPr="00993991">
        <w:t>Unit 4</w:t>
      </w:r>
      <w:r w:rsidR="00A82F52" w:rsidRPr="00993991">
        <w:t xml:space="preserve"> </w:t>
      </w:r>
    </w:p>
    <w:p w14:paraId="69FC16C2" w14:textId="483601B1" w:rsidR="00D323B9" w:rsidRPr="00CA6A33" w:rsidRDefault="00CA6A33" w:rsidP="00CA6A33">
      <w:pPr>
        <w:pStyle w:val="PCaHead"/>
      </w:pPr>
      <w:r>
        <w:t>Area of Study 5 T</w:t>
      </w:r>
      <w:r w:rsidR="008E7833" w:rsidRPr="00CA6A33">
        <w:t xml:space="preserve">est </w:t>
      </w:r>
      <w:r>
        <w:t>A</w:t>
      </w:r>
      <w:r w:rsidR="008E7833" w:rsidRPr="00CA6A33">
        <w:t xml:space="preserve">nswers: </w:t>
      </w:r>
    </w:p>
    <w:p w14:paraId="022DA9C1" w14:textId="0701F482" w:rsidR="008E7833" w:rsidRPr="00993991" w:rsidRDefault="008E7833" w:rsidP="00D323B9">
      <w:pPr>
        <w:pStyle w:val="PCbHead"/>
      </w:pPr>
      <w:r w:rsidRPr="00993991">
        <w:t>Organic chemistry</w:t>
      </w:r>
    </w:p>
    <w:p w14:paraId="46A24970" w14:textId="29565DBE" w:rsidR="000E4D15" w:rsidRDefault="002A4AA8" w:rsidP="00CA6A33">
      <w:pPr>
        <w:pStyle w:val="PCaHead"/>
      </w:pPr>
      <w:r>
        <w:t xml:space="preserve">Section </w:t>
      </w:r>
      <w:r w:rsidR="00993991">
        <w:t>1</w:t>
      </w:r>
      <w:r>
        <w:t xml:space="preserve">: </w:t>
      </w:r>
      <w:r w:rsidRPr="00CA6A33">
        <w:rPr>
          <w:color w:val="auto"/>
        </w:rPr>
        <w:t>Multiple</w:t>
      </w:r>
      <w:r w:rsidR="000E4D15" w:rsidRPr="00CA6A33">
        <w:rPr>
          <w:color w:val="auto"/>
        </w:rPr>
        <w:t xml:space="preserve"> </w:t>
      </w:r>
      <w:r w:rsidRPr="00CA6A33">
        <w:rPr>
          <w:color w:val="auto"/>
        </w:rPr>
        <w:t>c</w:t>
      </w:r>
      <w:r w:rsidR="00A95FB5" w:rsidRPr="00CA6A33">
        <w:rPr>
          <w:color w:val="auto"/>
        </w:rPr>
        <w:t>hoice</w:t>
      </w:r>
      <w:r w:rsidR="00A82F52" w:rsidRPr="00CA6A33">
        <w:rPr>
          <w:color w:val="auto"/>
        </w:rPr>
        <w:tab/>
      </w:r>
      <w:r w:rsidR="00993991" w:rsidRPr="00CA6A33">
        <w:rPr>
          <w:color w:val="auto"/>
        </w:rPr>
        <w:t xml:space="preserve"> </w:t>
      </w:r>
      <w:r w:rsidR="00564339" w:rsidRPr="00CA6A33">
        <w:rPr>
          <w:color w:val="auto"/>
        </w:rPr>
        <w:t>(12 marks)</w:t>
      </w:r>
    </w:p>
    <w:p w14:paraId="501BDCD6" w14:textId="2DE1B324" w:rsidR="0074617D" w:rsidRPr="000E4D15" w:rsidRDefault="004B0CFE" w:rsidP="000E4D15">
      <w:pPr>
        <w:pStyle w:val="PBodytextfullout"/>
        <w:rPr>
          <w:rStyle w:val="Pboldasis"/>
        </w:rPr>
      </w:pPr>
      <w:r w:rsidRPr="000E4D15">
        <w:rPr>
          <w:rStyle w:val="Pboldasis"/>
        </w:rPr>
        <w:t>Question 1</w:t>
      </w:r>
    </w:p>
    <w:p w14:paraId="149DCF6B" w14:textId="732CBE8A" w:rsidR="004B0CFE" w:rsidRPr="004B0CFE" w:rsidRDefault="004B0CFE" w:rsidP="000E4D15">
      <w:pPr>
        <w:pStyle w:val="PQuestion1"/>
      </w:pPr>
      <w:r w:rsidRPr="00A76C25">
        <w:rPr>
          <w:rStyle w:val="Pboldasis"/>
        </w:rPr>
        <w:t>B</w:t>
      </w:r>
      <w:r w:rsidRPr="004B0CFE">
        <w:rPr>
          <w:rFonts w:cs="Times New Roman"/>
        </w:rPr>
        <w:t xml:space="preserve"> </w:t>
      </w:r>
      <w:r w:rsidR="000E4D15">
        <w:rPr>
          <w:rFonts w:cs="Times New Roman"/>
        </w:rPr>
        <w:tab/>
      </w:r>
      <w:r w:rsidRPr="004B0CFE">
        <w:t>Between water and:</w:t>
      </w:r>
    </w:p>
    <w:p w14:paraId="052AE71C" w14:textId="0A10F873" w:rsidR="004B0CFE" w:rsidRPr="004B0CFE" w:rsidRDefault="000E4D15" w:rsidP="000E4D15">
      <w:pPr>
        <w:pStyle w:val="PQuestiona"/>
      </w:pPr>
      <w:r>
        <w:t>•</w:t>
      </w:r>
      <w:r>
        <w:tab/>
      </w:r>
      <w:proofErr w:type="gramStart"/>
      <w:r w:rsidR="004B0CFE" w:rsidRPr="004B0CFE">
        <w:t>ethane</w:t>
      </w:r>
      <w:proofErr w:type="gramEnd"/>
      <w:r w:rsidR="004B0CFE" w:rsidRPr="004B0CFE">
        <w:t>, only dispersion forces operate</w:t>
      </w:r>
    </w:p>
    <w:p w14:paraId="59F0C93A" w14:textId="481803CE" w:rsidR="004B0CFE" w:rsidRPr="004B0CFE" w:rsidRDefault="000E4D15" w:rsidP="000E4D15">
      <w:pPr>
        <w:pStyle w:val="PQuestiona"/>
      </w:pPr>
      <w:r>
        <w:t>•</w:t>
      </w:r>
      <w:r>
        <w:tab/>
      </w:r>
      <w:proofErr w:type="spellStart"/>
      <w:proofErr w:type="gramStart"/>
      <w:r w:rsidR="004B0CFE" w:rsidRPr="004B0CFE">
        <w:t>ethanal</w:t>
      </w:r>
      <w:proofErr w:type="spellEnd"/>
      <w:proofErr w:type="gramEnd"/>
      <w:r w:rsidR="004B0CFE" w:rsidRPr="004B0CFE">
        <w:t>, dispersion forces and dipole–dipole interactions operate</w:t>
      </w:r>
    </w:p>
    <w:p w14:paraId="0564AEC9" w14:textId="5C56E03C" w:rsidR="004B0CFE" w:rsidRPr="004B0CFE" w:rsidRDefault="000E4D15" w:rsidP="000E4D15">
      <w:pPr>
        <w:pStyle w:val="PQuestiona"/>
      </w:pPr>
      <w:r>
        <w:t>•</w:t>
      </w:r>
      <w:r>
        <w:tab/>
      </w:r>
      <w:proofErr w:type="gramStart"/>
      <w:r w:rsidR="004B0CFE" w:rsidRPr="004B0CFE">
        <w:t>ethanol</w:t>
      </w:r>
      <w:proofErr w:type="gramEnd"/>
      <w:r w:rsidR="004B0CFE" w:rsidRPr="004B0CFE">
        <w:t>, dispersion forces and hydrogen bonds operate</w:t>
      </w:r>
    </w:p>
    <w:p w14:paraId="191E6240" w14:textId="0BE534F1" w:rsidR="000E4D15" w:rsidRDefault="000E4D15" w:rsidP="000E4D15">
      <w:pPr>
        <w:pStyle w:val="PQuestiona"/>
      </w:pPr>
      <w:r>
        <w:t>•</w:t>
      </w:r>
      <w:r>
        <w:tab/>
      </w:r>
      <w:proofErr w:type="gramStart"/>
      <w:r w:rsidR="004B0CFE" w:rsidRPr="004B0CFE">
        <w:t>ethanoic</w:t>
      </w:r>
      <w:proofErr w:type="gramEnd"/>
      <w:r w:rsidR="004B0CFE" w:rsidRPr="004B0CFE">
        <w:t xml:space="preserve"> acid, dispersion forces, dipole–dipole and hydrogen bonds operate.</w:t>
      </w:r>
    </w:p>
    <w:p w14:paraId="336C6165" w14:textId="5AE833F7" w:rsidR="004B0CFE" w:rsidRPr="000E4D15" w:rsidRDefault="004B0CFE" w:rsidP="000E4D15">
      <w:pPr>
        <w:pStyle w:val="PBodytextfullout"/>
        <w:rPr>
          <w:rStyle w:val="Pboldasis"/>
        </w:rPr>
      </w:pPr>
      <w:r w:rsidRPr="000E4D15">
        <w:rPr>
          <w:rStyle w:val="Pboldasis"/>
        </w:rPr>
        <w:t>Question 2</w:t>
      </w:r>
    </w:p>
    <w:p w14:paraId="07587AE6" w14:textId="1696AECB" w:rsidR="000E4D15" w:rsidRDefault="004B0CFE" w:rsidP="00A76C25">
      <w:pPr>
        <w:pStyle w:val="PQuestion1"/>
      </w:pPr>
      <w:r w:rsidRPr="00A76C25">
        <w:rPr>
          <w:rStyle w:val="Pboldasis"/>
        </w:rPr>
        <w:t>C</w:t>
      </w:r>
      <w:r w:rsidR="000E4D15" w:rsidRPr="00A76C25">
        <w:tab/>
      </w:r>
      <w:r w:rsidRPr="004B0CFE">
        <w:rPr>
          <w:rFonts w:cs="Times New Roman"/>
        </w:rPr>
        <w:t xml:space="preserve"> </w:t>
      </w:r>
      <w:r w:rsidRPr="004B0CFE">
        <w:t>Primary alcohols and aldehydes can be oxidised to form carboxylic acids. Secondary</w:t>
      </w:r>
      <w:r>
        <w:t xml:space="preserve"> </w:t>
      </w:r>
      <w:r w:rsidRPr="004B0CFE">
        <w:t>alcohols such as III are oxidised to ketones.</w:t>
      </w:r>
    </w:p>
    <w:p w14:paraId="4106BFE6" w14:textId="3DABEAB8" w:rsidR="00024D08" w:rsidRPr="000E4D15" w:rsidRDefault="00024D08" w:rsidP="000E4D15">
      <w:pPr>
        <w:pStyle w:val="PBodytextfullout"/>
        <w:rPr>
          <w:rStyle w:val="Pboldasis"/>
        </w:rPr>
      </w:pPr>
      <w:r w:rsidRPr="000E4D15">
        <w:rPr>
          <w:rStyle w:val="Pboldasis"/>
        </w:rPr>
        <w:t>Question 3</w:t>
      </w:r>
    </w:p>
    <w:p w14:paraId="1A611375" w14:textId="084BC7F8" w:rsidR="000E4D15" w:rsidRPr="00A76C25" w:rsidRDefault="00024D08" w:rsidP="000E4D15">
      <w:pPr>
        <w:pStyle w:val="PQuestion1"/>
      </w:pPr>
      <w:r w:rsidRPr="00A76C25">
        <w:rPr>
          <w:rStyle w:val="Pboldasis"/>
        </w:rPr>
        <w:t xml:space="preserve">D </w:t>
      </w:r>
      <w:r w:rsidR="000E4D15">
        <w:rPr>
          <w:rFonts w:cs="Times New Roman"/>
        </w:rPr>
        <w:tab/>
      </w:r>
      <w:r w:rsidR="00A76C25">
        <w:t xml:space="preserve">The </w:t>
      </w:r>
      <w:proofErr w:type="spellStart"/>
      <w:r w:rsidR="00A76C25">
        <w:t>H</w:t>
      </w:r>
      <w:r w:rsidRPr="00024D08">
        <w:t>Br</w:t>
      </w:r>
      <w:proofErr w:type="spellEnd"/>
      <w:r w:rsidRPr="00024D08">
        <w:t xml:space="preserve"> will add across the double bond present in the middle of the molecule. The double bond breaks and, in this reaction, the Br bonds with C number 2 and the H bonds with C </w:t>
      </w:r>
      <w:r w:rsidRPr="00024D08">
        <w:rPr>
          <w:rFonts w:cs="Times New Roman"/>
        </w:rPr>
        <w:t>number 3.</w:t>
      </w:r>
    </w:p>
    <w:p w14:paraId="48A949FE" w14:textId="686F8C2A" w:rsidR="0099756E" w:rsidRPr="000E4D15" w:rsidRDefault="0099756E" w:rsidP="000E4D15">
      <w:pPr>
        <w:pStyle w:val="PBodytextfullout"/>
        <w:rPr>
          <w:rStyle w:val="Pboldasis"/>
        </w:rPr>
      </w:pPr>
      <w:r w:rsidRPr="000E4D15">
        <w:rPr>
          <w:rStyle w:val="Pboldasis"/>
        </w:rPr>
        <w:t>Question 4</w:t>
      </w:r>
    </w:p>
    <w:p w14:paraId="01D835B8" w14:textId="5E431C64" w:rsidR="000E4D15" w:rsidRDefault="007B1EDD" w:rsidP="000E4D15">
      <w:pPr>
        <w:pStyle w:val="PQuestion1"/>
      </w:pPr>
      <w:r w:rsidRPr="00A76C25">
        <w:rPr>
          <w:rStyle w:val="Pboldasis"/>
        </w:rPr>
        <w:t>B</w:t>
      </w:r>
      <w:r w:rsidR="000E4D15">
        <w:tab/>
      </w:r>
      <w:r w:rsidRPr="007B1EDD">
        <w:t>A carboxylic acid, an amine, an amide, and an alcohol</w:t>
      </w:r>
    </w:p>
    <w:p w14:paraId="2AEE1D1F" w14:textId="19342E12" w:rsidR="002D1026" w:rsidRPr="00A76C25" w:rsidRDefault="002D1026" w:rsidP="00A76C25">
      <w:pPr>
        <w:pStyle w:val="PBodytextfullout"/>
        <w:rPr>
          <w:rStyle w:val="Pboldasis"/>
        </w:rPr>
      </w:pPr>
      <w:r w:rsidRPr="00A76C25">
        <w:rPr>
          <w:rStyle w:val="Pboldasis"/>
        </w:rPr>
        <w:t>Question 5</w:t>
      </w:r>
    </w:p>
    <w:p w14:paraId="64383C24" w14:textId="291B2C2B" w:rsidR="008047AB" w:rsidRDefault="00976301" w:rsidP="000E4D15">
      <w:pPr>
        <w:pStyle w:val="PQuestion1"/>
      </w:pPr>
      <w:r w:rsidRPr="00A76C25">
        <w:rPr>
          <w:rStyle w:val="Pboldasis"/>
        </w:rPr>
        <w:t xml:space="preserve">B </w:t>
      </w:r>
      <w:r w:rsidR="000E4D15">
        <w:rPr>
          <w:rFonts w:cs="Times New Roman"/>
        </w:rPr>
        <w:tab/>
      </w:r>
      <w:r w:rsidRPr="00976301">
        <w:t>The acid is as follows.</w:t>
      </w:r>
    </w:p>
    <w:p w14:paraId="1E26954A" w14:textId="15EB2725" w:rsidR="00932E40" w:rsidRPr="00976301" w:rsidRDefault="00932E40" w:rsidP="00932E40">
      <w:pPr>
        <w:pStyle w:val="PQuestion1"/>
        <w:spacing w:line="276" w:lineRule="auto"/>
      </w:pPr>
      <w:r>
        <w:rPr>
          <w:rStyle w:val="Pboldasis"/>
        </w:rPr>
        <w:t xml:space="preserve"> </w:t>
      </w:r>
      <w:r>
        <w:rPr>
          <w:rStyle w:val="Pboldasis"/>
        </w:rPr>
        <w:tab/>
      </w:r>
      <w:r>
        <w:rPr>
          <w:b/>
          <w:noProof/>
          <w:lang w:val="en-US" w:eastAsia="en-US"/>
        </w:rPr>
        <w:drawing>
          <wp:inline distT="0" distB="0" distL="0" distR="0" wp14:anchorId="22AB18E6" wp14:editId="2922C454">
            <wp:extent cx="2952115" cy="1417014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488" cy="141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D1D3" w14:textId="5A06AD6B" w:rsidR="000E4D15" w:rsidRDefault="000E4D15" w:rsidP="000E4D15">
      <w:pPr>
        <w:pStyle w:val="PQuestion1"/>
      </w:pPr>
      <w:r>
        <w:tab/>
        <w:t>It has three</w:t>
      </w:r>
      <w:r w:rsidR="00976301" w:rsidRPr="00976301">
        <w:t xml:space="preserve"> carbon atoms, so it is </w:t>
      </w:r>
      <w:proofErr w:type="spellStart"/>
      <w:r w:rsidR="00976301" w:rsidRPr="00976301">
        <w:t>propanoic</w:t>
      </w:r>
      <w:proofErr w:type="spellEnd"/>
      <w:r w:rsidR="00976301" w:rsidRPr="00976301">
        <w:t xml:space="preserve"> acid. The alcohol is CH</w:t>
      </w:r>
      <w:r w:rsidR="00976301" w:rsidRPr="00661370">
        <w:rPr>
          <w:rStyle w:val="Psubscriptasis"/>
        </w:rPr>
        <w:t>3</w:t>
      </w:r>
      <w:r w:rsidR="00976301" w:rsidRPr="00976301">
        <w:t>CH</w:t>
      </w:r>
      <w:r w:rsidR="00976301" w:rsidRPr="00661370">
        <w:rPr>
          <w:rStyle w:val="Psubscriptasis"/>
        </w:rPr>
        <w:t>2</w:t>
      </w:r>
      <w:r w:rsidR="00A76C25">
        <w:t>OH. It has two</w:t>
      </w:r>
      <w:r w:rsidR="00976301" w:rsidRPr="00976301">
        <w:t xml:space="preserve"> carbon atoms so it is ethanol.</w:t>
      </w:r>
    </w:p>
    <w:p w14:paraId="08A2EB05" w14:textId="67D4743A" w:rsidR="00837D08" w:rsidRPr="000E4D15" w:rsidRDefault="00837D08" w:rsidP="000E4D15">
      <w:pPr>
        <w:pStyle w:val="PBodytextfullout"/>
        <w:rPr>
          <w:rStyle w:val="Pboldasis"/>
        </w:rPr>
      </w:pPr>
      <w:r w:rsidRPr="000E4D15">
        <w:rPr>
          <w:rStyle w:val="Pboldasis"/>
        </w:rPr>
        <w:t>Question 6</w:t>
      </w:r>
    </w:p>
    <w:p w14:paraId="5B3A0472" w14:textId="4FA51FBA" w:rsidR="00976301" w:rsidRPr="00837D08" w:rsidRDefault="00837D08" w:rsidP="000E4D15">
      <w:pPr>
        <w:pStyle w:val="PQuestion1"/>
      </w:pPr>
      <w:r w:rsidRPr="00A76C25">
        <w:rPr>
          <w:rStyle w:val="Pboldasis"/>
        </w:rPr>
        <w:t>B</w:t>
      </w:r>
      <w:r w:rsidR="000E4D15" w:rsidRPr="00A76C25">
        <w:tab/>
      </w:r>
      <w:r w:rsidRPr="00837D08">
        <w:t>I and III</w:t>
      </w:r>
    </w:p>
    <w:p w14:paraId="3F814E34" w14:textId="1999859D" w:rsidR="002A0B02" w:rsidRPr="000E4D15" w:rsidRDefault="002A0B02" w:rsidP="000E4D15">
      <w:pPr>
        <w:pStyle w:val="PBodytextfullout"/>
        <w:rPr>
          <w:rStyle w:val="Pboldasis"/>
        </w:rPr>
      </w:pPr>
      <w:r w:rsidRPr="000E4D15">
        <w:rPr>
          <w:rStyle w:val="Pboldasis"/>
        </w:rPr>
        <w:t xml:space="preserve">End of section </w:t>
      </w:r>
      <w:r w:rsidR="00A76C25">
        <w:rPr>
          <w:rStyle w:val="Pboldasis"/>
        </w:rPr>
        <w:t>1</w:t>
      </w:r>
    </w:p>
    <w:p w14:paraId="0BB4617F" w14:textId="77777777" w:rsidR="000E4D15" w:rsidRDefault="000E4D15">
      <w:pPr>
        <w:rPr>
          <w:rFonts w:ascii="Myriad Pro" w:hAnsi="Myriad Pro"/>
          <w:lang w:val="en-AU"/>
        </w:rPr>
      </w:pPr>
      <w:r>
        <w:rPr>
          <w:rFonts w:ascii="Myriad Pro" w:hAnsi="Myriad Pro"/>
          <w:lang w:val="en-AU"/>
        </w:rPr>
        <w:br w:type="page"/>
      </w:r>
    </w:p>
    <w:p w14:paraId="12362ED9" w14:textId="1AA14473" w:rsidR="00A40683" w:rsidRDefault="00A95FB5" w:rsidP="00CA6A33">
      <w:pPr>
        <w:pStyle w:val="PCaHead"/>
      </w:pPr>
      <w:r w:rsidRPr="008047AB">
        <w:lastRenderedPageBreak/>
        <w:t xml:space="preserve">Section </w:t>
      </w:r>
      <w:r w:rsidR="00F821DD">
        <w:t>2</w:t>
      </w:r>
      <w:r w:rsidRPr="008047AB">
        <w:t xml:space="preserve">: </w:t>
      </w:r>
      <w:r w:rsidRPr="00CA6A33">
        <w:rPr>
          <w:color w:val="auto"/>
        </w:rPr>
        <w:t xml:space="preserve">Short </w:t>
      </w:r>
      <w:r w:rsidR="0074617D" w:rsidRPr="00CA6A33">
        <w:rPr>
          <w:color w:val="auto"/>
        </w:rPr>
        <w:t>a</w:t>
      </w:r>
      <w:r w:rsidRPr="00CA6A33">
        <w:rPr>
          <w:color w:val="auto"/>
        </w:rPr>
        <w:t>nswer</w:t>
      </w:r>
      <w:r w:rsidR="009F5CCB" w:rsidRPr="00CA6A33">
        <w:rPr>
          <w:color w:val="auto"/>
        </w:rPr>
        <w:tab/>
      </w:r>
      <w:r w:rsidR="000E4D15" w:rsidRPr="00CA6A33">
        <w:rPr>
          <w:color w:val="auto"/>
        </w:rPr>
        <w:t xml:space="preserve"> </w:t>
      </w:r>
      <w:r w:rsidR="009F5CCB" w:rsidRPr="00CA6A33">
        <w:rPr>
          <w:color w:val="auto"/>
        </w:rPr>
        <w:t>(14 marks)</w:t>
      </w:r>
    </w:p>
    <w:p w14:paraId="43AFF6ED" w14:textId="11CD3D70" w:rsidR="00A40683" w:rsidRPr="000E4D15" w:rsidRDefault="000E4D15" w:rsidP="000E4D15">
      <w:pPr>
        <w:pStyle w:val="PBodytextfullout"/>
        <w:rPr>
          <w:rStyle w:val="Pboldasis"/>
        </w:rPr>
      </w:pPr>
      <w:r>
        <w:rPr>
          <w:rStyle w:val="Pboldasis"/>
        </w:rPr>
        <w:t>* In</w:t>
      </w:r>
      <w:r w:rsidR="00A40683" w:rsidRPr="000E4D15">
        <w:rPr>
          <w:rStyle w:val="Pboldasis"/>
        </w:rPr>
        <w:t>dicates 1 mark</w:t>
      </w:r>
    </w:p>
    <w:p w14:paraId="59584A53" w14:textId="5AE01117" w:rsidR="008047AB" w:rsidRPr="000E4D15" w:rsidRDefault="00DF46FE" w:rsidP="000E4D15">
      <w:pPr>
        <w:pStyle w:val="PBodytextfullout"/>
        <w:rPr>
          <w:b/>
        </w:rPr>
      </w:pPr>
      <w:r w:rsidRPr="000E4D15">
        <w:rPr>
          <w:rStyle w:val="Pboldasis"/>
        </w:rPr>
        <w:t>Question 7</w:t>
      </w:r>
      <w:r w:rsidR="000E4D15" w:rsidRPr="000E4D15">
        <w:rPr>
          <w:rStyle w:val="Pboldasis"/>
        </w:rPr>
        <w:tab/>
      </w:r>
      <w:r w:rsidR="00867C50" w:rsidRPr="000E4D15">
        <w:rPr>
          <w:rStyle w:val="Pboldasis"/>
        </w:rPr>
        <w:t>(6 marks)</w:t>
      </w:r>
    </w:p>
    <w:tbl>
      <w:tblPr>
        <w:tblStyle w:val="TableGrid"/>
        <w:tblW w:w="10598" w:type="dxa"/>
        <w:tblLayout w:type="fixed"/>
        <w:tblLook w:val="04A0" w:firstRow="1" w:lastRow="0" w:firstColumn="1" w:lastColumn="0" w:noHBand="0" w:noVBand="1"/>
      </w:tblPr>
      <w:tblGrid>
        <w:gridCol w:w="404"/>
        <w:gridCol w:w="2681"/>
        <w:gridCol w:w="3655"/>
        <w:gridCol w:w="3858"/>
      </w:tblGrid>
      <w:tr w:rsidR="005D4D36" w14:paraId="40640E94" w14:textId="77777777" w:rsidTr="001B4DAE">
        <w:tc>
          <w:tcPr>
            <w:tcW w:w="404" w:type="dxa"/>
            <w:tcBorders>
              <w:top w:val="nil"/>
              <w:left w:val="nil"/>
            </w:tcBorders>
            <w:vAlign w:val="center"/>
          </w:tcPr>
          <w:p w14:paraId="2B283E93" w14:textId="77777777" w:rsidR="008047AB" w:rsidRDefault="008047AB" w:rsidP="000E4D15">
            <w:pPr>
              <w:pStyle w:val="PTableHead"/>
            </w:pPr>
          </w:p>
        </w:tc>
        <w:tc>
          <w:tcPr>
            <w:tcW w:w="2681" w:type="dxa"/>
            <w:shd w:val="clear" w:color="auto" w:fill="F2F2F2" w:themeFill="background1" w:themeFillShade="F2"/>
            <w:vAlign w:val="center"/>
          </w:tcPr>
          <w:p w14:paraId="41F560DF" w14:textId="77777777" w:rsidR="008047AB" w:rsidRPr="00DF46FE" w:rsidRDefault="008047AB" w:rsidP="000E4D15">
            <w:pPr>
              <w:pStyle w:val="PTableHead"/>
            </w:pPr>
            <w:r w:rsidRPr="00DF46FE">
              <w:t>Reaction</w:t>
            </w:r>
          </w:p>
        </w:tc>
        <w:tc>
          <w:tcPr>
            <w:tcW w:w="3655" w:type="dxa"/>
            <w:shd w:val="clear" w:color="auto" w:fill="F2F2F2" w:themeFill="background1" w:themeFillShade="F2"/>
            <w:vAlign w:val="center"/>
          </w:tcPr>
          <w:p w14:paraId="7D92322F" w14:textId="50F322A3" w:rsidR="008047AB" w:rsidRPr="00DF46FE" w:rsidRDefault="000E4D15" w:rsidP="000E4D15">
            <w:pPr>
              <w:pStyle w:val="PTableHead"/>
            </w:pPr>
            <w:r>
              <w:t>Structural f</w:t>
            </w:r>
            <w:r w:rsidR="008047AB" w:rsidRPr="00DF46FE">
              <w:t>ormula of the main organic product(s)</w:t>
            </w:r>
          </w:p>
        </w:tc>
        <w:tc>
          <w:tcPr>
            <w:tcW w:w="3858" w:type="dxa"/>
            <w:shd w:val="clear" w:color="auto" w:fill="F2F2F2" w:themeFill="background1" w:themeFillShade="F2"/>
            <w:vAlign w:val="center"/>
          </w:tcPr>
          <w:p w14:paraId="6C9C39D8" w14:textId="77777777" w:rsidR="008047AB" w:rsidRPr="00DF46FE" w:rsidRDefault="008047AB" w:rsidP="000E4D15">
            <w:pPr>
              <w:pStyle w:val="PTableHead"/>
            </w:pPr>
            <w:r w:rsidRPr="00DF46FE">
              <w:t>Name of the main organic product(s)</w:t>
            </w:r>
          </w:p>
        </w:tc>
      </w:tr>
      <w:tr w:rsidR="005D4D36" w14:paraId="7A989377" w14:textId="77777777" w:rsidTr="00473A95">
        <w:trPr>
          <w:trHeight w:val="898"/>
        </w:trPr>
        <w:tc>
          <w:tcPr>
            <w:tcW w:w="404" w:type="dxa"/>
            <w:vAlign w:val="center"/>
          </w:tcPr>
          <w:p w14:paraId="59900806" w14:textId="6A4FB2B8" w:rsidR="008047AB" w:rsidRPr="00DF46FE" w:rsidRDefault="008047AB" w:rsidP="00DF46FE">
            <w:pPr>
              <w:jc w:val="center"/>
              <w:rPr>
                <w:rFonts w:ascii="Myriad Pro" w:hAnsi="Myriad Pro"/>
                <w:b/>
                <w:sz w:val="22"/>
                <w:szCs w:val="22"/>
                <w:lang w:val="en-AU"/>
              </w:rPr>
            </w:pPr>
            <w:r w:rsidRPr="00DF46FE">
              <w:rPr>
                <w:rFonts w:ascii="Myriad Pro" w:hAnsi="Myriad Pro"/>
                <w:b/>
                <w:sz w:val="22"/>
                <w:szCs w:val="22"/>
                <w:lang w:val="en-AU"/>
              </w:rPr>
              <w:t>a</w:t>
            </w:r>
          </w:p>
        </w:tc>
        <w:tc>
          <w:tcPr>
            <w:tcW w:w="2681" w:type="dxa"/>
            <w:vAlign w:val="center"/>
          </w:tcPr>
          <w:p w14:paraId="0590BA3B" w14:textId="77777777" w:rsidR="008047AB" w:rsidRPr="008E75B8" w:rsidRDefault="008047AB" w:rsidP="000E4D15">
            <w:pPr>
              <w:pStyle w:val="PTableBody"/>
            </w:pPr>
            <w:r>
              <w:t>Excess acidified potassium dichromate is added to propan-2-ol</w:t>
            </w:r>
          </w:p>
        </w:tc>
        <w:tc>
          <w:tcPr>
            <w:tcW w:w="3655" w:type="dxa"/>
            <w:vAlign w:val="center"/>
          </w:tcPr>
          <w:p w14:paraId="2C1D6EA5" w14:textId="0A138D19" w:rsidR="00C66FBD" w:rsidRDefault="00C66FBD" w:rsidP="00BB7953">
            <w:pPr>
              <w:pStyle w:val="PDesignNote"/>
              <w:rPr>
                <w:rFonts w:ascii="Myriad Pro" w:hAnsi="Myriad Pro"/>
                <w:szCs w:val="22"/>
                <w:lang w:val="en-AU"/>
              </w:rPr>
            </w:pPr>
            <w:r>
              <w:rPr>
                <w:rFonts w:ascii="Myriad Pro" w:hAnsi="Myriad Pro"/>
                <w:noProof/>
                <w:szCs w:val="22"/>
                <w:lang w:val="en-US" w:eastAsia="en-US"/>
              </w:rPr>
              <w:drawing>
                <wp:inline distT="0" distB="0" distL="0" distR="0" wp14:anchorId="3C47E007" wp14:editId="55817DF9">
                  <wp:extent cx="1931882" cy="102622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859" cy="1026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dxa"/>
            <w:vAlign w:val="center"/>
          </w:tcPr>
          <w:p w14:paraId="002A8763" w14:textId="7948C74E" w:rsidR="008047AB" w:rsidRDefault="00A3619C" w:rsidP="00F821DD">
            <w:pPr>
              <w:pStyle w:val="PTableBody"/>
              <w:tabs>
                <w:tab w:val="left" w:pos="2616"/>
              </w:tabs>
            </w:pPr>
            <w:r>
              <w:t>p</w:t>
            </w:r>
            <w:r w:rsidR="00556727" w:rsidRPr="00A02274">
              <w:t>ropanone</w:t>
            </w:r>
            <w:r>
              <w:t xml:space="preserve"> </w:t>
            </w:r>
            <w:r w:rsidR="00F821DD" w:rsidRPr="000E4D15">
              <w:rPr>
                <w:rStyle w:val="Pboldasis"/>
              </w:rPr>
              <w:tab/>
            </w:r>
            <w:r w:rsidR="00F821DD">
              <w:t xml:space="preserve"> </w:t>
            </w:r>
            <w:r>
              <w:t>(2 marks)</w:t>
            </w:r>
          </w:p>
        </w:tc>
      </w:tr>
      <w:tr w:rsidR="005D4D36" w14:paraId="69453598" w14:textId="77777777" w:rsidTr="00473A95">
        <w:tc>
          <w:tcPr>
            <w:tcW w:w="404" w:type="dxa"/>
            <w:vAlign w:val="center"/>
          </w:tcPr>
          <w:p w14:paraId="4A5E2668" w14:textId="13C8ED83" w:rsidR="008047AB" w:rsidRPr="00DF46FE" w:rsidRDefault="00A80B73" w:rsidP="00DF46FE">
            <w:pPr>
              <w:jc w:val="center"/>
              <w:rPr>
                <w:rFonts w:ascii="Myriad Pro" w:hAnsi="Myriad Pro"/>
                <w:b/>
                <w:sz w:val="22"/>
                <w:szCs w:val="22"/>
                <w:lang w:val="en-AU"/>
              </w:rPr>
            </w:pPr>
            <w:r>
              <w:rPr>
                <w:rFonts w:ascii="Myriad Pro" w:hAnsi="Myriad Pro"/>
                <w:b/>
                <w:sz w:val="22"/>
                <w:szCs w:val="22"/>
                <w:lang w:val="en-AU"/>
              </w:rPr>
              <w:t xml:space="preserve"> </w:t>
            </w:r>
            <w:r w:rsidR="008047AB" w:rsidRPr="00DF46FE">
              <w:rPr>
                <w:rFonts w:ascii="Myriad Pro" w:hAnsi="Myriad Pro"/>
                <w:b/>
                <w:sz w:val="22"/>
                <w:szCs w:val="22"/>
                <w:lang w:val="en-AU"/>
              </w:rPr>
              <w:t>b</w:t>
            </w:r>
          </w:p>
        </w:tc>
        <w:tc>
          <w:tcPr>
            <w:tcW w:w="2681" w:type="dxa"/>
            <w:vAlign w:val="center"/>
          </w:tcPr>
          <w:p w14:paraId="18F4347B" w14:textId="77777777" w:rsidR="008047AB" w:rsidRDefault="008047AB" w:rsidP="000E4D15">
            <w:pPr>
              <w:pStyle w:val="PTableBody"/>
            </w:pPr>
            <w:r>
              <w:t xml:space="preserve">Bromine water is added to </w:t>
            </w:r>
            <w:r w:rsidRPr="00F821DD">
              <w:rPr>
                <w:rStyle w:val="Pitalicasis"/>
              </w:rPr>
              <w:t>cis</w:t>
            </w:r>
            <w:r>
              <w:t>-but-2-ene</w:t>
            </w:r>
          </w:p>
        </w:tc>
        <w:tc>
          <w:tcPr>
            <w:tcW w:w="3655" w:type="dxa"/>
            <w:vAlign w:val="center"/>
          </w:tcPr>
          <w:p w14:paraId="4B4DC03A" w14:textId="270290E2" w:rsidR="008047AB" w:rsidRPr="00473A95" w:rsidRDefault="00473A95" w:rsidP="00BB7953">
            <w:pPr>
              <w:pStyle w:val="PDesignNote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C3408BD" wp14:editId="4D6B4352">
                  <wp:extent cx="1791962" cy="1413933"/>
                  <wp:effectExtent l="0" t="0" r="1206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962" cy="1413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8" w:type="dxa"/>
            <w:vAlign w:val="center"/>
          </w:tcPr>
          <w:p w14:paraId="00D43D6D" w14:textId="08A24D67" w:rsidR="008047AB" w:rsidRDefault="00556727" w:rsidP="00F821DD">
            <w:pPr>
              <w:pStyle w:val="PTableBody"/>
              <w:tabs>
                <w:tab w:val="left" w:pos="2616"/>
              </w:tabs>
            </w:pPr>
            <w:r w:rsidRPr="00A02274">
              <w:t>2,3-dibromobutane</w:t>
            </w:r>
            <w:r w:rsidR="00A3619C">
              <w:t xml:space="preserve"> </w:t>
            </w:r>
            <w:r w:rsidR="00F821DD" w:rsidRPr="000E4D15">
              <w:rPr>
                <w:rStyle w:val="Pboldasis"/>
              </w:rPr>
              <w:tab/>
            </w:r>
            <w:r w:rsidR="00F821DD">
              <w:t xml:space="preserve"> </w:t>
            </w:r>
            <w:r w:rsidR="00A3619C">
              <w:t>(2 marks)</w:t>
            </w:r>
          </w:p>
        </w:tc>
      </w:tr>
      <w:tr w:rsidR="008047AB" w14:paraId="608A8752" w14:textId="77777777" w:rsidTr="004265EA">
        <w:trPr>
          <w:trHeight w:val="2182"/>
        </w:trPr>
        <w:tc>
          <w:tcPr>
            <w:tcW w:w="404" w:type="dxa"/>
            <w:vAlign w:val="center"/>
          </w:tcPr>
          <w:p w14:paraId="1F25EE80" w14:textId="300E6301" w:rsidR="008047AB" w:rsidRPr="00DF46FE" w:rsidRDefault="00DF46FE" w:rsidP="002D1026">
            <w:pPr>
              <w:jc w:val="center"/>
              <w:rPr>
                <w:rFonts w:ascii="Myriad Pro" w:hAnsi="Myriad Pro"/>
                <w:b/>
                <w:sz w:val="22"/>
                <w:szCs w:val="22"/>
                <w:lang w:val="en-AU"/>
              </w:rPr>
            </w:pPr>
            <w:r w:rsidRPr="00DF46FE">
              <w:rPr>
                <w:rFonts w:ascii="Myriad Pro" w:hAnsi="Myriad Pro"/>
                <w:b/>
                <w:sz w:val="22"/>
                <w:szCs w:val="22"/>
                <w:lang w:val="en-AU"/>
              </w:rPr>
              <w:t>c</w:t>
            </w:r>
          </w:p>
        </w:tc>
        <w:tc>
          <w:tcPr>
            <w:tcW w:w="2681" w:type="dxa"/>
            <w:vAlign w:val="center"/>
          </w:tcPr>
          <w:p w14:paraId="5283AABF" w14:textId="492E9D45" w:rsidR="000E4D15" w:rsidRDefault="008047AB" w:rsidP="000E4D15">
            <w:pPr>
              <w:pStyle w:val="PTableBody"/>
            </w:pPr>
            <w:proofErr w:type="spellStart"/>
            <w:r>
              <w:t>Chloroethene</w:t>
            </w:r>
            <w:proofErr w:type="spellEnd"/>
            <w:r>
              <w:t xml:space="preserve"> forms an addition polymer. Draw a section of the polymer containing </w:t>
            </w:r>
            <w:r w:rsidR="00F821DD">
              <w:t>three</w:t>
            </w:r>
            <w:r>
              <w:t xml:space="preserve"> monomer units</w:t>
            </w:r>
          </w:p>
          <w:p w14:paraId="1C74A8D4" w14:textId="1E535779" w:rsidR="008047AB" w:rsidRPr="006A584D" w:rsidRDefault="000E4D15" w:rsidP="00F821DD">
            <w:pPr>
              <w:pStyle w:val="PTableBody"/>
            </w:pPr>
            <w:r>
              <w:t>Note:</w:t>
            </w:r>
            <w:r w:rsidR="008047AB" w:rsidRPr="006A584D">
              <w:t xml:space="preserve"> </w:t>
            </w:r>
            <w:r w:rsidR="00F821DD">
              <w:t>n</w:t>
            </w:r>
            <w:r w:rsidR="008047AB" w:rsidRPr="006A584D">
              <w:t>o name is required</w:t>
            </w:r>
            <w:r>
              <w:t>.</w:t>
            </w:r>
          </w:p>
        </w:tc>
        <w:tc>
          <w:tcPr>
            <w:tcW w:w="7513" w:type="dxa"/>
            <w:gridSpan w:val="2"/>
            <w:vAlign w:val="center"/>
          </w:tcPr>
          <w:p w14:paraId="68109E01" w14:textId="13D4AB76" w:rsidR="008047AB" w:rsidRPr="004265EA" w:rsidRDefault="004265EA" w:rsidP="004265EA">
            <w:pPr>
              <w:pStyle w:val="PTableBody"/>
              <w:tabs>
                <w:tab w:val="left" w:pos="6271"/>
              </w:tabs>
            </w:pPr>
            <w:r>
              <w:rPr>
                <w:rFonts w:eastAsia="MS Mincho" w:cs="MinionPro-Regular"/>
                <w:b/>
                <w:noProof/>
                <w:color w:val="FF00FF"/>
                <w:szCs w:val="24"/>
                <w:lang w:val="en-US" w:eastAsia="en-US"/>
              </w:rPr>
              <w:drawing>
                <wp:inline distT="0" distB="0" distL="0" distR="0" wp14:anchorId="0EA08BFB" wp14:editId="67528FB0">
                  <wp:extent cx="3260601" cy="11303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0601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619C">
              <w:rPr>
                <w:b/>
                <w:color w:val="FF00FF"/>
              </w:rPr>
              <w:t xml:space="preserve"> </w:t>
            </w:r>
            <w:r w:rsidR="0093451B" w:rsidRPr="000E4D15">
              <w:rPr>
                <w:rStyle w:val="Pboldasis"/>
              </w:rPr>
              <w:tab/>
            </w:r>
            <w:r w:rsidR="0093451B" w:rsidRPr="00A3619C">
              <w:t xml:space="preserve"> </w:t>
            </w:r>
            <w:r w:rsidR="00A3619C" w:rsidRPr="00A3619C">
              <w:t>(2 marks)</w:t>
            </w:r>
          </w:p>
        </w:tc>
      </w:tr>
    </w:tbl>
    <w:p w14:paraId="468E6830" w14:textId="479C9403" w:rsidR="000E4D15" w:rsidRDefault="000E4D15" w:rsidP="008047AB">
      <w:pPr>
        <w:pStyle w:val="ListParagraph"/>
        <w:ind w:firstLine="720"/>
        <w:rPr>
          <w:rFonts w:ascii="Myriad Pro" w:hAnsi="Myriad Pro"/>
          <w:sz w:val="22"/>
          <w:szCs w:val="22"/>
          <w:lang w:val="en-AU"/>
        </w:rPr>
      </w:pPr>
    </w:p>
    <w:p w14:paraId="70CBD663" w14:textId="77777777" w:rsidR="004265EA" w:rsidRDefault="004265EA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0A098E72" w14:textId="63CAA940" w:rsidR="000E4D15" w:rsidRPr="00BB7953" w:rsidRDefault="001E4687" w:rsidP="00BB7953">
      <w:pPr>
        <w:pStyle w:val="PBodytextfullout"/>
        <w:rPr>
          <w:rStyle w:val="Pboldasis"/>
        </w:rPr>
      </w:pPr>
      <w:r w:rsidRPr="00BB7953">
        <w:rPr>
          <w:rStyle w:val="Pboldasis"/>
        </w:rPr>
        <w:lastRenderedPageBreak/>
        <w:t>Question 8</w:t>
      </w:r>
      <w:r w:rsidR="000E4D15" w:rsidRPr="00BB7953">
        <w:rPr>
          <w:rStyle w:val="Pboldasis"/>
        </w:rPr>
        <w:tab/>
      </w:r>
      <w:r w:rsidRPr="00BB7953">
        <w:rPr>
          <w:rStyle w:val="Pboldasis"/>
        </w:rPr>
        <w:t>(6 marks)</w:t>
      </w:r>
    </w:p>
    <w:p w14:paraId="7E5CEE27" w14:textId="444FA3B4" w:rsidR="00053A40" w:rsidRPr="00640A2C" w:rsidRDefault="0097413F" w:rsidP="00AE68EA">
      <w:pPr>
        <w:pStyle w:val="PQuestion1"/>
        <w:tabs>
          <w:tab w:val="left" w:pos="9356"/>
        </w:tabs>
        <w:rPr>
          <w:b/>
        </w:rPr>
      </w:pPr>
      <w:proofErr w:type="gramStart"/>
      <w:r w:rsidRPr="00BB7953">
        <w:rPr>
          <w:rStyle w:val="Pboldasis"/>
        </w:rPr>
        <w:t>a</w:t>
      </w:r>
      <w:proofErr w:type="gramEnd"/>
      <w:r w:rsidR="000E4D15" w:rsidRPr="00BB7953">
        <w:rPr>
          <w:rStyle w:val="Pboldasis"/>
        </w:rPr>
        <w:tab/>
      </w:r>
      <w:r w:rsidR="00BB7953" w:rsidRPr="00BB7953">
        <w:tab/>
      </w:r>
      <w:r w:rsidRPr="0097413F">
        <w:t>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DF4BF8" w:rsidRPr="00DF4BF8" w14:paraId="18C421FC" w14:textId="77777777" w:rsidTr="004265EA">
        <w:tc>
          <w:tcPr>
            <w:tcW w:w="4505" w:type="dxa"/>
            <w:tcBorders>
              <w:bottom w:val="nil"/>
            </w:tcBorders>
          </w:tcPr>
          <w:p w14:paraId="559886B8" w14:textId="77777777" w:rsidR="00053A40" w:rsidRDefault="00053A40" w:rsidP="00053A40">
            <w:pPr>
              <w:jc w:val="center"/>
              <w:rPr>
                <w:rFonts w:ascii="Myriad Pro" w:hAnsi="Myriad Pro"/>
                <w:b/>
                <w:color w:val="000000" w:themeColor="text1"/>
                <w:lang w:val="en-AU"/>
              </w:rPr>
            </w:pPr>
            <w:r w:rsidRPr="00DF4BF8">
              <w:rPr>
                <w:rFonts w:ascii="Myriad Pro" w:hAnsi="Myriad Pro"/>
                <w:b/>
                <w:color w:val="000000" w:themeColor="text1"/>
                <w:lang w:val="en-AU"/>
              </w:rPr>
              <w:t>Product A</w:t>
            </w:r>
          </w:p>
          <w:p w14:paraId="03298E1E" w14:textId="19FE7A44" w:rsidR="001B4DAE" w:rsidRPr="00DF4BF8" w:rsidRDefault="001B4DAE" w:rsidP="00053A40">
            <w:pPr>
              <w:jc w:val="center"/>
              <w:rPr>
                <w:rFonts w:ascii="Myriad Pro" w:hAnsi="Myriad Pro"/>
                <w:b/>
                <w:color w:val="000000" w:themeColor="text1"/>
                <w:lang w:val="en-AU"/>
              </w:rPr>
            </w:pPr>
          </w:p>
        </w:tc>
        <w:tc>
          <w:tcPr>
            <w:tcW w:w="4505" w:type="dxa"/>
            <w:tcBorders>
              <w:bottom w:val="nil"/>
            </w:tcBorders>
          </w:tcPr>
          <w:p w14:paraId="57752C97" w14:textId="77777777" w:rsidR="00053A40" w:rsidRDefault="00053A40" w:rsidP="00053A40">
            <w:pPr>
              <w:jc w:val="center"/>
              <w:rPr>
                <w:rFonts w:ascii="Myriad Pro" w:hAnsi="Myriad Pro"/>
                <w:b/>
                <w:color w:val="000000" w:themeColor="text1"/>
                <w:lang w:val="en-AU"/>
              </w:rPr>
            </w:pPr>
            <w:r w:rsidRPr="00DF4BF8">
              <w:rPr>
                <w:rFonts w:ascii="Myriad Pro" w:hAnsi="Myriad Pro"/>
                <w:b/>
                <w:color w:val="000000" w:themeColor="text1"/>
                <w:lang w:val="en-AU"/>
              </w:rPr>
              <w:t>Product B</w:t>
            </w:r>
          </w:p>
          <w:p w14:paraId="6C3DC53A" w14:textId="52A530C9" w:rsidR="001B4DAE" w:rsidRPr="00DF4BF8" w:rsidRDefault="001B4DAE" w:rsidP="00053A40">
            <w:pPr>
              <w:jc w:val="center"/>
              <w:rPr>
                <w:rFonts w:ascii="Myriad Pro" w:hAnsi="Myriad Pro"/>
                <w:b/>
                <w:color w:val="000000" w:themeColor="text1"/>
                <w:lang w:val="en-AU"/>
              </w:rPr>
            </w:pPr>
          </w:p>
        </w:tc>
      </w:tr>
      <w:tr w:rsidR="00DF4BF8" w:rsidRPr="00DF4BF8" w14:paraId="2CB795E7" w14:textId="77777777" w:rsidTr="004265EA">
        <w:trPr>
          <w:trHeight w:val="1988"/>
        </w:trPr>
        <w:tc>
          <w:tcPr>
            <w:tcW w:w="4505" w:type="dxa"/>
            <w:tcBorders>
              <w:top w:val="nil"/>
            </w:tcBorders>
          </w:tcPr>
          <w:p w14:paraId="375877EB" w14:textId="6AFDC3FE" w:rsidR="00640A2C" w:rsidRPr="00952751" w:rsidRDefault="00952751" w:rsidP="00BB7953">
            <w:pPr>
              <w:pStyle w:val="PDesignNote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97EC842" wp14:editId="2908ACEF">
                  <wp:extent cx="2621915" cy="1588049"/>
                  <wp:effectExtent l="0" t="0" r="0" b="1270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624" cy="1589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  <w:tcBorders>
              <w:top w:val="nil"/>
            </w:tcBorders>
          </w:tcPr>
          <w:p w14:paraId="57FD5520" w14:textId="1A5F643A" w:rsidR="00053A40" w:rsidRPr="00DF4BF8" w:rsidRDefault="00952751" w:rsidP="00952751">
            <w:pPr>
              <w:pStyle w:val="PDesignNote"/>
              <w:rPr>
                <w:rFonts w:ascii="Myriad Pro" w:hAnsi="Myriad Pro"/>
                <w:color w:val="000000" w:themeColor="text1"/>
                <w:lang w:val="en-AU"/>
              </w:rPr>
            </w:pPr>
            <w:r>
              <w:rPr>
                <w:rFonts w:ascii="Myriad Pro" w:hAnsi="Myriad Pro"/>
                <w:noProof/>
                <w:color w:val="000000" w:themeColor="text1"/>
                <w:lang w:val="en-US" w:eastAsia="en-US"/>
              </w:rPr>
              <w:drawing>
                <wp:inline distT="0" distB="0" distL="0" distR="0" wp14:anchorId="5ADF5C2F" wp14:editId="1F584F96">
                  <wp:extent cx="2508053" cy="1557867"/>
                  <wp:effectExtent l="0" t="0" r="698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169" cy="1558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4BF8">
              <w:rPr>
                <w:rFonts w:ascii="Myriad Pro" w:hAnsi="Myriad Pro"/>
                <w:color w:val="000000" w:themeColor="text1"/>
                <w:lang w:val="en-AU"/>
              </w:rPr>
              <w:t xml:space="preserve"> </w:t>
            </w:r>
          </w:p>
        </w:tc>
      </w:tr>
    </w:tbl>
    <w:p w14:paraId="0E79101A" w14:textId="1CE2D614" w:rsidR="006D5551" w:rsidRPr="00FA529C" w:rsidRDefault="00FA529C" w:rsidP="00A76C25">
      <w:pPr>
        <w:pStyle w:val="PQuestion1"/>
      </w:pPr>
      <w:proofErr w:type="gramStart"/>
      <w:r w:rsidRPr="00FA529C">
        <w:rPr>
          <w:b/>
        </w:rPr>
        <w:t>b</w:t>
      </w:r>
      <w:proofErr w:type="gramEnd"/>
      <w:r>
        <w:tab/>
      </w:r>
      <w:r w:rsidR="006D5551" w:rsidRPr="00FA529C">
        <w:t xml:space="preserve">Ethanol is able to form hydrogen bonds with water by virtue </w:t>
      </w:r>
      <w:r w:rsidR="00BB7953">
        <w:t>of the polar OH group, making it</w:t>
      </w:r>
      <w:r w:rsidR="006D5551" w:rsidRPr="00FA529C">
        <w:t xml:space="preserve"> highly soluble in water.</w:t>
      </w:r>
      <w:r>
        <w:t xml:space="preserve"> *</w:t>
      </w:r>
      <w:r w:rsidR="006D5551" w:rsidRPr="00FA529C">
        <w:t xml:space="preserve"> Similarly, ethanoic acid is able to form hydrogen bonds with w</w:t>
      </w:r>
      <w:r w:rsidR="00B2119D">
        <w:t>ater through both the C=O and O</w:t>
      </w:r>
      <w:r w:rsidR="006D5551" w:rsidRPr="00FA529C">
        <w:t>H groups, rendering it h</w:t>
      </w:r>
      <w:r w:rsidR="00A76C25">
        <w:t>ighly soluble in water as well.</w:t>
      </w:r>
      <w:r>
        <w:t>*</w:t>
      </w:r>
    </w:p>
    <w:p w14:paraId="7F2E2364" w14:textId="3E62287F" w:rsidR="000E4D15" w:rsidRDefault="00A76C25" w:rsidP="005B2999">
      <w:pPr>
        <w:pStyle w:val="PQuestion1"/>
        <w:tabs>
          <w:tab w:val="left" w:pos="9356"/>
        </w:tabs>
      </w:pPr>
      <w:r>
        <w:t xml:space="preserve"> </w:t>
      </w:r>
      <w:r>
        <w:tab/>
      </w:r>
      <w:r w:rsidR="006D5551" w:rsidRPr="00FA529C">
        <w:t>Ethyl ethanoate is less soluble in water. Although it is still able to form hydrogen bonds with water molecules through its C=O group, it is a much larger molecule than both ethanol and ethanoic acid.</w:t>
      </w:r>
      <w:r w:rsidR="001779AA" w:rsidRPr="00FA529C">
        <w:t xml:space="preserve"> The hydrocarbon chains on each end of the ester are only able to form dispersion forces with water molecules. </w:t>
      </w:r>
      <w:r w:rsidR="006D5551" w:rsidRPr="00FA529C">
        <w:t>This means that in order to dissolve</w:t>
      </w:r>
      <w:r w:rsidR="00BB7953">
        <w:t xml:space="preserve">, the large ester has to </w:t>
      </w:r>
      <w:r w:rsidR="001779AA" w:rsidRPr="00FA529C">
        <w:t>break a large</w:t>
      </w:r>
      <w:r w:rsidR="006D5551" w:rsidRPr="00FA529C">
        <w:t xml:space="preserve"> number of hydrogen bo</w:t>
      </w:r>
      <w:r w:rsidR="00BB7953">
        <w:t>nds between water molecules.</w:t>
      </w:r>
      <w:r w:rsidR="00FA529C">
        <w:t>*</w:t>
      </w:r>
      <w:r w:rsidR="006D5551" w:rsidRPr="00FA529C">
        <w:t xml:space="preserve"> The energy released from</w:t>
      </w:r>
      <w:r w:rsidR="00BB7953">
        <w:t xml:space="preserve"> the formation of the one ester–</w:t>
      </w:r>
      <w:r w:rsidR="006D5551" w:rsidRPr="00FA529C">
        <w:t>water hydrogen</w:t>
      </w:r>
      <w:r w:rsidR="00BB7953">
        <w:t xml:space="preserve"> bond and dispersion forces</w:t>
      </w:r>
      <w:r w:rsidR="006D5551" w:rsidRPr="00FA529C">
        <w:t xml:space="preserve"> is much less than the energy required to break all the wa</w:t>
      </w:r>
      <w:r w:rsidR="00BB7953">
        <w:t>ter–</w:t>
      </w:r>
      <w:r w:rsidR="006D5551" w:rsidRPr="00FA529C">
        <w:t xml:space="preserve">water hydrogen bonds. For this reason, it </w:t>
      </w:r>
      <w:r w:rsidR="001779AA" w:rsidRPr="00FA529C">
        <w:t>is not energetically favourable and</w:t>
      </w:r>
      <w:r w:rsidR="00BB7953">
        <w:t xml:space="preserve"> the ester</w:t>
      </w:r>
      <w:r w:rsidR="001779AA" w:rsidRPr="00FA529C">
        <w:t xml:space="preserve"> </w:t>
      </w:r>
      <w:r w:rsidR="006D5551" w:rsidRPr="00FA529C">
        <w:t xml:space="preserve">is only slightly </w:t>
      </w:r>
      <w:r>
        <w:t>soluble.</w:t>
      </w:r>
      <w:r w:rsidR="00FA529C">
        <w:t>*</w:t>
      </w:r>
      <w:r w:rsidR="000E4D15">
        <w:tab/>
      </w:r>
      <w:r w:rsidR="00FA529C">
        <w:t>(4 marks)</w:t>
      </w:r>
    </w:p>
    <w:p w14:paraId="22150D8E" w14:textId="77777777" w:rsidR="000E4D15" w:rsidRPr="00A76C25" w:rsidRDefault="007C6E75" w:rsidP="00AE68EA">
      <w:pPr>
        <w:pStyle w:val="PBodytextfullout"/>
        <w:tabs>
          <w:tab w:val="left" w:pos="9356"/>
        </w:tabs>
        <w:rPr>
          <w:rStyle w:val="Pboldasis"/>
        </w:rPr>
      </w:pPr>
      <w:r w:rsidRPr="00A76C25">
        <w:rPr>
          <w:rStyle w:val="Pboldasis"/>
        </w:rPr>
        <w:t>Question 9</w:t>
      </w:r>
      <w:r w:rsidR="000E4D15" w:rsidRPr="00A76C25">
        <w:rPr>
          <w:rStyle w:val="Pboldasis"/>
        </w:rPr>
        <w:tab/>
      </w:r>
      <w:r w:rsidR="001021F7" w:rsidRPr="00A76C25">
        <w:rPr>
          <w:rStyle w:val="Pboldasis"/>
        </w:rPr>
        <w:t>(4 marks)</w:t>
      </w:r>
    </w:p>
    <w:p w14:paraId="036A68BC" w14:textId="169DDAC2" w:rsidR="000E4D15" w:rsidRDefault="00FE7FAA" w:rsidP="005B2999">
      <w:pPr>
        <w:pStyle w:val="PQuestion1"/>
        <w:tabs>
          <w:tab w:val="left" w:pos="9356"/>
        </w:tabs>
      </w:pPr>
      <w:r>
        <w:t xml:space="preserve"> </w:t>
      </w:r>
      <w:r>
        <w:tab/>
      </w:r>
      <w:r w:rsidR="00053A40" w:rsidRPr="007C6E75">
        <w:t xml:space="preserve">Addition: </w:t>
      </w:r>
      <w:r w:rsidR="00DF4BF8" w:rsidRPr="007C6E75">
        <w:t>CH</w:t>
      </w:r>
      <w:r w:rsidR="00DF4BF8" w:rsidRPr="00661370">
        <w:rPr>
          <w:rStyle w:val="Psubscriptasis"/>
        </w:rPr>
        <w:t>2</w:t>
      </w:r>
      <w:r w:rsidR="00DF4BF8" w:rsidRPr="007C6E75">
        <w:t>CH</w:t>
      </w:r>
      <w:r w:rsidR="00DF4BF8" w:rsidRPr="00661370">
        <w:rPr>
          <w:rStyle w:val="Psubscriptasis"/>
        </w:rPr>
        <w:t>2</w:t>
      </w:r>
      <w:r w:rsidR="00DF4BF8" w:rsidRPr="007C6E75">
        <w:t xml:space="preserve"> + </w:t>
      </w:r>
      <w:proofErr w:type="spellStart"/>
      <w:r w:rsidR="00DF4BF8" w:rsidRPr="007C6E75">
        <w:t>HBr</w:t>
      </w:r>
      <w:proofErr w:type="spellEnd"/>
      <w:r w:rsidR="00DF4BF8" w:rsidRPr="007C6E75">
        <w:t xml:space="preserve"> </w:t>
      </w:r>
      <w:r w:rsidR="005B2999">
        <w:sym w:font="Symbol" w:char="F0AE"/>
      </w:r>
      <w:r w:rsidR="00DF4BF8" w:rsidRPr="007C6E75">
        <w:t xml:space="preserve"> CH</w:t>
      </w:r>
      <w:r w:rsidR="00DF4BF8" w:rsidRPr="00661370">
        <w:rPr>
          <w:rStyle w:val="Psubscriptasis"/>
        </w:rPr>
        <w:t>2</w:t>
      </w:r>
      <w:r w:rsidR="00DF4BF8" w:rsidRPr="007C6E75">
        <w:t>BrCH</w:t>
      </w:r>
      <w:r w:rsidR="00DF4BF8" w:rsidRPr="00661370">
        <w:rPr>
          <w:rStyle w:val="Psubscriptasis"/>
        </w:rPr>
        <w:t>3</w:t>
      </w:r>
      <w:r w:rsidR="000E4D15" w:rsidRPr="005B2999">
        <w:tab/>
      </w:r>
      <w:r w:rsidR="001021F7">
        <w:t>(2 marks)</w:t>
      </w:r>
    </w:p>
    <w:p w14:paraId="58DCC9A7" w14:textId="4A9C79EC" w:rsidR="00053A40" w:rsidRPr="00053A40" w:rsidRDefault="00FE7FAA" w:rsidP="005B2999">
      <w:pPr>
        <w:pStyle w:val="PQuestion1"/>
        <w:tabs>
          <w:tab w:val="left" w:pos="9356"/>
        </w:tabs>
      </w:pPr>
      <w:r>
        <w:t xml:space="preserve"> </w:t>
      </w:r>
      <w:r>
        <w:tab/>
      </w:r>
      <w:r w:rsidR="00053A40" w:rsidRPr="007C6E75">
        <w:t xml:space="preserve">Substitution: </w:t>
      </w:r>
      <w:r w:rsidR="00DF4BF8" w:rsidRPr="007C6E75">
        <w:t>CH</w:t>
      </w:r>
      <w:r w:rsidR="00DF4BF8" w:rsidRPr="00661370">
        <w:rPr>
          <w:rStyle w:val="Psubscriptasis"/>
        </w:rPr>
        <w:t>3</w:t>
      </w:r>
      <w:r w:rsidR="00DF4BF8" w:rsidRPr="007C6E75">
        <w:t>CH</w:t>
      </w:r>
      <w:r w:rsidR="00DF4BF8" w:rsidRPr="00661370">
        <w:rPr>
          <w:rStyle w:val="Psubscriptasis"/>
        </w:rPr>
        <w:t>3</w:t>
      </w:r>
      <w:r w:rsidR="00DF4BF8" w:rsidRPr="007C6E75">
        <w:t xml:space="preserve"> + Br</w:t>
      </w:r>
      <w:r w:rsidR="00DF4BF8" w:rsidRPr="00661370">
        <w:rPr>
          <w:rStyle w:val="Psubscriptasis"/>
        </w:rPr>
        <w:t>2</w:t>
      </w:r>
      <w:r w:rsidR="00DF4BF8" w:rsidRPr="007C6E75">
        <w:t xml:space="preserve"> </w:t>
      </w:r>
      <w:r w:rsidR="005B2999">
        <w:sym w:font="Symbol" w:char="F0AE"/>
      </w:r>
      <w:r w:rsidR="00DF4BF8" w:rsidRPr="007C6E75">
        <w:t xml:space="preserve"> CH</w:t>
      </w:r>
      <w:r w:rsidR="00DF4BF8" w:rsidRPr="00661370">
        <w:rPr>
          <w:rStyle w:val="Psubscriptasis"/>
        </w:rPr>
        <w:t>2</w:t>
      </w:r>
      <w:r w:rsidR="00DF4BF8" w:rsidRPr="007C6E75">
        <w:t>BrCH</w:t>
      </w:r>
      <w:r w:rsidR="00DF4BF8" w:rsidRPr="00661370">
        <w:rPr>
          <w:rStyle w:val="Psubscriptasis"/>
        </w:rPr>
        <w:t xml:space="preserve">3 </w:t>
      </w:r>
      <w:r w:rsidR="00DF4BF8" w:rsidRPr="007C6E75">
        <w:t xml:space="preserve"> + </w:t>
      </w:r>
      <w:proofErr w:type="spellStart"/>
      <w:r w:rsidR="00DF4BF8" w:rsidRPr="007C6E75">
        <w:t>HBr</w:t>
      </w:r>
      <w:proofErr w:type="spellEnd"/>
      <w:r w:rsidR="005B2999">
        <w:t xml:space="preserve"> </w:t>
      </w:r>
      <w:r w:rsidR="00DF4BF8" w:rsidRPr="007C6E75">
        <w:t xml:space="preserve">(UV </w:t>
      </w:r>
      <w:r w:rsidR="005B2999">
        <w:t>light/</w:t>
      </w:r>
      <w:r w:rsidR="00DF4BF8" w:rsidRPr="007C6E75">
        <w:t>catalyst)</w:t>
      </w:r>
      <w:r w:rsidR="000E4D15">
        <w:tab/>
      </w:r>
      <w:r w:rsidR="001021F7">
        <w:t>(2 marks)</w:t>
      </w:r>
    </w:p>
    <w:p w14:paraId="61CFAD50" w14:textId="2A3AB5D8" w:rsidR="000E4D15" w:rsidRPr="00A76C25" w:rsidRDefault="00A76C25" w:rsidP="00A76C25">
      <w:pPr>
        <w:pStyle w:val="PBodytextfullout"/>
        <w:rPr>
          <w:rStyle w:val="Pboldasis"/>
        </w:rPr>
      </w:pPr>
      <w:r>
        <w:rPr>
          <w:rStyle w:val="Pboldasis"/>
        </w:rPr>
        <w:t>E</w:t>
      </w:r>
      <w:r w:rsidR="003F5F6F" w:rsidRPr="00A76C25">
        <w:rPr>
          <w:rStyle w:val="Pboldasis"/>
        </w:rPr>
        <w:t xml:space="preserve">nd of section </w:t>
      </w:r>
      <w:r>
        <w:rPr>
          <w:rStyle w:val="Pboldasis"/>
        </w:rPr>
        <w:t>2</w:t>
      </w:r>
    </w:p>
    <w:p w14:paraId="6A8B6794" w14:textId="77777777" w:rsidR="00A76C25" w:rsidRDefault="00A76C25">
      <w:pPr>
        <w:rPr>
          <w:rFonts w:ascii="Myriad Pro" w:hAnsi="Myriad Pro"/>
          <w:lang w:val="en-AU"/>
        </w:rPr>
      </w:pPr>
      <w:r>
        <w:rPr>
          <w:rFonts w:ascii="Myriad Pro" w:hAnsi="Myriad Pro"/>
          <w:bCs/>
        </w:rPr>
        <w:br w:type="page"/>
      </w:r>
    </w:p>
    <w:p w14:paraId="0F4D509F" w14:textId="237000F9" w:rsidR="00A95FB5" w:rsidRPr="00CA6A33" w:rsidRDefault="00A95FB5" w:rsidP="00CA6A33">
      <w:pPr>
        <w:pStyle w:val="PCaHead"/>
        <w:rPr>
          <w:color w:val="auto"/>
        </w:rPr>
      </w:pPr>
      <w:r w:rsidRPr="008A2700">
        <w:lastRenderedPageBreak/>
        <w:t xml:space="preserve">Section </w:t>
      </w:r>
      <w:r w:rsidR="00CA6A33">
        <w:t>3</w:t>
      </w:r>
      <w:r w:rsidRPr="008A2700">
        <w:t xml:space="preserve">: </w:t>
      </w:r>
      <w:r w:rsidRPr="00CA6A33">
        <w:rPr>
          <w:color w:val="auto"/>
        </w:rPr>
        <w:t xml:space="preserve">Extended </w:t>
      </w:r>
      <w:r w:rsidR="004117AB" w:rsidRPr="00CA6A33">
        <w:rPr>
          <w:color w:val="auto"/>
        </w:rPr>
        <w:t>a</w:t>
      </w:r>
      <w:r w:rsidRPr="00CA6A33">
        <w:rPr>
          <w:color w:val="auto"/>
        </w:rPr>
        <w:t>nswer</w:t>
      </w:r>
      <w:r w:rsidR="000E4D15" w:rsidRPr="00CA6A33">
        <w:rPr>
          <w:color w:val="auto"/>
        </w:rPr>
        <w:tab/>
      </w:r>
      <w:r w:rsidR="006B45E2" w:rsidRPr="00CA6A33">
        <w:rPr>
          <w:color w:val="auto"/>
        </w:rPr>
        <w:t>(22 marks)</w:t>
      </w:r>
    </w:p>
    <w:p w14:paraId="1EEF7448" w14:textId="3BA91336" w:rsidR="000E4D15" w:rsidRPr="00A76C25" w:rsidRDefault="00A76C25" w:rsidP="00A76C25">
      <w:pPr>
        <w:pStyle w:val="PBodytextfullout"/>
        <w:rPr>
          <w:rStyle w:val="Pboldasis"/>
        </w:rPr>
      </w:pPr>
      <w:r>
        <w:rPr>
          <w:rStyle w:val="Pboldasis"/>
        </w:rPr>
        <w:t>* I</w:t>
      </w:r>
      <w:r w:rsidR="0029404A" w:rsidRPr="00A76C25">
        <w:rPr>
          <w:rStyle w:val="Pboldasis"/>
        </w:rPr>
        <w:t>ndicates 1 mark</w:t>
      </w:r>
    </w:p>
    <w:p w14:paraId="10B31511" w14:textId="77777777" w:rsidR="000E4D15" w:rsidRPr="00A76C25" w:rsidRDefault="006B45E2" w:rsidP="00AE68EA">
      <w:pPr>
        <w:pStyle w:val="PBodytextfullout"/>
        <w:tabs>
          <w:tab w:val="left" w:pos="9214"/>
        </w:tabs>
        <w:rPr>
          <w:rStyle w:val="Pboldasis"/>
        </w:rPr>
      </w:pPr>
      <w:r w:rsidRPr="00A76C25">
        <w:rPr>
          <w:rStyle w:val="Pboldasis"/>
        </w:rPr>
        <w:t>Question 10</w:t>
      </w:r>
      <w:r w:rsidR="000E4D15" w:rsidRPr="00A76C25">
        <w:rPr>
          <w:rStyle w:val="Pboldasis"/>
        </w:rPr>
        <w:tab/>
      </w:r>
      <w:r w:rsidRPr="00A76C25">
        <w:rPr>
          <w:rStyle w:val="Pboldasis"/>
        </w:rPr>
        <w:t>(10 marks)</w:t>
      </w:r>
    </w:p>
    <w:p w14:paraId="1BFC2B90" w14:textId="634CB470" w:rsidR="006B45E2" w:rsidRPr="00A87436" w:rsidRDefault="00A87436" w:rsidP="005B2999">
      <w:pPr>
        <w:pStyle w:val="PQuestion1"/>
        <w:tabs>
          <w:tab w:val="left" w:pos="9356"/>
        </w:tabs>
      </w:pPr>
      <w:proofErr w:type="gramStart"/>
      <w:r w:rsidRPr="00161857">
        <w:rPr>
          <w:rStyle w:val="Pboldasis"/>
        </w:rPr>
        <w:t>a</w:t>
      </w:r>
      <w:proofErr w:type="gramEnd"/>
      <w:r w:rsidRPr="00A87436">
        <w:rPr>
          <w:rFonts w:cs="Times New Roman"/>
        </w:rPr>
        <w:tab/>
      </w:r>
      <w:r w:rsidR="006B45E2" w:rsidRPr="00EC64A0">
        <w:rPr>
          <w:rStyle w:val="Pitalicasis"/>
        </w:rPr>
        <w:t>m</w:t>
      </w:r>
      <w:r w:rsidR="006B45E2" w:rsidRPr="00A87436">
        <w:t>(CO</w:t>
      </w:r>
      <w:r w:rsidR="006B45E2" w:rsidRPr="00661370">
        <w:rPr>
          <w:rStyle w:val="Psubscriptasis"/>
        </w:rPr>
        <w:t>2</w:t>
      </w:r>
      <w:r w:rsidR="006B45E2" w:rsidRPr="00A87436">
        <w:t>) = 2.116 g</w:t>
      </w:r>
      <w:r w:rsidR="000E4D15">
        <w:tab/>
      </w:r>
      <w:r w:rsidR="0006050A">
        <w:t>(6 marks)</w:t>
      </w:r>
    </w:p>
    <w:p w14:paraId="314B96A9" w14:textId="02698B01" w:rsidR="000E4D15" w:rsidRDefault="005B2999" w:rsidP="00EC64A0">
      <w:pPr>
        <w:pStyle w:val="PQuestion1"/>
        <w:spacing w:line="276" w:lineRule="auto"/>
        <w:rPr>
          <w:rFonts w:cs="Times New Roman"/>
        </w:rPr>
      </w:pPr>
      <w:r w:rsidRPr="00161857">
        <w:t xml:space="preserve"> </w:t>
      </w:r>
      <w:r w:rsidRPr="00161857">
        <w:tab/>
      </w:r>
      <w:proofErr w:type="gramStart"/>
      <w:r w:rsidR="006B45E2" w:rsidRPr="00EC64A0">
        <w:rPr>
          <w:rStyle w:val="Pitalicasis"/>
        </w:rPr>
        <w:t>n</w:t>
      </w:r>
      <w:proofErr w:type="gramEnd"/>
      <w:r w:rsidR="006B45E2" w:rsidRPr="00EC64A0">
        <w:rPr>
          <w:rStyle w:val="Pitalicasis"/>
        </w:rPr>
        <w:t>(</w:t>
      </w:r>
      <w:r w:rsidR="006B45E2" w:rsidRPr="00A87436">
        <w:t>CO</w:t>
      </w:r>
      <w:r w:rsidR="006B45E2" w:rsidRPr="00661370">
        <w:rPr>
          <w:rStyle w:val="Psubscriptasis"/>
        </w:rPr>
        <w:t>2</w:t>
      </w:r>
      <w:r w:rsidR="006B45E2" w:rsidRPr="00A87436">
        <w:t xml:space="preserve">) = </w:t>
      </w:r>
      <w:bookmarkStart w:id="1" w:name="MTBlankEqn"/>
      <w:r w:rsidR="00272C74" w:rsidRPr="00272C74">
        <w:rPr>
          <w:position w:val="-22"/>
        </w:rPr>
        <w:object w:dxaOrig="640" w:dyaOrig="600" w14:anchorId="7A8AA5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65pt;height:30pt" o:ole="">
            <v:imagedata r:id="rId14" o:title=""/>
          </v:shape>
          <o:OLEObject Type="Embed" ProgID="Equation.DSMT4" ShapeID="_x0000_i1025" DrawAspect="Content" ObjectID="_1455277719" r:id="rId15"/>
        </w:object>
      </w:r>
      <w:bookmarkEnd w:id="1"/>
      <w:r w:rsidR="00EC64A0">
        <w:t xml:space="preserve">  = 0.048</w:t>
      </w:r>
      <w:r w:rsidR="006B45E2" w:rsidRPr="00A87436">
        <w:t xml:space="preserve">08 = </w:t>
      </w:r>
      <w:r w:rsidR="006B45E2" w:rsidRPr="00EC64A0">
        <w:rPr>
          <w:rStyle w:val="Pitalicasis"/>
        </w:rPr>
        <w:t>n</w:t>
      </w:r>
      <w:r w:rsidR="006B45E2" w:rsidRPr="00A87436">
        <w:rPr>
          <w:rFonts w:cs="Times New Roman"/>
        </w:rPr>
        <w:t>(C) in compound*</w:t>
      </w:r>
    </w:p>
    <w:p w14:paraId="0C602980" w14:textId="55B48372" w:rsidR="000E4D15" w:rsidRDefault="005B2999" w:rsidP="00A76C25">
      <w:pPr>
        <w:pStyle w:val="PQuestion1"/>
      </w:pPr>
      <w:r w:rsidRPr="00161857">
        <w:t xml:space="preserve"> </w:t>
      </w:r>
      <w:r w:rsidRPr="00161857">
        <w:tab/>
      </w:r>
      <w:r w:rsidR="006B45E2" w:rsidRPr="00EC64A0">
        <w:rPr>
          <w:rStyle w:val="Pitalicasis"/>
        </w:rPr>
        <w:t>m</w:t>
      </w:r>
      <w:r w:rsidR="00EE7CC8">
        <w:t>(C) in compound = 0.048</w:t>
      </w:r>
      <w:r w:rsidR="006B45E2" w:rsidRPr="00A87436">
        <w:t>08 × 12.01 = 0.5774 g*</w:t>
      </w:r>
    </w:p>
    <w:p w14:paraId="6AA3A494" w14:textId="765497F2" w:rsidR="006B45E2" w:rsidRPr="00A87436" w:rsidRDefault="005B2999" w:rsidP="00A76C25">
      <w:pPr>
        <w:pStyle w:val="PQuestion1"/>
      </w:pPr>
      <w:r w:rsidRPr="00161857">
        <w:t xml:space="preserve"> </w:t>
      </w:r>
      <w:r w:rsidRPr="00161857">
        <w:tab/>
      </w:r>
      <w:r w:rsidR="006B45E2" w:rsidRPr="00EC64A0">
        <w:rPr>
          <w:rStyle w:val="Pitalicasis"/>
        </w:rPr>
        <w:t>m</w:t>
      </w:r>
      <w:r w:rsidR="006B45E2" w:rsidRPr="00A87436">
        <w:rPr>
          <w:rFonts w:cs="Times New Roman"/>
        </w:rPr>
        <w:t>(H</w:t>
      </w:r>
      <w:r w:rsidR="006B45E2" w:rsidRPr="00661370">
        <w:rPr>
          <w:rStyle w:val="Psubscriptasis"/>
        </w:rPr>
        <w:t>2</w:t>
      </w:r>
      <w:r w:rsidR="006B45E2" w:rsidRPr="00A87436">
        <w:t>O) = 0.8655 g</w:t>
      </w:r>
    </w:p>
    <w:p w14:paraId="22ED9F6E" w14:textId="2D5E72C7" w:rsidR="006B45E2" w:rsidRPr="00A87436" w:rsidRDefault="005B2999" w:rsidP="00EE7CC8">
      <w:pPr>
        <w:pStyle w:val="PQuestion1"/>
        <w:spacing w:line="276" w:lineRule="auto"/>
      </w:pPr>
      <w:r w:rsidRPr="00161857">
        <w:t xml:space="preserve"> </w:t>
      </w:r>
      <w:r w:rsidRPr="00161857">
        <w:tab/>
      </w:r>
      <w:proofErr w:type="gramStart"/>
      <w:r w:rsidR="006B45E2" w:rsidRPr="00EC64A0">
        <w:rPr>
          <w:rStyle w:val="Pitalicasis"/>
        </w:rPr>
        <w:t>n</w:t>
      </w:r>
      <w:proofErr w:type="gramEnd"/>
      <w:r w:rsidR="006B45E2" w:rsidRPr="00A87436">
        <w:rPr>
          <w:rFonts w:cs="Times New Roman"/>
        </w:rPr>
        <w:t>(H</w:t>
      </w:r>
      <w:r w:rsidR="006B45E2" w:rsidRPr="00661370">
        <w:rPr>
          <w:rStyle w:val="Psubscriptasis"/>
        </w:rPr>
        <w:t>2</w:t>
      </w:r>
      <w:r w:rsidR="006B45E2" w:rsidRPr="00A87436">
        <w:t xml:space="preserve">O) = </w:t>
      </w:r>
      <w:r w:rsidR="00272C74" w:rsidRPr="00272C74">
        <w:rPr>
          <w:position w:val="-22"/>
        </w:rPr>
        <w:object w:dxaOrig="760" w:dyaOrig="600" w14:anchorId="2B98F724">
          <v:shape id="_x0000_i1026" type="#_x0000_t75" style="width:38pt;height:30pt" o:ole="">
            <v:imagedata r:id="rId16" o:title=""/>
          </v:shape>
          <o:OLEObject Type="Embed" ProgID="Equation.DSMT4" ShapeID="_x0000_i1026" DrawAspect="Content" ObjectID="_1455277720" r:id="rId17"/>
        </w:object>
      </w:r>
      <w:r w:rsidR="00EE7CC8">
        <w:t xml:space="preserve"> = 0.048</w:t>
      </w:r>
      <w:r w:rsidR="006B45E2" w:rsidRPr="00A87436">
        <w:t>04</w:t>
      </w:r>
    </w:p>
    <w:p w14:paraId="0078F966" w14:textId="6A832A26" w:rsidR="000E4D15" w:rsidRDefault="005B2999" w:rsidP="00A76C25">
      <w:pPr>
        <w:pStyle w:val="PQuestion1"/>
      </w:pPr>
      <w:r w:rsidRPr="00161857">
        <w:t xml:space="preserve"> </w:t>
      </w:r>
      <w:r w:rsidRPr="00161857">
        <w:tab/>
      </w:r>
      <w:r w:rsidR="006B45E2" w:rsidRPr="00EC64A0">
        <w:rPr>
          <w:rStyle w:val="Pitalicasis"/>
        </w:rPr>
        <w:t>n</w:t>
      </w:r>
      <w:r w:rsidR="00EE7CC8">
        <w:t>(H) in compound = 2 × 0.048041 = 0.096</w:t>
      </w:r>
      <w:r w:rsidR="006B45E2" w:rsidRPr="00A87436">
        <w:t>08*</w:t>
      </w:r>
    </w:p>
    <w:p w14:paraId="45F140FF" w14:textId="7E26340B" w:rsidR="006B45E2" w:rsidRPr="00A87436" w:rsidRDefault="005B2999" w:rsidP="00A76C25">
      <w:pPr>
        <w:pStyle w:val="PQuestion1"/>
      </w:pPr>
      <w:r w:rsidRPr="00161857">
        <w:t xml:space="preserve"> </w:t>
      </w:r>
      <w:r w:rsidRPr="00161857">
        <w:tab/>
      </w:r>
      <w:r w:rsidR="006B45E2" w:rsidRPr="00EE7CC8">
        <w:rPr>
          <w:rStyle w:val="Pitalicasis"/>
        </w:rPr>
        <w:t>m</w:t>
      </w:r>
      <w:r w:rsidR="00EE7CC8">
        <w:t>(H) in compound = 0.096081 × 1.008 = 0.096</w:t>
      </w:r>
      <w:r w:rsidR="006B45E2" w:rsidRPr="00A87436">
        <w:t>85 g</w:t>
      </w:r>
    </w:p>
    <w:p w14:paraId="1078EC1C" w14:textId="44F52D3E" w:rsidR="000E4D15" w:rsidRDefault="005B2999" w:rsidP="00A76C25">
      <w:pPr>
        <w:pStyle w:val="PQuestion1"/>
      </w:pPr>
      <w:r>
        <w:t xml:space="preserve"> </w:t>
      </w:r>
      <w:r>
        <w:tab/>
      </w:r>
      <w:r w:rsidR="006B45E2" w:rsidRPr="00A87436">
        <w:t xml:space="preserve">So </w:t>
      </w:r>
      <w:r w:rsidR="006B45E2" w:rsidRPr="00EE7CC8">
        <w:rPr>
          <w:rStyle w:val="Pitalicasis"/>
        </w:rPr>
        <w:t>m</w:t>
      </w:r>
      <w:r w:rsidR="006B45E2" w:rsidRPr="00A87436">
        <w:t>(O) i</w:t>
      </w:r>
      <w:r w:rsidR="00EE7CC8">
        <w:t>n the compound = 0.827 – (0.577</w:t>
      </w:r>
      <w:r w:rsidR="006B45E2" w:rsidRPr="00A87436">
        <w:t xml:space="preserve">44 + </w:t>
      </w:r>
      <w:r w:rsidR="00EE7CC8">
        <w:t>0.096</w:t>
      </w:r>
      <w:r w:rsidR="006B45E2" w:rsidRPr="00A87436">
        <w:t>850) = 0.1527 g*</w:t>
      </w:r>
    </w:p>
    <w:p w14:paraId="58D69D0F" w14:textId="65888F44" w:rsidR="006B45E2" w:rsidRPr="00A87436" w:rsidRDefault="005B2999" w:rsidP="00EE7CC8">
      <w:pPr>
        <w:pStyle w:val="PQuestion1"/>
        <w:spacing w:line="276" w:lineRule="auto"/>
      </w:pPr>
      <w:r w:rsidRPr="00161857">
        <w:tab/>
      </w:r>
      <w:proofErr w:type="gramStart"/>
      <w:r w:rsidR="006B45E2" w:rsidRPr="00EE7CC8">
        <w:rPr>
          <w:rStyle w:val="Pitalicasis"/>
        </w:rPr>
        <w:t>n</w:t>
      </w:r>
      <w:proofErr w:type="gramEnd"/>
      <w:r w:rsidR="006B45E2" w:rsidRPr="00EE7CC8">
        <w:rPr>
          <w:rStyle w:val="Pitalicasis"/>
        </w:rPr>
        <w:t>(</w:t>
      </w:r>
      <w:r w:rsidR="006B45E2" w:rsidRPr="00A87436">
        <w:t>O) in t</w:t>
      </w:r>
      <w:r w:rsidR="00EE7CC8">
        <w:t xml:space="preserve">he compound = </w:t>
      </w:r>
      <w:r w:rsidR="00272C74" w:rsidRPr="00272C74">
        <w:rPr>
          <w:position w:val="-22"/>
        </w:rPr>
        <w:object w:dxaOrig="760" w:dyaOrig="600" w14:anchorId="5753018E">
          <v:shape id="_x0000_i1027" type="#_x0000_t75" style="width:38pt;height:30pt" o:ole="">
            <v:imagedata r:id="rId18" o:title=""/>
          </v:shape>
          <o:OLEObject Type="Embed" ProgID="Equation.DSMT4" ShapeID="_x0000_i1027" DrawAspect="Content" ObjectID="_1455277721" r:id="rId19"/>
        </w:object>
      </w:r>
      <w:r w:rsidR="00EE7CC8">
        <w:t xml:space="preserve"> = 0.009</w:t>
      </w:r>
      <w:r w:rsidR="006B45E2" w:rsidRPr="00A87436">
        <w:t>54</w:t>
      </w:r>
    </w:p>
    <w:p w14:paraId="3C542BBB" w14:textId="19B020D4" w:rsidR="006B45E2" w:rsidRPr="00A87436" w:rsidRDefault="005B2999" w:rsidP="00A76C25">
      <w:pPr>
        <w:pStyle w:val="PQuestion1"/>
      </w:pPr>
      <w:r>
        <w:t xml:space="preserve"> </w:t>
      </w:r>
      <w:r>
        <w:tab/>
      </w:r>
      <w:r w:rsidR="006B45E2" w:rsidRPr="00A87436">
        <w:t>Empirical formula</w:t>
      </w:r>
    </w:p>
    <w:p w14:paraId="041E7243" w14:textId="14E81B6B" w:rsidR="006B45E2" w:rsidRPr="00A87436" w:rsidRDefault="005B2999" w:rsidP="00A76C25">
      <w:pPr>
        <w:pStyle w:val="PQuestion1"/>
      </w:pPr>
      <w:r w:rsidRPr="00161857">
        <w:t xml:space="preserve"> </w:t>
      </w:r>
      <w:r w:rsidRPr="00161857">
        <w:tab/>
      </w:r>
      <w:r w:rsidR="006B45E2" w:rsidRPr="00EE7CC8">
        <w:rPr>
          <w:rStyle w:val="Pitalicasis"/>
        </w:rPr>
        <w:t>n</w:t>
      </w:r>
      <w:r w:rsidR="006B45E2" w:rsidRPr="00A87436">
        <w:t>(C):</w:t>
      </w:r>
      <w:r w:rsidR="006B45E2" w:rsidRPr="00EE7CC8">
        <w:rPr>
          <w:rStyle w:val="Pitalicasis"/>
        </w:rPr>
        <w:t>n</w:t>
      </w:r>
      <w:r w:rsidR="006B45E2" w:rsidRPr="00A87436">
        <w:t>(H):</w:t>
      </w:r>
      <w:r w:rsidR="006B45E2" w:rsidRPr="00EE7CC8">
        <w:rPr>
          <w:rStyle w:val="Pitalicasis"/>
        </w:rPr>
        <w:t>n</w:t>
      </w:r>
      <w:r w:rsidR="006B45E2" w:rsidRPr="00A87436">
        <w:t>(O) = 0.4808 : 0.096 08 : 0.009 544*</w:t>
      </w:r>
    </w:p>
    <w:p w14:paraId="3D0C5C9D" w14:textId="18B05A4C" w:rsidR="000E4D15" w:rsidRDefault="005B2999" w:rsidP="00161857">
      <w:pPr>
        <w:pStyle w:val="PQuestion1"/>
        <w:tabs>
          <w:tab w:val="left" w:pos="2127"/>
        </w:tabs>
      </w:pPr>
      <w:r>
        <w:t xml:space="preserve"> </w:t>
      </w:r>
      <w:r>
        <w:tab/>
      </w:r>
      <w:r w:rsidR="00161857">
        <w:tab/>
      </w:r>
      <w:r w:rsidR="006B45E2" w:rsidRPr="00A87436">
        <w:t>= 5 : 10 : 1</w:t>
      </w:r>
    </w:p>
    <w:p w14:paraId="0EBE90A3" w14:textId="22E0EF8B" w:rsidR="000E4D15" w:rsidRDefault="005B2999" w:rsidP="00A76C25">
      <w:pPr>
        <w:pStyle w:val="PQuestion1"/>
      </w:pPr>
      <w:r>
        <w:t xml:space="preserve"> </w:t>
      </w:r>
      <w:r>
        <w:tab/>
      </w:r>
      <w:r w:rsidR="006B45E2" w:rsidRPr="00A87436">
        <w:t>So the empirical formula is C</w:t>
      </w:r>
      <w:r w:rsidR="006B45E2" w:rsidRPr="00661370">
        <w:rPr>
          <w:rStyle w:val="Psubscriptasis"/>
        </w:rPr>
        <w:t>5</w:t>
      </w:r>
      <w:r w:rsidR="006B45E2" w:rsidRPr="00A87436">
        <w:rPr>
          <w:rFonts w:cs="Times New Roman"/>
        </w:rPr>
        <w:t>H</w:t>
      </w:r>
      <w:r w:rsidR="006B45E2" w:rsidRPr="00661370">
        <w:rPr>
          <w:rStyle w:val="Psubscriptasis"/>
        </w:rPr>
        <w:t>10</w:t>
      </w:r>
      <w:r w:rsidR="006B45E2" w:rsidRPr="00A87436">
        <w:t>O*.</w:t>
      </w:r>
    </w:p>
    <w:p w14:paraId="31C2A066" w14:textId="1945FF04" w:rsidR="000E4D15" w:rsidRDefault="006B45E2" w:rsidP="00017173">
      <w:pPr>
        <w:pStyle w:val="PQuestion1"/>
        <w:tabs>
          <w:tab w:val="left" w:pos="9356"/>
        </w:tabs>
        <w:spacing w:line="276" w:lineRule="auto"/>
        <w:rPr>
          <w:rFonts w:cs="∞Ãı'50ˇ"/>
        </w:rPr>
      </w:pPr>
      <w:proofErr w:type="gramStart"/>
      <w:r w:rsidRPr="00661370">
        <w:rPr>
          <w:rStyle w:val="Pboldasis"/>
        </w:rPr>
        <w:t>b</w:t>
      </w:r>
      <w:proofErr w:type="gramEnd"/>
      <w:r w:rsidRPr="00661370">
        <w:rPr>
          <w:rStyle w:val="Pboldasis"/>
        </w:rPr>
        <w:t xml:space="preserve"> </w:t>
      </w:r>
      <w:r w:rsidR="00A87436" w:rsidRPr="00A87436">
        <w:tab/>
      </w:r>
      <w:r w:rsidRPr="00661370">
        <w:rPr>
          <w:rStyle w:val="Pitalicasis"/>
        </w:rPr>
        <w:t>n</w:t>
      </w:r>
      <w:r w:rsidR="00017173">
        <w:t xml:space="preserve">(compound) </w:t>
      </w:r>
      <w:r w:rsidRPr="00A87436">
        <w:t>=</w:t>
      </w:r>
      <w:r w:rsidR="00C70973">
        <w:t xml:space="preserve"> </w:t>
      </w:r>
      <w:r w:rsidR="00272C74" w:rsidRPr="00272C74">
        <w:rPr>
          <w:position w:val="-26"/>
        </w:rPr>
        <w:object w:dxaOrig="2500" w:dyaOrig="660" w14:anchorId="783AC17A">
          <v:shape id="_x0000_i1028" type="#_x0000_t75" style="width:126pt;height:34pt" o:ole="">
            <v:imagedata r:id="rId20" o:title=""/>
          </v:shape>
          <o:OLEObject Type="Embed" ProgID="Equation.DSMT4" ShapeID="_x0000_i1028" DrawAspect="Content" ObjectID="_1455277722" r:id="rId21"/>
        </w:object>
      </w:r>
      <w:r w:rsidR="00C70973">
        <w:t xml:space="preserve"> </w:t>
      </w:r>
      <w:r w:rsidR="00017173">
        <w:rPr>
          <w:rFonts w:cs="∞Ãı'50ˇ"/>
        </w:rPr>
        <w:t>= 0.005</w:t>
      </w:r>
      <w:r w:rsidRPr="00A87436">
        <w:rPr>
          <w:rFonts w:cs="∞Ãı'50ˇ"/>
        </w:rPr>
        <w:t>67*</w:t>
      </w:r>
      <w:r w:rsidR="000E4D15">
        <w:rPr>
          <w:rFonts w:cs="∞Ãı'50ˇ"/>
        </w:rPr>
        <w:tab/>
      </w:r>
      <w:r w:rsidR="00C70973">
        <w:rPr>
          <w:rFonts w:cs="∞Ãı'50ˇ"/>
        </w:rPr>
        <w:t>(3 marks)</w:t>
      </w:r>
    </w:p>
    <w:p w14:paraId="440F951B" w14:textId="5D48B58A" w:rsidR="000E4D15" w:rsidRDefault="005B2999" w:rsidP="00017173">
      <w:pPr>
        <w:pStyle w:val="PQuestion1"/>
        <w:spacing w:line="276" w:lineRule="auto"/>
        <w:rPr>
          <w:rFonts w:cs="Times New Roman"/>
        </w:rPr>
      </w:pPr>
      <w:r w:rsidRPr="00017173">
        <w:t xml:space="preserve"> </w:t>
      </w:r>
      <w:r w:rsidRPr="00017173">
        <w:tab/>
      </w:r>
      <w:proofErr w:type="gramStart"/>
      <w:r w:rsidR="006B45E2" w:rsidRPr="00017173">
        <w:rPr>
          <w:rStyle w:val="Pitalicasis"/>
        </w:rPr>
        <w:t>M</w:t>
      </w:r>
      <w:r w:rsidR="006B45E2" w:rsidRPr="00A87436">
        <w:rPr>
          <w:rFonts w:cs="Times New Roman"/>
        </w:rPr>
        <w:t>(</w:t>
      </w:r>
      <w:proofErr w:type="gramEnd"/>
      <w:r w:rsidR="006B45E2" w:rsidRPr="00A87436">
        <w:rPr>
          <w:rFonts w:cs="Times New Roman"/>
        </w:rPr>
        <w:t>compound) =</w:t>
      </w:r>
      <w:r w:rsidR="00272C74" w:rsidRPr="00272C74">
        <w:rPr>
          <w:position w:val="-22"/>
        </w:rPr>
        <w:object w:dxaOrig="280" w:dyaOrig="600" w14:anchorId="19E62284">
          <v:shape id="_x0000_i1029" type="#_x0000_t75" style="width:14pt;height:30pt" o:ole="">
            <v:imagedata r:id="rId22" o:title=""/>
          </v:shape>
          <o:OLEObject Type="Embed" ProgID="Equation.DSMT4" ShapeID="_x0000_i1029" DrawAspect="Content" ObjectID="_1455277723" r:id="rId23"/>
        </w:object>
      </w:r>
      <w:r w:rsidR="00017173">
        <w:rPr>
          <w:rFonts w:cs="Times New Roman"/>
        </w:rPr>
        <w:t xml:space="preserve"> </w:t>
      </w:r>
      <w:r w:rsidR="006B45E2" w:rsidRPr="00A87436">
        <w:t xml:space="preserve">= </w:t>
      </w:r>
      <w:r w:rsidR="00272C74" w:rsidRPr="00272C74">
        <w:rPr>
          <w:position w:val="-22"/>
        </w:rPr>
        <w:object w:dxaOrig="880" w:dyaOrig="600" w14:anchorId="129EF968">
          <v:shape id="_x0000_i1030" type="#_x0000_t75" style="width:44pt;height:30pt" o:ole="">
            <v:imagedata r:id="rId24" o:title=""/>
          </v:shape>
          <o:OLEObject Type="Embed" ProgID="Equation.DSMT4" ShapeID="_x0000_i1030" DrawAspect="Content" ObjectID="_1455277724" r:id="rId25"/>
        </w:object>
      </w:r>
      <w:r w:rsidR="006B45E2" w:rsidRPr="00A87436">
        <w:t xml:space="preserve"> = 86.16 g mol</w:t>
      </w:r>
      <w:r w:rsidR="006B45E2" w:rsidRPr="00017173">
        <w:rPr>
          <w:rStyle w:val="Psuperscriptasis"/>
        </w:rPr>
        <w:t>−1</w:t>
      </w:r>
      <w:r w:rsidR="006B45E2" w:rsidRPr="00A87436">
        <w:rPr>
          <w:rFonts w:cs="Times New Roman"/>
        </w:rPr>
        <w:t>*</w:t>
      </w:r>
    </w:p>
    <w:p w14:paraId="3B55DF7E" w14:textId="34EBCEF5" w:rsidR="006B45E2" w:rsidRPr="00A87436" w:rsidRDefault="005B2999" w:rsidP="00A76C25">
      <w:pPr>
        <w:pStyle w:val="PQuestion1"/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 w:rsidR="006B45E2" w:rsidRPr="00A87436">
        <w:rPr>
          <w:rFonts w:cs="Times New Roman"/>
        </w:rPr>
        <w:t>Formula mass of C</w:t>
      </w:r>
      <w:r w:rsidR="006B45E2" w:rsidRPr="00661370">
        <w:rPr>
          <w:rStyle w:val="Psubscriptasis"/>
        </w:rPr>
        <w:t>5</w:t>
      </w:r>
      <w:r w:rsidR="006B45E2" w:rsidRPr="00A87436">
        <w:rPr>
          <w:rFonts w:cs="Times New Roman"/>
        </w:rPr>
        <w:t>H</w:t>
      </w:r>
      <w:r w:rsidR="006B45E2" w:rsidRPr="00661370">
        <w:rPr>
          <w:rStyle w:val="Psubscriptasis"/>
        </w:rPr>
        <w:t>10</w:t>
      </w:r>
      <w:r w:rsidR="006B45E2" w:rsidRPr="00A87436">
        <w:t>O = 86.13 so empirical formula = molecular formula</w:t>
      </w:r>
    </w:p>
    <w:p w14:paraId="0BE33E3E" w14:textId="6A2CB59C" w:rsidR="000E4D15" w:rsidRDefault="00017173" w:rsidP="00017173">
      <w:pPr>
        <w:pStyle w:val="PQuestion1"/>
      </w:pPr>
      <w:r>
        <w:t xml:space="preserve"> </w:t>
      </w:r>
      <w:r>
        <w:tab/>
      </w:r>
      <w:r w:rsidR="006B45E2" w:rsidRPr="00A87436">
        <w:t>So molecular formula is C</w:t>
      </w:r>
      <w:r w:rsidR="006B45E2" w:rsidRPr="00017173">
        <w:rPr>
          <w:rStyle w:val="Psubscriptasis"/>
        </w:rPr>
        <w:t>5</w:t>
      </w:r>
      <w:r w:rsidR="006B45E2" w:rsidRPr="00A87436">
        <w:rPr>
          <w:rFonts w:cs="Times New Roman"/>
        </w:rPr>
        <w:t>H</w:t>
      </w:r>
      <w:r w:rsidR="006B45E2" w:rsidRPr="00017173">
        <w:rPr>
          <w:rStyle w:val="Psubscriptasis"/>
        </w:rPr>
        <w:t>10</w:t>
      </w:r>
      <w:r w:rsidR="006B45E2" w:rsidRPr="00A87436">
        <w:t>O</w:t>
      </w:r>
      <w:r>
        <w:t>.*</w:t>
      </w:r>
    </w:p>
    <w:p w14:paraId="12A7BD66" w14:textId="77777777" w:rsidR="000E4D15" w:rsidRDefault="006B45E2" w:rsidP="00A76C25">
      <w:pPr>
        <w:pStyle w:val="PQuestion1"/>
      </w:pPr>
      <w:r w:rsidRPr="00661370">
        <w:rPr>
          <w:rStyle w:val="Pboldasis"/>
        </w:rPr>
        <w:t xml:space="preserve">c </w:t>
      </w:r>
      <w:r w:rsidR="00A87436" w:rsidRPr="00A87436">
        <w:rPr>
          <w:rFonts w:cs="Times New Roman"/>
        </w:rPr>
        <w:tab/>
      </w:r>
      <w:r w:rsidRPr="00A87436">
        <w:rPr>
          <w:rFonts w:cs="Times New Roman"/>
        </w:rPr>
        <w:t>C</w:t>
      </w:r>
      <w:r w:rsidRPr="00661370">
        <w:rPr>
          <w:rStyle w:val="Psubscriptasis"/>
        </w:rPr>
        <w:t>5</w:t>
      </w:r>
      <w:r w:rsidRPr="00A87436">
        <w:rPr>
          <w:rFonts w:cs="Times New Roman"/>
        </w:rPr>
        <w:t>H</w:t>
      </w:r>
      <w:r w:rsidRPr="00661370">
        <w:rPr>
          <w:rStyle w:val="Psubscriptasis"/>
        </w:rPr>
        <w:t>10</w:t>
      </w:r>
      <w:r w:rsidRPr="00A87436">
        <w:t>O(l or g) + 7O</w:t>
      </w:r>
      <w:r w:rsidRPr="00661370">
        <w:rPr>
          <w:rStyle w:val="Psubscriptasis"/>
        </w:rPr>
        <w:t>2</w:t>
      </w:r>
      <w:r w:rsidRPr="00A87436">
        <w:rPr>
          <w:rFonts w:cs="Times New Roman"/>
        </w:rPr>
        <w:t xml:space="preserve">(g) </w:t>
      </w:r>
      <w:r w:rsidRPr="00017173">
        <w:t xml:space="preserve">→ </w:t>
      </w:r>
      <w:r w:rsidRPr="00A87436">
        <w:t>5CO</w:t>
      </w:r>
      <w:r w:rsidRPr="00661370">
        <w:rPr>
          <w:rStyle w:val="Psubscriptasis"/>
        </w:rPr>
        <w:t>2</w:t>
      </w:r>
      <w:r w:rsidRPr="00A87436">
        <w:rPr>
          <w:rFonts w:cs="Times New Roman"/>
        </w:rPr>
        <w:t>(g) + 5H</w:t>
      </w:r>
      <w:r w:rsidRPr="00661370">
        <w:rPr>
          <w:rStyle w:val="Psubscriptasis"/>
        </w:rPr>
        <w:t>2</w:t>
      </w:r>
      <w:r w:rsidRPr="00A87436">
        <w:t>O(l or g)*</w:t>
      </w:r>
    </w:p>
    <w:p w14:paraId="0B2792B6" w14:textId="77777777" w:rsidR="002549D5" w:rsidRDefault="002549D5">
      <w:pPr>
        <w:rPr>
          <w:rStyle w:val="Pboldasis"/>
          <w:rFonts w:eastAsiaTheme="minorEastAsia" w:cs="Arial"/>
          <w:color w:val="000000"/>
          <w:szCs w:val="22"/>
          <w:lang w:val="en-AU" w:eastAsia="en-GB"/>
        </w:rPr>
      </w:pPr>
      <w:r>
        <w:rPr>
          <w:rStyle w:val="Pboldasis"/>
        </w:rPr>
        <w:br w:type="page"/>
      </w:r>
    </w:p>
    <w:p w14:paraId="1B96DC94" w14:textId="09C5FA7F" w:rsidR="000E4D15" w:rsidRPr="00A76C25" w:rsidRDefault="0052575F" w:rsidP="00A76C25">
      <w:pPr>
        <w:pStyle w:val="PBodytextfullout"/>
        <w:rPr>
          <w:rStyle w:val="Pboldasis"/>
        </w:rPr>
      </w:pPr>
      <w:r w:rsidRPr="00A76C25">
        <w:rPr>
          <w:rStyle w:val="Pboldasis"/>
        </w:rPr>
        <w:lastRenderedPageBreak/>
        <w:t>Question 11</w:t>
      </w:r>
      <w:r w:rsidR="000E4D15" w:rsidRPr="00A76C25">
        <w:rPr>
          <w:rStyle w:val="Pboldasis"/>
        </w:rPr>
        <w:tab/>
      </w:r>
      <w:r w:rsidR="005B044F" w:rsidRPr="00A76C25">
        <w:rPr>
          <w:rStyle w:val="Pboldasis"/>
        </w:rPr>
        <w:t>(16 marks)</w:t>
      </w:r>
    </w:p>
    <w:p w14:paraId="41516052" w14:textId="4819A9E0" w:rsidR="008A2700" w:rsidRPr="00661370" w:rsidRDefault="00074860" w:rsidP="008A2700">
      <w:pPr>
        <w:rPr>
          <w:rStyle w:val="Pboldasis"/>
        </w:rPr>
      </w:pPr>
      <w:r w:rsidRPr="00661370">
        <w:rPr>
          <w:rStyle w:val="Pboldasis"/>
        </w:rP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5056"/>
        <w:gridCol w:w="3912"/>
      </w:tblGrid>
      <w:tr w:rsidR="00DF4BF8" w14:paraId="36604994" w14:textId="77777777" w:rsidTr="00EA0FDF">
        <w:tc>
          <w:tcPr>
            <w:tcW w:w="1516" w:type="dxa"/>
            <w:tcBorders>
              <w:top w:val="nil"/>
              <w:left w:val="nil"/>
            </w:tcBorders>
          </w:tcPr>
          <w:p w14:paraId="69E8FF21" w14:textId="77777777" w:rsidR="008A2700" w:rsidRPr="008047AB" w:rsidRDefault="008A2700" w:rsidP="00A76C25">
            <w:pPr>
              <w:pStyle w:val="PTableHead"/>
            </w:pPr>
          </w:p>
        </w:tc>
        <w:tc>
          <w:tcPr>
            <w:tcW w:w="3582" w:type="dxa"/>
            <w:shd w:val="clear" w:color="auto" w:fill="F2F2F2" w:themeFill="background1" w:themeFillShade="F2"/>
            <w:vAlign w:val="center"/>
          </w:tcPr>
          <w:p w14:paraId="2A9090EC" w14:textId="77777777" w:rsidR="008A2700" w:rsidRPr="008047AB" w:rsidRDefault="008A2700" w:rsidP="00A76C25">
            <w:pPr>
              <w:pStyle w:val="PTableHead"/>
            </w:pPr>
            <w:r w:rsidRPr="008047AB">
              <w:t>Primary alcohol</w:t>
            </w:r>
          </w:p>
        </w:tc>
        <w:tc>
          <w:tcPr>
            <w:tcW w:w="3912" w:type="dxa"/>
            <w:shd w:val="clear" w:color="auto" w:fill="F2F2F2" w:themeFill="background1" w:themeFillShade="F2"/>
            <w:vAlign w:val="center"/>
          </w:tcPr>
          <w:p w14:paraId="071471D9" w14:textId="77777777" w:rsidR="008A2700" w:rsidRPr="008047AB" w:rsidRDefault="008A2700" w:rsidP="00A76C25">
            <w:pPr>
              <w:pStyle w:val="PTableHead"/>
            </w:pPr>
            <w:r w:rsidRPr="008047AB">
              <w:t>Tertiary alcohol</w:t>
            </w:r>
          </w:p>
        </w:tc>
      </w:tr>
      <w:tr w:rsidR="00DF4BF8" w14:paraId="5F7D9779" w14:textId="77777777" w:rsidTr="00EA0FDF">
        <w:tc>
          <w:tcPr>
            <w:tcW w:w="1516" w:type="dxa"/>
            <w:vAlign w:val="center"/>
          </w:tcPr>
          <w:p w14:paraId="26F39200" w14:textId="77777777" w:rsidR="008A2700" w:rsidRPr="008047AB" w:rsidRDefault="008A2700" w:rsidP="00A76C25">
            <w:pPr>
              <w:pStyle w:val="PTableBody"/>
            </w:pPr>
            <w:r w:rsidRPr="008047AB">
              <w:t>Structure</w:t>
            </w:r>
          </w:p>
        </w:tc>
        <w:tc>
          <w:tcPr>
            <w:tcW w:w="3582" w:type="dxa"/>
            <w:vAlign w:val="center"/>
          </w:tcPr>
          <w:p w14:paraId="1133C5D8" w14:textId="2AC8157D" w:rsidR="008A2700" w:rsidRPr="008047AB" w:rsidRDefault="002549D5" w:rsidP="002549D5">
            <w:pPr>
              <w:pStyle w:val="PDesignNote"/>
              <w:rPr>
                <w:rFonts w:ascii="Myriad Pro" w:hAnsi="Myriad Pro"/>
                <w:b w:val="0"/>
                <w:lang w:val="en-AU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D26A984" wp14:editId="6671891C">
                  <wp:extent cx="3062523" cy="1104900"/>
                  <wp:effectExtent l="0" t="0" r="1143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729" cy="1104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2" w:type="dxa"/>
            <w:vAlign w:val="center"/>
          </w:tcPr>
          <w:p w14:paraId="0E1F2150" w14:textId="77777777" w:rsidR="00272C74" w:rsidRDefault="00272C74" w:rsidP="001B4DAE">
            <w:pPr>
              <w:rPr>
                <w:ins w:id="2" w:author="Zoe Hamilton" w:date="2017-10-30T17:41:00Z"/>
              </w:rPr>
            </w:pPr>
          </w:p>
          <w:p w14:paraId="0B43EF8B" w14:textId="2ABDEB02" w:rsidR="00074860" w:rsidRDefault="002549D5" w:rsidP="001B4DAE">
            <w:pPr>
              <w:rPr>
                <w:ins w:id="3" w:author="Zoe Hamilton" w:date="2017-10-30T17:40:00Z"/>
              </w:rPr>
            </w:pPr>
            <w:r w:rsidRPr="001B4DAE">
              <w:rPr>
                <w:noProof/>
              </w:rPr>
              <w:drawing>
                <wp:inline distT="0" distB="0" distL="0" distR="0" wp14:anchorId="546AC65C" wp14:editId="74890122">
                  <wp:extent cx="2064332" cy="23622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881" cy="2362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C2A59" w14:textId="77777777" w:rsidR="00272C74" w:rsidRPr="001B4DAE" w:rsidRDefault="00272C74" w:rsidP="001B4DAE"/>
          <w:p w14:paraId="0A399E61" w14:textId="58ED2324" w:rsidR="008A2700" w:rsidRPr="008047AB" w:rsidRDefault="008A2700" w:rsidP="00686B03">
            <w:pPr>
              <w:pStyle w:val="PDesignNote"/>
            </w:pPr>
          </w:p>
        </w:tc>
      </w:tr>
      <w:tr w:rsidR="00DF4BF8" w14:paraId="19EA1238" w14:textId="77777777" w:rsidTr="00EA0FDF">
        <w:tc>
          <w:tcPr>
            <w:tcW w:w="1516" w:type="dxa"/>
            <w:vAlign w:val="center"/>
          </w:tcPr>
          <w:p w14:paraId="7028EB8C" w14:textId="77777777" w:rsidR="008A2700" w:rsidRPr="008047AB" w:rsidRDefault="008A2700" w:rsidP="00A76C25">
            <w:pPr>
              <w:pStyle w:val="PTableBody"/>
            </w:pPr>
            <w:r w:rsidRPr="008047AB">
              <w:t>Name</w:t>
            </w:r>
          </w:p>
        </w:tc>
        <w:tc>
          <w:tcPr>
            <w:tcW w:w="3582" w:type="dxa"/>
            <w:vAlign w:val="center"/>
          </w:tcPr>
          <w:p w14:paraId="1CDE62D6" w14:textId="22336B74" w:rsidR="008A2700" w:rsidRPr="00C90D2D" w:rsidRDefault="00EE5E17" w:rsidP="00B102A4">
            <w:pPr>
              <w:pStyle w:val="PTableBody"/>
              <w:jc w:val="center"/>
            </w:pPr>
            <w:r>
              <w:t>b</w:t>
            </w:r>
            <w:r w:rsidR="00DF4BF8" w:rsidRPr="00C90D2D">
              <w:t>utan-1-ol</w:t>
            </w:r>
          </w:p>
        </w:tc>
        <w:tc>
          <w:tcPr>
            <w:tcW w:w="3912" w:type="dxa"/>
            <w:vAlign w:val="center"/>
          </w:tcPr>
          <w:p w14:paraId="1A8275B3" w14:textId="6B807116" w:rsidR="008A2700" w:rsidRPr="00C90D2D" w:rsidRDefault="00DF4BF8" w:rsidP="00B102A4">
            <w:pPr>
              <w:pStyle w:val="PTableBody"/>
              <w:jc w:val="center"/>
            </w:pPr>
            <w:r w:rsidRPr="00C90D2D">
              <w:t>2-methyl propan-2-ol</w:t>
            </w:r>
          </w:p>
        </w:tc>
      </w:tr>
    </w:tbl>
    <w:p w14:paraId="64453C7C" w14:textId="3A601EAB" w:rsidR="000E4D15" w:rsidRDefault="000E4D15" w:rsidP="00686B03">
      <w:pPr>
        <w:pStyle w:val="PQuestion1"/>
        <w:tabs>
          <w:tab w:val="left" w:pos="9356"/>
        </w:tabs>
      </w:pPr>
      <w:r>
        <w:tab/>
      </w:r>
      <w:r w:rsidR="00686B03">
        <w:tab/>
      </w:r>
      <w:r w:rsidR="008A2700">
        <w:t>(4 marks)</w:t>
      </w:r>
    </w:p>
    <w:p w14:paraId="3BACE71A" w14:textId="078370FB" w:rsidR="000E4D15" w:rsidRDefault="00EE5E17" w:rsidP="00A76C25">
      <w:pPr>
        <w:pStyle w:val="PQuestion1"/>
        <w:rPr>
          <w:b/>
        </w:rPr>
      </w:pPr>
      <w:r w:rsidRPr="00686B03">
        <w:rPr>
          <w:rStyle w:val="Pboldasis"/>
        </w:rPr>
        <w:t>b</w:t>
      </w:r>
      <w:r w:rsidRPr="00686B03">
        <w:tab/>
      </w:r>
      <w:r w:rsidR="00DF4BF8" w:rsidRPr="00EE5E17">
        <w:t>Oxidation: CH</w:t>
      </w:r>
      <w:r w:rsidR="00DF4BF8" w:rsidRPr="00661370">
        <w:rPr>
          <w:rStyle w:val="Psubscriptasis"/>
        </w:rPr>
        <w:t>3</w:t>
      </w:r>
      <w:r w:rsidR="00DF4BF8" w:rsidRPr="00EE5E17">
        <w:t>CH</w:t>
      </w:r>
      <w:r w:rsidR="00DF4BF8" w:rsidRPr="00661370">
        <w:rPr>
          <w:rStyle w:val="Psubscriptasis"/>
        </w:rPr>
        <w:t>2</w:t>
      </w:r>
      <w:r w:rsidR="00DF4BF8" w:rsidRPr="00EE5E17">
        <w:t>CH</w:t>
      </w:r>
      <w:r w:rsidR="00DF4BF8" w:rsidRPr="00661370">
        <w:rPr>
          <w:rStyle w:val="Psubscriptasis"/>
        </w:rPr>
        <w:t>2</w:t>
      </w:r>
      <w:r w:rsidR="00DF4BF8" w:rsidRPr="00EE5E17">
        <w:t>CH</w:t>
      </w:r>
      <w:r w:rsidR="00DF4BF8" w:rsidRPr="00661370">
        <w:rPr>
          <w:rStyle w:val="Psubscriptasis"/>
        </w:rPr>
        <w:t>2</w:t>
      </w:r>
      <w:r w:rsidR="00DF4BF8" w:rsidRPr="00EE5E17">
        <w:t>OH +H</w:t>
      </w:r>
      <w:r w:rsidR="00DF4BF8" w:rsidRPr="00661370">
        <w:rPr>
          <w:rStyle w:val="Psubscriptasis"/>
        </w:rPr>
        <w:t>2</w:t>
      </w:r>
      <w:r w:rsidR="00DF4BF8" w:rsidRPr="00EE5E17">
        <w:t xml:space="preserve">O </w:t>
      </w:r>
      <w:r w:rsidR="00686B03">
        <w:sym w:font="Symbol" w:char="F0AE"/>
      </w:r>
      <w:r w:rsidR="00686B03">
        <w:t xml:space="preserve"> </w:t>
      </w:r>
      <w:r w:rsidR="00DF4BF8" w:rsidRPr="00EE5E17">
        <w:t>CH</w:t>
      </w:r>
      <w:r w:rsidR="00DF4BF8" w:rsidRPr="00661370">
        <w:rPr>
          <w:rStyle w:val="Psubscriptasis"/>
        </w:rPr>
        <w:t>3</w:t>
      </w:r>
      <w:r w:rsidR="00DF4BF8" w:rsidRPr="00EE5E17">
        <w:t>CH</w:t>
      </w:r>
      <w:r w:rsidR="00DF4BF8" w:rsidRPr="00661370">
        <w:rPr>
          <w:rStyle w:val="Psubscriptasis"/>
        </w:rPr>
        <w:t>2</w:t>
      </w:r>
      <w:r w:rsidR="00DF4BF8" w:rsidRPr="00EE5E17">
        <w:t>CH</w:t>
      </w:r>
      <w:r w:rsidR="00DF4BF8" w:rsidRPr="00661370">
        <w:rPr>
          <w:rStyle w:val="Psubscriptasis"/>
        </w:rPr>
        <w:t>2</w:t>
      </w:r>
      <w:r w:rsidR="00DF4BF8" w:rsidRPr="00EE5E17">
        <w:t>COOH + 4H</w:t>
      </w:r>
      <w:r w:rsidR="00DF4BF8" w:rsidRPr="00686B03">
        <w:rPr>
          <w:rStyle w:val="Psuperscriptasis"/>
        </w:rPr>
        <w:t>+</w:t>
      </w:r>
      <w:r w:rsidR="00DF4BF8" w:rsidRPr="00EE5E17">
        <w:t xml:space="preserve"> + 4e</w:t>
      </w:r>
      <w:r w:rsidR="00DF4BF8" w:rsidRPr="00686B03">
        <w:rPr>
          <w:rStyle w:val="Psuperscriptasis"/>
        </w:rPr>
        <w:t>-</w:t>
      </w:r>
    </w:p>
    <w:p w14:paraId="47913BA8" w14:textId="356E049B" w:rsidR="000E4D15" w:rsidRDefault="00686B03" w:rsidP="00A76C25">
      <w:pPr>
        <w:pStyle w:val="PQuestion1"/>
      </w:pPr>
      <w:r>
        <w:t xml:space="preserve"> </w:t>
      </w:r>
      <w:r>
        <w:tab/>
      </w:r>
      <w:r w:rsidR="008A2700" w:rsidRPr="00EE5E17">
        <w:t xml:space="preserve">Reduction: </w:t>
      </w:r>
      <w:r w:rsidR="00EE5E17" w:rsidRPr="00EE5E17">
        <w:t xml:space="preserve"> </w:t>
      </w:r>
      <w:r w:rsidR="00DF4BF8" w:rsidRPr="00EE5E17">
        <w:t>MnO</w:t>
      </w:r>
      <w:r w:rsidR="00DF4BF8" w:rsidRPr="00661370">
        <w:rPr>
          <w:rStyle w:val="Psubscriptasis"/>
        </w:rPr>
        <w:t>4</w:t>
      </w:r>
      <w:r>
        <w:rPr>
          <w:rStyle w:val="Psuperscriptasis"/>
        </w:rPr>
        <w:t>–</w:t>
      </w:r>
      <w:r w:rsidR="00DF4BF8" w:rsidRPr="00686B03">
        <w:rPr>
          <w:rStyle w:val="Psuperscriptasis"/>
        </w:rPr>
        <w:t xml:space="preserve"> </w:t>
      </w:r>
      <w:r w:rsidR="00DF4BF8" w:rsidRPr="00EE5E17">
        <w:t>+ 8H</w:t>
      </w:r>
      <w:r w:rsidR="00DF4BF8" w:rsidRPr="00686B03">
        <w:rPr>
          <w:rStyle w:val="Psuperscriptasis"/>
        </w:rPr>
        <w:t>+</w:t>
      </w:r>
      <w:r w:rsidR="00DF4BF8" w:rsidRPr="00EE5E17">
        <w:t xml:space="preserve"> + 5e</w:t>
      </w:r>
      <w:r w:rsidR="00DF4BF8" w:rsidRPr="00686B03">
        <w:rPr>
          <w:rStyle w:val="Psuperscriptasis"/>
        </w:rPr>
        <w:t>-</w:t>
      </w:r>
      <w:r w:rsidR="00DF4BF8" w:rsidRPr="00EE5E17">
        <w:t xml:space="preserve"> </w:t>
      </w:r>
      <w:r>
        <w:sym w:font="Symbol" w:char="F0AE"/>
      </w:r>
      <w:r w:rsidR="00DF4BF8" w:rsidRPr="00EE5E17">
        <w:t xml:space="preserve"> Mn</w:t>
      </w:r>
      <w:r w:rsidR="00DF4BF8" w:rsidRPr="00686B03">
        <w:rPr>
          <w:rStyle w:val="Psuperscriptasis"/>
        </w:rPr>
        <w:t>2+</w:t>
      </w:r>
      <w:r>
        <w:t xml:space="preserve"> + </w:t>
      </w:r>
      <w:r w:rsidR="00DF4BF8" w:rsidRPr="00EE5E17">
        <w:t>4H</w:t>
      </w:r>
      <w:r w:rsidR="00DF4BF8" w:rsidRPr="00661370">
        <w:rPr>
          <w:rStyle w:val="Psubscriptasis"/>
        </w:rPr>
        <w:t>2</w:t>
      </w:r>
      <w:r w:rsidR="00DF4BF8" w:rsidRPr="00EE5E17">
        <w:t>O</w:t>
      </w:r>
    </w:p>
    <w:p w14:paraId="0AE34469" w14:textId="0E2A9148" w:rsidR="000E4D15" w:rsidRDefault="00686B03" w:rsidP="00A76C25">
      <w:pPr>
        <w:pStyle w:val="PQuestion1"/>
      </w:pPr>
      <w:r>
        <w:t xml:space="preserve"> </w:t>
      </w:r>
      <w:r>
        <w:tab/>
      </w:r>
      <w:r w:rsidR="008A2700" w:rsidRPr="00EE5E17">
        <w:t xml:space="preserve">Full equation: </w:t>
      </w:r>
      <w:r w:rsidR="00EE5E17" w:rsidRPr="00EE5E17">
        <w:t xml:space="preserve"> </w:t>
      </w:r>
      <w:r>
        <w:t>4</w:t>
      </w:r>
      <w:r w:rsidR="000109A8" w:rsidRPr="00EE5E17">
        <w:t>MnO</w:t>
      </w:r>
      <w:r w:rsidR="000109A8" w:rsidRPr="00661370">
        <w:rPr>
          <w:rStyle w:val="Psubscriptasis"/>
        </w:rPr>
        <w:t>4</w:t>
      </w:r>
      <w:r w:rsidRPr="00686B03">
        <w:rPr>
          <w:rStyle w:val="Psuperscriptasis"/>
        </w:rPr>
        <w:t>–</w:t>
      </w:r>
      <w:r w:rsidR="000109A8" w:rsidRPr="00686B03">
        <w:rPr>
          <w:rStyle w:val="Psuperscriptasis"/>
        </w:rPr>
        <w:t xml:space="preserve"> </w:t>
      </w:r>
      <w:r w:rsidR="000109A8" w:rsidRPr="00EE5E17">
        <w:t>+ 12H</w:t>
      </w:r>
      <w:r w:rsidR="000109A8" w:rsidRPr="00686B03">
        <w:rPr>
          <w:rStyle w:val="Psuperscriptasis"/>
        </w:rPr>
        <w:t>+</w:t>
      </w:r>
      <w:r>
        <w:t xml:space="preserve"> + 5</w:t>
      </w:r>
      <w:r w:rsidR="000109A8" w:rsidRPr="00EE5E17">
        <w:t>CH</w:t>
      </w:r>
      <w:r w:rsidR="000109A8" w:rsidRPr="00661370">
        <w:rPr>
          <w:rStyle w:val="Psubscriptasis"/>
        </w:rPr>
        <w:t>3</w:t>
      </w:r>
      <w:r w:rsidR="000109A8" w:rsidRPr="00EE5E17">
        <w:t>CH</w:t>
      </w:r>
      <w:r w:rsidR="000109A8" w:rsidRPr="00661370">
        <w:rPr>
          <w:rStyle w:val="Psubscriptasis"/>
        </w:rPr>
        <w:t>2</w:t>
      </w:r>
      <w:r w:rsidR="000109A8" w:rsidRPr="00EE5E17">
        <w:t>CH</w:t>
      </w:r>
      <w:r w:rsidR="000109A8" w:rsidRPr="00661370">
        <w:rPr>
          <w:rStyle w:val="Psubscriptasis"/>
        </w:rPr>
        <w:t>2</w:t>
      </w:r>
      <w:r w:rsidR="000109A8" w:rsidRPr="00EE5E17">
        <w:t>CH</w:t>
      </w:r>
      <w:r w:rsidR="000109A8" w:rsidRPr="00661370">
        <w:rPr>
          <w:rStyle w:val="Psubscriptasis"/>
        </w:rPr>
        <w:t>2</w:t>
      </w:r>
      <w:r w:rsidR="000109A8" w:rsidRPr="00EE5E17">
        <w:t xml:space="preserve">OH </w:t>
      </w:r>
      <w:r>
        <w:sym w:font="Symbol" w:char="F0AE"/>
      </w:r>
      <w:r>
        <w:t xml:space="preserve"> 4</w:t>
      </w:r>
      <w:r w:rsidR="000109A8" w:rsidRPr="00EE5E17">
        <w:t>Mn</w:t>
      </w:r>
      <w:r w:rsidR="000109A8" w:rsidRPr="00686B03">
        <w:rPr>
          <w:rStyle w:val="Psuperscriptasis"/>
        </w:rPr>
        <w:t>2+</w:t>
      </w:r>
      <w:r>
        <w:t xml:space="preserve"> +11</w:t>
      </w:r>
      <w:r w:rsidR="000109A8" w:rsidRPr="00EE5E17">
        <w:t>H</w:t>
      </w:r>
      <w:r w:rsidR="000109A8" w:rsidRPr="00661370">
        <w:rPr>
          <w:rStyle w:val="Psubscriptasis"/>
        </w:rPr>
        <w:t>2</w:t>
      </w:r>
      <w:r>
        <w:t>O + 5</w:t>
      </w:r>
      <w:r w:rsidR="000109A8" w:rsidRPr="00EE5E17">
        <w:t>CH</w:t>
      </w:r>
      <w:r w:rsidR="000109A8" w:rsidRPr="00661370">
        <w:rPr>
          <w:rStyle w:val="Psubscriptasis"/>
        </w:rPr>
        <w:t>3</w:t>
      </w:r>
      <w:r w:rsidR="000109A8" w:rsidRPr="00EE5E17">
        <w:t>CH</w:t>
      </w:r>
      <w:r w:rsidR="000109A8" w:rsidRPr="00661370">
        <w:rPr>
          <w:rStyle w:val="Psubscriptasis"/>
        </w:rPr>
        <w:t>2</w:t>
      </w:r>
      <w:r w:rsidR="000109A8" w:rsidRPr="00EE5E17">
        <w:t>CH</w:t>
      </w:r>
      <w:r w:rsidR="000109A8" w:rsidRPr="00661370">
        <w:rPr>
          <w:rStyle w:val="Psubscriptasis"/>
        </w:rPr>
        <w:t>2</w:t>
      </w:r>
      <w:r w:rsidR="000109A8" w:rsidRPr="00EE5E17">
        <w:t>COOH</w:t>
      </w:r>
    </w:p>
    <w:p w14:paraId="41E47669" w14:textId="6B48CA12" w:rsidR="000E4D15" w:rsidRDefault="000E4D15" w:rsidP="009873BD">
      <w:pPr>
        <w:pStyle w:val="PQuestion1"/>
        <w:tabs>
          <w:tab w:val="left" w:pos="9356"/>
        </w:tabs>
      </w:pPr>
      <w:r>
        <w:tab/>
      </w:r>
      <w:r w:rsidR="009873BD">
        <w:tab/>
      </w:r>
      <w:r w:rsidR="008A2700">
        <w:t>(4 marks)</w:t>
      </w:r>
    </w:p>
    <w:p w14:paraId="479A8B62" w14:textId="7237FB10" w:rsidR="00CD4229" w:rsidRPr="00C45648" w:rsidRDefault="003137A6" w:rsidP="00A76C25">
      <w:pPr>
        <w:pStyle w:val="PQuestion1"/>
      </w:pPr>
      <w:r w:rsidRPr="00686B03">
        <w:rPr>
          <w:rStyle w:val="Pboldasis"/>
        </w:rPr>
        <w:t>c</w:t>
      </w:r>
      <w:r>
        <w:tab/>
      </w:r>
      <w:r w:rsidR="00624A61" w:rsidRPr="00C45648">
        <w:t>The</w:t>
      </w:r>
      <w:r w:rsidR="00CD4229" w:rsidRPr="00C45648">
        <w:t xml:space="preserve"> primary alcohol would</w:t>
      </w:r>
      <w:r w:rsidR="00686B03">
        <w:t xml:space="preserve"> have the highest boiling point.</w:t>
      </w:r>
      <w:r w:rsidR="0054118A" w:rsidRPr="00C45648">
        <w:t>*</w:t>
      </w:r>
    </w:p>
    <w:p w14:paraId="30D40A99" w14:textId="460192C7" w:rsidR="00374BCA" w:rsidRPr="00C45648" w:rsidRDefault="00686B03" w:rsidP="00A76C25">
      <w:pPr>
        <w:pStyle w:val="PQuestion1"/>
      </w:pPr>
      <w:r>
        <w:t xml:space="preserve"> </w:t>
      </w:r>
      <w:r>
        <w:tab/>
      </w:r>
      <w:r w:rsidR="00374BCA" w:rsidRPr="00C45648">
        <w:t>Both alcohols have</w:t>
      </w:r>
      <w:r w:rsidR="00CD4229" w:rsidRPr="00C45648">
        <w:t xml:space="preserve"> hydrogen bonding and dispersion </w:t>
      </w:r>
      <w:r w:rsidR="00374BCA" w:rsidRPr="00C45648">
        <w:t>fo</w:t>
      </w:r>
      <w:r w:rsidR="0054118A" w:rsidRPr="00C45648">
        <w:t xml:space="preserve">rces between their molecules.* </w:t>
      </w:r>
      <w:r w:rsidR="00374BCA" w:rsidRPr="00C45648">
        <w:t>Although they have the same number of electrons a</w:t>
      </w:r>
      <w:r w:rsidR="00B2119D">
        <w:t xml:space="preserve">nd the same </w:t>
      </w:r>
      <w:r w:rsidR="0054118A" w:rsidRPr="00C45648">
        <w:t>OH functional group</w:t>
      </w:r>
      <w:r>
        <w:t>,</w:t>
      </w:r>
      <w:r w:rsidR="0054118A" w:rsidRPr="00C45648">
        <w:t>*</w:t>
      </w:r>
      <w:r w:rsidR="00374BCA" w:rsidRPr="00C45648">
        <w:t xml:space="preserve"> the linear primary alcohol molecules </w:t>
      </w:r>
      <w:r w:rsidR="00B2119D">
        <w:t>can</w:t>
      </w:r>
      <w:r w:rsidR="00374BCA" w:rsidRPr="00C45648">
        <w:t xml:space="preserve"> pack together more closely than the tertiary alcohol, thereby forming stronger dispersion and hydrogen bonds</w:t>
      </w:r>
      <w:r w:rsidR="0054118A" w:rsidRPr="00C45648">
        <w:t>.*</w:t>
      </w:r>
    </w:p>
    <w:p w14:paraId="26874152" w14:textId="08F12A63" w:rsidR="000E4D15" w:rsidRDefault="00686B03" w:rsidP="00686B03">
      <w:pPr>
        <w:pStyle w:val="PQuestion1"/>
        <w:tabs>
          <w:tab w:val="left" w:pos="9356"/>
        </w:tabs>
      </w:pPr>
      <w:r>
        <w:t xml:space="preserve"> </w:t>
      </w:r>
      <w:r>
        <w:tab/>
      </w:r>
      <w:r w:rsidR="009B5888" w:rsidRPr="00C45648">
        <w:t>This means that a greater amount of energy is required to break these intermolecular forces when the substance boils.</w:t>
      </w:r>
      <w:r w:rsidR="000E4D15">
        <w:tab/>
      </w:r>
      <w:r w:rsidR="00487BBF">
        <w:t>(4 marks)</w:t>
      </w:r>
    </w:p>
    <w:p w14:paraId="062AC324" w14:textId="19A5C21F" w:rsidR="00027EA6" w:rsidRPr="00A76C25" w:rsidRDefault="00487BBF" w:rsidP="00A76C25">
      <w:pPr>
        <w:pStyle w:val="PBodytextfullout"/>
        <w:rPr>
          <w:rStyle w:val="Pboldasis"/>
        </w:rPr>
      </w:pPr>
      <w:r w:rsidRPr="00A76C25">
        <w:rPr>
          <w:rStyle w:val="Pboldasis"/>
        </w:rPr>
        <w:t>End of answers</w:t>
      </w:r>
      <w:r w:rsidR="000E4D15" w:rsidRPr="00A76C25">
        <w:rPr>
          <w:rStyle w:val="Pboldasis"/>
        </w:rPr>
        <w:tab/>
      </w:r>
    </w:p>
    <w:sectPr w:rsidR="00027EA6" w:rsidRPr="00A76C25" w:rsidSect="004605B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0" w:h="16840"/>
      <w:pgMar w:top="1440" w:right="851" w:bottom="1440" w:left="709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CB62DB" w14:textId="77777777" w:rsidR="00E7498B" w:rsidRDefault="00E7498B" w:rsidP="004605B3">
      <w:r>
        <w:separator/>
      </w:r>
    </w:p>
  </w:endnote>
  <w:endnote w:type="continuationSeparator" w:id="0">
    <w:p w14:paraId="0A4384FD" w14:textId="77777777" w:rsidR="00E7498B" w:rsidRDefault="00E7498B" w:rsidP="00460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Myriad Pro">
    <w:altName w:val="Luminari"/>
    <w:charset w:val="00"/>
    <w:family w:val="auto"/>
    <w:pitch w:val="variable"/>
    <w:sig w:usb0="A00002AF" w:usb1="5000204B" w:usb2="00000000" w:usb3="00000000" w:csb0="0000019F" w:csb1="00000000"/>
  </w:font>
  <w:font w:name="∞Ãı'50ˇ">
    <w:altName w:val="Arial Narrow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Yu Gothic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221BF1" w14:textId="77777777" w:rsidR="00CE2C6E" w:rsidRDefault="00CE2C6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1177271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0985EB" w14:textId="6BB268E8" w:rsidR="00F075DD" w:rsidRPr="00D46EF4" w:rsidRDefault="00D46EF4" w:rsidP="00D46EF4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C034B2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CE2C6E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C034B2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8976D9">
          <w:rPr>
            <w:rFonts w:ascii="Arial" w:hAnsi="Arial" w:cs="Arial"/>
            <w:noProof/>
            <w:sz w:val="16"/>
            <w:szCs w:val="16"/>
          </w:rPr>
          <w:t>5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81722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55144C" w14:textId="1C28FE59" w:rsidR="004605B3" w:rsidRPr="00D46EF4" w:rsidRDefault="00D46EF4" w:rsidP="00D46EF4">
        <w:pPr>
          <w:rPr>
            <w:rFonts w:ascii="Arial" w:hAnsi="Arial" w:cs="Arial"/>
            <w:sz w:val="16"/>
            <w:szCs w:val="16"/>
          </w:rPr>
        </w:pPr>
        <w:r w:rsidRPr="00C509FF">
          <w:rPr>
            <w:rFonts w:ascii="Arial" w:hAnsi="Arial" w:cs="Arial"/>
            <w:sz w:val="16"/>
            <w:szCs w:val="16"/>
          </w:rPr>
          <w:t>Copyright ©</w:t>
        </w:r>
        <w:r>
          <w:rPr>
            <w:rFonts w:ascii="Arial" w:hAnsi="Arial" w:cs="Arial"/>
            <w:sz w:val="16"/>
            <w:szCs w:val="16"/>
          </w:rPr>
          <w:t xml:space="preserve"> Pearson Australia 2018</w:t>
        </w:r>
        <w:r w:rsidRPr="00C509FF">
          <w:rPr>
            <w:rFonts w:ascii="Arial" w:hAnsi="Arial" w:cs="Arial"/>
            <w:sz w:val="16"/>
            <w:szCs w:val="16"/>
          </w:rPr>
          <w:t xml:space="preserve"> (a division of Pearson Australia Group Pty Ltd) ISBN</w:t>
        </w:r>
        <w:r>
          <w:rPr>
            <w:rFonts w:ascii="Arial" w:hAnsi="Arial" w:cs="Arial"/>
            <w:sz w:val="16"/>
            <w:szCs w:val="16"/>
          </w:rPr>
          <w:t xml:space="preserve"> </w:t>
        </w:r>
        <w:r w:rsidRPr="006A04A6">
          <w:rPr>
            <w:rFonts w:ascii="Arial" w:eastAsia="Times New Roman" w:hAnsi="Arial" w:cs="Arial"/>
            <w:color w:val="000000"/>
            <w:sz w:val="16"/>
            <w:szCs w:val="16"/>
          </w:rPr>
          <w:t xml:space="preserve">978 1 4886 </w:t>
        </w:r>
        <w:r w:rsidR="00AE273E">
          <w:rPr>
            <w:rFonts w:ascii="Arial" w:eastAsia="Times New Roman" w:hAnsi="Arial" w:cs="Arial"/>
            <w:color w:val="000000"/>
            <w:sz w:val="16"/>
            <w:szCs w:val="16"/>
          </w:rPr>
          <w:t>1813</w:t>
        </w:r>
        <w:r w:rsidR="00CE2C6E">
          <w:rPr>
            <w:rFonts w:ascii="Arial" w:eastAsia="Times New Roman" w:hAnsi="Arial" w:cs="Arial"/>
            <w:color w:val="000000"/>
            <w:sz w:val="16"/>
            <w:szCs w:val="16"/>
          </w:rPr>
          <w:t xml:space="preserve"> </w:t>
        </w:r>
        <w:r w:rsidR="00AE273E">
          <w:rPr>
            <w:rFonts w:ascii="Arial" w:eastAsia="Times New Roman" w:hAnsi="Arial" w:cs="Arial"/>
            <w:color w:val="000000"/>
            <w:sz w:val="16"/>
            <w:szCs w:val="16"/>
          </w:rPr>
          <w:t>0</w:t>
        </w:r>
        <w:r w:rsidRPr="006A04A6">
          <w:rPr>
            <w:rFonts w:ascii="Arial" w:hAnsi="Arial" w:cs="Arial"/>
            <w:sz w:val="16"/>
            <w:szCs w:val="16"/>
          </w:rPr>
          <w:tab/>
        </w:r>
        <w:r w:rsidRPr="00C509FF">
          <w:rPr>
            <w:rFonts w:ascii="Arial" w:hAnsi="Arial" w:cs="Arial"/>
            <w:sz w:val="16"/>
            <w:szCs w:val="16"/>
          </w:rPr>
          <w:t xml:space="preserve"> Page </w:t>
        </w:r>
        <w:r w:rsidRPr="00C509FF">
          <w:rPr>
            <w:rFonts w:ascii="Arial" w:hAnsi="Arial" w:cs="Arial"/>
            <w:sz w:val="16"/>
            <w:szCs w:val="16"/>
          </w:rPr>
          <w:fldChar w:fldCharType="begin"/>
        </w:r>
        <w:r w:rsidRPr="00C509FF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Pr="00C509FF">
          <w:rPr>
            <w:rFonts w:ascii="Arial" w:hAnsi="Arial" w:cs="Arial"/>
            <w:sz w:val="16"/>
            <w:szCs w:val="16"/>
          </w:rPr>
          <w:fldChar w:fldCharType="separate"/>
        </w:r>
        <w:r w:rsidR="008976D9">
          <w:rPr>
            <w:rFonts w:ascii="Arial" w:hAnsi="Arial" w:cs="Arial"/>
            <w:noProof/>
            <w:sz w:val="16"/>
            <w:szCs w:val="16"/>
          </w:rPr>
          <w:t>1</w:t>
        </w:r>
        <w:r w:rsidRPr="00C509FF">
          <w:rPr>
            <w:rFonts w:ascii="Arial" w:hAnsi="Arial" w:cs="Arial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1641BC" w14:textId="77777777" w:rsidR="00E7498B" w:rsidRDefault="00E7498B" w:rsidP="004605B3">
      <w:r>
        <w:separator/>
      </w:r>
    </w:p>
  </w:footnote>
  <w:footnote w:type="continuationSeparator" w:id="0">
    <w:p w14:paraId="626A71DC" w14:textId="77777777" w:rsidR="00E7498B" w:rsidRDefault="00E7498B" w:rsidP="004605B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8D1983" w14:textId="77777777" w:rsidR="00CE2C6E" w:rsidRDefault="00CE2C6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A95D52" w14:textId="77777777" w:rsidR="00CE2C6E" w:rsidRDefault="00CE2C6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FA4D53" w14:textId="77777777" w:rsidR="00C177A6" w:rsidRDefault="00C177A6" w:rsidP="00C177A6">
    <w:pPr>
      <w:pStyle w:val="Header"/>
    </w:pPr>
    <w:r>
      <w:rPr>
        <w:noProof/>
      </w:rPr>
      <w:drawing>
        <wp:inline distT="0" distB="0" distL="0" distR="0" wp14:anchorId="6413CD67" wp14:editId="66BBD510">
          <wp:extent cx="6565900" cy="546947"/>
          <wp:effectExtent l="0" t="0" r="0" b="1206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5900" cy="5469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55722E" w14:textId="4DAB1966" w:rsidR="004605B3" w:rsidRPr="00C177A6" w:rsidRDefault="004605B3" w:rsidP="00C177A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33A81"/>
    <w:multiLevelType w:val="hybridMultilevel"/>
    <w:tmpl w:val="3CF0529A"/>
    <w:lvl w:ilvl="0" w:tplc="9F981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EA1403"/>
    <w:multiLevelType w:val="hybridMultilevel"/>
    <w:tmpl w:val="AC26B322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2DBF3A46"/>
    <w:multiLevelType w:val="hybridMultilevel"/>
    <w:tmpl w:val="172A2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B3637"/>
    <w:multiLevelType w:val="hybridMultilevel"/>
    <w:tmpl w:val="F74EFF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6E6251"/>
    <w:multiLevelType w:val="hybridMultilevel"/>
    <w:tmpl w:val="9992E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882B75"/>
    <w:multiLevelType w:val="hybridMultilevel"/>
    <w:tmpl w:val="B5B20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0E4DD3"/>
    <w:multiLevelType w:val="hybridMultilevel"/>
    <w:tmpl w:val="6BAAF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FE6EB7"/>
    <w:multiLevelType w:val="hybridMultilevel"/>
    <w:tmpl w:val="C32AAAD0"/>
    <w:lvl w:ilvl="0" w:tplc="3DF417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100CFA"/>
    <w:multiLevelType w:val="hybridMultilevel"/>
    <w:tmpl w:val="AFDE6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2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3A4"/>
    <w:rsid w:val="000057CA"/>
    <w:rsid w:val="000109A8"/>
    <w:rsid w:val="00017173"/>
    <w:rsid w:val="000171FC"/>
    <w:rsid w:val="00024D08"/>
    <w:rsid w:val="00027EA6"/>
    <w:rsid w:val="00051066"/>
    <w:rsid w:val="00053A40"/>
    <w:rsid w:val="0006050A"/>
    <w:rsid w:val="000715E8"/>
    <w:rsid w:val="00071925"/>
    <w:rsid w:val="00074860"/>
    <w:rsid w:val="00097A7B"/>
    <w:rsid w:val="000C002C"/>
    <w:rsid w:val="000E1B0E"/>
    <w:rsid w:val="000E4D15"/>
    <w:rsid w:val="00101A17"/>
    <w:rsid w:val="001021F7"/>
    <w:rsid w:val="001537D9"/>
    <w:rsid w:val="00161857"/>
    <w:rsid w:val="001779AA"/>
    <w:rsid w:val="001B4DAE"/>
    <w:rsid w:val="001E4687"/>
    <w:rsid w:val="001F127C"/>
    <w:rsid w:val="001F2FB3"/>
    <w:rsid w:val="002125E0"/>
    <w:rsid w:val="002312DB"/>
    <w:rsid w:val="00237BC0"/>
    <w:rsid w:val="002501F9"/>
    <w:rsid w:val="002549D5"/>
    <w:rsid w:val="00272C74"/>
    <w:rsid w:val="0029404A"/>
    <w:rsid w:val="002A0B02"/>
    <w:rsid w:val="002A4AA8"/>
    <w:rsid w:val="002A5066"/>
    <w:rsid w:val="002B1586"/>
    <w:rsid w:val="002C6FB2"/>
    <w:rsid w:val="002D1026"/>
    <w:rsid w:val="003137A6"/>
    <w:rsid w:val="00374BCA"/>
    <w:rsid w:val="003B1ABF"/>
    <w:rsid w:val="003F5F6F"/>
    <w:rsid w:val="004117AB"/>
    <w:rsid w:val="004265EA"/>
    <w:rsid w:val="004418BB"/>
    <w:rsid w:val="00455AE7"/>
    <w:rsid w:val="004605B3"/>
    <w:rsid w:val="00473A95"/>
    <w:rsid w:val="0048001C"/>
    <w:rsid w:val="00487BBF"/>
    <w:rsid w:val="004B0CFE"/>
    <w:rsid w:val="004F1D8D"/>
    <w:rsid w:val="0052575F"/>
    <w:rsid w:val="005349DF"/>
    <w:rsid w:val="0054118A"/>
    <w:rsid w:val="00556727"/>
    <w:rsid w:val="00560A88"/>
    <w:rsid w:val="00564339"/>
    <w:rsid w:val="005A05A6"/>
    <w:rsid w:val="005A27CB"/>
    <w:rsid w:val="005B044F"/>
    <w:rsid w:val="005B2999"/>
    <w:rsid w:val="005D4D36"/>
    <w:rsid w:val="00607F37"/>
    <w:rsid w:val="00624A61"/>
    <w:rsid w:val="00640A2C"/>
    <w:rsid w:val="00647559"/>
    <w:rsid w:val="00661370"/>
    <w:rsid w:val="00686B03"/>
    <w:rsid w:val="006A2884"/>
    <w:rsid w:val="006B45E2"/>
    <w:rsid w:val="006D5551"/>
    <w:rsid w:val="00701F2C"/>
    <w:rsid w:val="00711A5A"/>
    <w:rsid w:val="00715442"/>
    <w:rsid w:val="00730253"/>
    <w:rsid w:val="0074617D"/>
    <w:rsid w:val="00750E01"/>
    <w:rsid w:val="007B1EDD"/>
    <w:rsid w:val="007C6E75"/>
    <w:rsid w:val="007E51D6"/>
    <w:rsid w:val="008047AB"/>
    <w:rsid w:val="00820E96"/>
    <w:rsid w:val="00824398"/>
    <w:rsid w:val="00830FFE"/>
    <w:rsid w:val="00837D08"/>
    <w:rsid w:val="00866000"/>
    <w:rsid w:val="00867C50"/>
    <w:rsid w:val="008717C3"/>
    <w:rsid w:val="00896CB7"/>
    <w:rsid w:val="008976D9"/>
    <w:rsid w:val="008A2700"/>
    <w:rsid w:val="008E7833"/>
    <w:rsid w:val="00916E86"/>
    <w:rsid w:val="00923F46"/>
    <w:rsid w:val="00932E40"/>
    <w:rsid w:val="0093451B"/>
    <w:rsid w:val="00936669"/>
    <w:rsid w:val="0095219D"/>
    <w:rsid w:val="00952751"/>
    <w:rsid w:val="009578AF"/>
    <w:rsid w:val="0097413F"/>
    <w:rsid w:val="00976301"/>
    <w:rsid w:val="00985698"/>
    <w:rsid w:val="009873BD"/>
    <w:rsid w:val="009900EB"/>
    <w:rsid w:val="00993991"/>
    <w:rsid w:val="0099756E"/>
    <w:rsid w:val="009B32E3"/>
    <w:rsid w:val="009B5888"/>
    <w:rsid w:val="009B62F0"/>
    <w:rsid w:val="009F5CCB"/>
    <w:rsid w:val="00A02274"/>
    <w:rsid w:val="00A05A0C"/>
    <w:rsid w:val="00A3619C"/>
    <w:rsid w:val="00A40683"/>
    <w:rsid w:val="00A76C25"/>
    <w:rsid w:val="00A80B73"/>
    <w:rsid w:val="00A82F52"/>
    <w:rsid w:val="00A87436"/>
    <w:rsid w:val="00A90D1B"/>
    <w:rsid w:val="00A95FB5"/>
    <w:rsid w:val="00AE273E"/>
    <w:rsid w:val="00AE68EA"/>
    <w:rsid w:val="00B074E0"/>
    <w:rsid w:val="00B102A4"/>
    <w:rsid w:val="00B2119D"/>
    <w:rsid w:val="00B23576"/>
    <w:rsid w:val="00B50B38"/>
    <w:rsid w:val="00BA376B"/>
    <w:rsid w:val="00BB7953"/>
    <w:rsid w:val="00BD396F"/>
    <w:rsid w:val="00BF1B55"/>
    <w:rsid w:val="00BF231D"/>
    <w:rsid w:val="00C034B2"/>
    <w:rsid w:val="00C12A3B"/>
    <w:rsid w:val="00C177A6"/>
    <w:rsid w:val="00C45648"/>
    <w:rsid w:val="00C569FD"/>
    <w:rsid w:val="00C66FBD"/>
    <w:rsid w:val="00C70973"/>
    <w:rsid w:val="00C70974"/>
    <w:rsid w:val="00C81D25"/>
    <w:rsid w:val="00C90D2D"/>
    <w:rsid w:val="00CA6A33"/>
    <w:rsid w:val="00CD4229"/>
    <w:rsid w:val="00CE2C6E"/>
    <w:rsid w:val="00D13FCD"/>
    <w:rsid w:val="00D323B9"/>
    <w:rsid w:val="00D46EF4"/>
    <w:rsid w:val="00DC69E7"/>
    <w:rsid w:val="00DD11B8"/>
    <w:rsid w:val="00DE43A4"/>
    <w:rsid w:val="00DF46FE"/>
    <w:rsid w:val="00DF4BF8"/>
    <w:rsid w:val="00E4157F"/>
    <w:rsid w:val="00E510AB"/>
    <w:rsid w:val="00E55A9B"/>
    <w:rsid w:val="00E573A5"/>
    <w:rsid w:val="00E7498B"/>
    <w:rsid w:val="00EA0FDF"/>
    <w:rsid w:val="00EC54A4"/>
    <w:rsid w:val="00EC64A0"/>
    <w:rsid w:val="00EE5E17"/>
    <w:rsid w:val="00EE7CC8"/>
    <w:rsid w:val="00F075DD"/>
    <w:rsid w:val="00F45708"/>
    <w:rsid w:val="00F821DD"/>
    <w:rsid w:val="00FA529C"/>
    <w:rsid w:val="00FB2180"/>
    <w:rsid w:val="00FD4873"/>
    <w:rsid w:val="00FE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751C5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27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7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05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5B3"/>
  </w:style>
  <w:style w:type="paragraph" w:styleId="Footer">
    <w:name w:val="footer"/>
    <w:basedOn w:val="Normal"/>
    <w:link w:val="FooterChar"/>
    <w:uiPriority w:val="99"/>
    <w:unhideWhenUsed/>
    <w:rsid w:val="004605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5B3"/>
  </w:style>
  <w:style w:type="character" w:customStyle="1" w:styleId="Pboldasis">
    <w:name w:val="P:   bold as is"/>
    <w:uiPriority w:val="99"/>
    <w:rsid w:val="00D323B9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D323B9"/>
    <w:rPr>
      <w:rFonts w:ascii="Arial" w:hAnsi="Arial"/>
      <w:i/>
      <w:color w:val="000000"/>
      <w:w w:val="100"/>
      <w:sz w:val="22"/>
    </w:rPr>
  </w:style>
  <w:style w:type="paragraph" w:customStyle="1" w:styleId="PAHead">
    <w:name w:val="P: A Head"/>
    <w:basedOn w:val="Normal"/>
    <w:uiPriority w:val="99"/>
    <w:rsid w:val="00D323B9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D323B9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D323B9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D323B9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D323B9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D323B9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D323B9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D323B9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D323B9"/>
    <w:pPr>
      <w:ind w:left="1134" w:hanging="567"/>
    </w:pPr>
  </w:style>
  <w:style w:type="paragraph" w:customStyle="1" w:styleId="PQuestioni">
    <w:name w:val="P: Question i"/>
    <w:basedOn w:val="Normal"/>
    <w:qFormat/>
    <w:rsid w:val="00D323B9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D323B9"/>
    <w:rPr>
      <w:w w:val="100"/>
      <w:vertAlign w:val="subscript"/>
    </w:rPr>
  </w:style>
  <w:style w:type="character" w:customStyle="1" w:styleId="Psuperscriptasis">
    <w:name w:val="P: superscript as is"/>
    <w:uiPriority w:val="99"/>
    <w:rsid w:val="00D323B9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D323B9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D323B9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D323B9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D323B9"/>
    <w:rPr>
      <w:w w:val="100"/>
      <w:vertAlign w:val="superscript"/>
    </w:rPr>
  </w:style>
  <w:style w:type="character" w:customStyle="1" w:styleId="PQuestionno">
    <w:name w:val="P:  Question no"/>
    <w:uiPriority w:val="99"/>
    <w:rsid w:val="00D323B9"/>
    <w:rPr>
      <w:rFonts w:ascii="Arial" w:hAnsi="Arial"/>
      <w:b/>
      <w:color w:val="auto"/>
      <w:spacing w:val="0"/>
      <w:sz w:val="22"/>
      <w:u w:val="none"/>
    </w:rPr>
  </w:style>
  <w:style w:type="paragraph" w:customStyle="1" w:styleId="PBodytextindent">
    <w:name w:val="P: Body text indent"/>
    <w:basedOn w:val="Normal"/>
    <w:uiPriority w:val="99"/>
    <w:rsid w:val="00D323B9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CA6A33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D323B9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D323B9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D323B9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D323B9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D323B9"/>
    <w:pPr>
      <w:spacing w:before="240" w:after="240"/>
    </w:pPr>
  </w:style>
  <w:style w:type="character" w:customStyle="1" w:styleId="MTConvertedEquation">
    <w:name w:val="MTConvertedEquation"/>
    <w:basedOn w:val="DefaultParagraphFont"/>
    <w:rsid w:val="005349DF"/>
  </w:style>
  <w:style w:type="character" w:styleId="CommentReference">
    <w:name w:val="annotation reference"/>
    <w:basedOn w:val="DefaultParagraphFont"/>
    <w:uiPriority w:val="99"/>
    <w:semiHidden/>
    <w:unhideWhenUsed/>
    <w:rsid w:val="004F1D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D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D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D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D8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B5"/>
    <w:pPr>
      <w:ind w:left="720"/>
      <w:contextualSpacing/>
    </w:pPr>
  </w:style>
  <w:style w:type="table" w:styleId="TableGrid">
    <w:name w:val="Table Grid"/>
    <w:basedOn w:val="TableNormal"/>
    <w:uiPriority w:val="39"/>
    <w:rsid w:val="008047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27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7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605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5B3"/>
  </w:style>
  <w:style w:type="paragraph" w:styleId="Footer">
    <w:name w:val="footer"/>
    <w:basedOn w:val="Normal"/>
    <w:link w:val="FooterChar"/>
    <w:uiPriority w:val="99"/>
    <w:unhideWhenUsed/>
    <w:rsid w:val="004605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5B3"/>
  </w:style>
  <w:style w:type="character" w:customStyle="1" w:styleId="Pboldasis">
    <w:name w:val="P:   bold as is"/>
    <w:uiPriority w:val="99"/>
    <w:rsid w:val="00D323B9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D323B9"/>
    <w:rPr>
      <w:rFonts w:ascii="Arial" w:hAnsi="Arial"/>
      <w:i/>
      <w:color w:val="000000"/>
      <w:w w:val="100"/>
      <w:sz w:val="22"/>
    </w:rPr>
  </w:style>
  <w:style w:type="paragraph" w:customStyle="1" w:styleId="PAHead">
    <w:name w:val="P: A Head"/>
    <w:basedOn w:val="Normal"/>
    <w:uiPriority w:val="99"/>
    <w:rsid w:val="00D323B9"/>
    <w:pPr>
      <w:widowControl w:val="0"/>
      <w:pBdr>
        <w:bottom w:val="single" w:sz="4" w:space="1" w:color="auto"/>
      </w:pBdr>
      <w:tabs>
        <w:tab w:val="right" w:pos="10206"/>
      </w:tabs>
      <w:autoSpaceDE w:val="0"/>
      <w:autoSpaceDN w:val="0"/>
      <w:adjustRightInd w:val="0"/>
      <w:spacing w:before="113" w:after="113" w:line="420" w:lineRule="atLeast"/>
      <w:textAlignment w:val="center"/>
    </w:pPr>
    <w:rPr>
      <w:rFonts w:ascii="Arial" w:eastAsiaTheme="minorEastAsia" w:hAnsi="Arial" w:cs="Arial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D323B9"/>
    <w:pPr>
      <w:widowControl w:val="0"/>
      <w:autoSpaceDE w:val="0"/>
      <w:autoSpaceDN w:val="0"/>
      <w:adjustRightInd w:val="0"/>
      <w:spacing w:before="240" w:after="113" w:line="380" w:lineRule="atLeast"/>
      <w:textAlignment w:val="center"/>
    </w:pPr>
    <w:rPr>
      <w:rFonts w:ascii="Arial" w:eastAsiaTheme="minorEastAsia" w:hAnsi="Arial" w:cs="Arial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D323B9"/>
    <w:pPr>
      <w:widowControl w:val="0"/>
      <w:tabs>
        <w:tab w:val="right" w:pos="10206"/>
      </w:tabs>
      <w:autoSpaceDE w:val="0"/>
      <w:autoSpaceDN w:val="0"/>
      <w:adjustRightInd w:val="0"/>
      <w:spacing w:before="120" w:after="120" w:line="260" w:lineRule="atLeast"/>
      <w:textAlignment w:val="center"/>
    </w:pPr>
    <w:rPr>
      <w:rFonts w:ascii="Arial" w:eastAsiaTheme="minorEastAsia" w:hAnsi="Arial" w:cs="Arial"/>
      <w:color w:val="000000"/>
      <w:sz w:val="22"/>
      <w:szCs w:val="22"/>
      <w:lang w:val="en-AU" w:eastAsia="en-GB"/>
    </w:rPr>
  </w:style>
  <w:style w:type="paragraph" w:customStyle="1" w:styleId="PCHead">
    <w:name w:val="P: C Head"/>
    <w:basedOn w:val="Normal"/>
    <w:uiPriority w:val="99"/>
    <w:rsid w:val="00D323B9"/>
    <w:pPr>
      <w:widowControl w:val="0"/>
      <w:tabs>
        <w:tab w:val="right" w:pos="10206"/>
      </w:tabs>
      <w:autoSpaceDE w:val="0"/>
      <w:autoSpaceDN w:val="0"/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D323B9"/>
    <w:pPr>
      <w:spacing w:before="57" w:after="57" w:line="260" w:lineRule="atLeast"/>
    </w:pPr>
    <w:rPr>
      <w:rFonts w:ascii="Arial" w:eastAsia="MS Mincho" w:hAnsi="Arial" w:cs="MinionPro-Regular"/>
      <w:b/>
      <w:color w:val="FF00FF"/>
      <w:sz w:val="22"/>
      <w:lang w:val="en-GB" w:eastAsia="ja-JP"/>
    </w:rPr>
  </w:style>
  <w:style w:type="character" w:customStyle="1" w:styleId="PDesignNoteChar">
    <w:name w:val="P: Design Note Char"/>
    <w:link w:val="PDesignNote"/>
    <w:rsid w:val="00D323B9"/>
    <w:rPr>
      <w:rFonts w:ascii="Arial" w:eastAsia="MS Mincho" w:hAnsi="Arial" w:cs="MinionPro-Regular"/>
      <w:b/>
      <w:color w:val="FF00FF"/>
      <w:sz w:val="22"/>
      <w:lang w:val="en-GB" w:eastAsia="ja-JP"/>
    </w:rPr>
  </w:style>
  <w:style w:type="paragraph" w:customStyle="1" w:styleId="PQuestion1">
    <w:name w:val="P: Question 1"/>
    <w:basedOn w:val="Normal"/>
    <w:qFormat/>
    <w:rsid w:val="00D323B9"/>
    <w:pPr>
      <w:widowControl w:val="0"/>
      <w:tabs>
        <w:tab w:val="left" w:pos="567"/>
      </w:tabs>
      <w:autoSpaceDE w:val="0"/>
      <w:autoSpaceDN w:val="0"/>
      <w:spacing w:before="120" w:after="120" w:line="280" w:lineRule="exact"/>
      <w:ind w:left="567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1a">
    <w:name w:val="P: Question 1a"/>
    <w:basedOn w:val="PQuestion1"/>
    <w:uiPriority w:val="1"/>
    <w:qFormat/>
    <w:rsid w:val="00D323B9"/>
    <w:pPr>
      <w:tabs>
        <w:tab w:val="left" w:pos="1134"/>
      </w:tabs>
      <w:ind w:left="1134" w:hanging="1134"/>
    </w:pPr>
  </w:style>
  <w:style w:type="paragraph" w:customStyle="1" w:styleId="PQuestiona">
    <w:name w:val="P: Question a"/>
    <w:basedOn w:val="PQuestionai"/>
    <w:qFormat/>
    <w:rsid w:val="00D323B9"/>
    <w:pPr>
      <w:ind w:left="1134" w:hanging="567"/>
    </w:pPr>
  </w:style>
  <w:style w:type="paragraph" w:customStyle="1" w:styleId="PQuestioni">
    <w:name w:val="P: Question i"/>
    <w:basedOn w:val="Normal"/>
    <w:qFormat/>
    <w:rsid w:val="00D323B9"/>
    <w:pPr>
      <w:widowControl w:val="0"/>
      <w:tabs>
        <w:tab w:val="left" w:pos="1701"/>
        <w:tab w:val="left" w:pos="9364"/>
      </w:tabs>
      <w:autoSpaceDE w:val="0"/>
      <w:autoSpaceDN w:val="0"/>
      <w:spacing w:before="120" w:after="120" w:line="280" w:lineRule="exact"/>
      <w:ind w:left="1701" w:hanging="567"/>
    </w:pPr>
    <w:rPr>
      <w:rFonts w:ascii="Arial" w:eastAsiaTheme="minorEastAsia" w:hAnsi="Arial" w:cs="Arial"/>
      <w:sz w:val="22"/>
      <w:szCs w:val="22"/>
      <w:lang w:val="en-AU" w:eastAsia="en-GB"/>
    </w:rPr>
  </w:style>
  <w:style w:type="character" w:customStyle="1" w:styleId="Psubscriptasis">
    <w:name w:val="P: subscript as is"/>
    <w:uiPriority w:val="99"/>
    <w:rsid w:val="00D323B9"/>
    <w:rPr>
      <w:w w:val="100"/>
      <w:vertAlign w:val="subscript"/>
    </w:rPr>
  </w:style>
  <w:style w:type="character" w:customStyle="1" w:styleId="Psuperscriptasis">
    <w:name w:val="P: superscript as is"/>
    <w:uiPriority w:val="99"/>
    <w:rsid w:val="00D323B9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D323B9"/>
    <w:pPr>
      <w:widowControl w:val="0"/>
      <w:autoSpaceDE w:val="0"/>
      <w:autoSpaceDN w:val="0"/>
      <w:adjustRightInd w:val="0"/>
      <w:spacing w:line="220" w:lineRule="atLeast"/>
      <w:ind w:left="186"/>
      <w:textAlignment w:val="center"/>
    </w:pPr>
    <w:rPr>
      <w:rFonts w:ascii="Arial" w:eastAsiaTheme="minorEastAsia" w:hAnsi="Arial" w:cs="Verdana"/>
      <w:color w:val="000000"/>
      <w:sz w:val="22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D323B9"/>
    <w:pPr>
      <w:widowControl w:val="0"/>
      <w:autoSpaceDE w:val="0"/>
      <w:autoSpaceDN w:val="0"/>
      <w:adjustRightInd w:val="0"/>
      <w:spacing w:line="220" w:lineRule="atLeast"/>
      <w:ind w:left="149"/>
      <w:textAlignment w:val="center"/>
    </w:pPr>
    <w:rPr>
      <w:rFonts w:ascii="Arial" w:eastAsiaTheme="minorEastAsia" w:hAnsi="Arial" w:cs="Verdana-Bold"/>
      <w:b/>
      <w:bCs/>
      <w:color w:val="000000"/>
      <w:w w:val="105"/>
      <w:sz w:val="22"/>
      <w:szCs w:val="20"/>
      <w:lang w:val="en-AU" w:eastAsia="en-GB"/>
    </w:rPr>
  </w:style>
  <w:style w:type="character" w:customStyle="1" w:styleId="Psubscriptasis0">
    <w:name w:val="P:   subscript as is"/>
    <w:uiPriority w:val="99"/>
    <w:rsid w:val="00D323B9"/>
    <w:rPr>
      <w:w w:val="100"/>
      <w:vertAlign w:val="subscript"/>
    </w:rPr>
  </w:style>
  <w:style w:type="character" w:customStyle="1" w:styleId="Psuperscriptasis0">
    <w:name w:val="P:   superscript as is"/>
    <w:uiPriority w:val="99"/>
    <w:rsid w:val="00D323B9"/>
    <w:rPr>
      <w:w w:val="100"/>
      <w:vertAlign w:val="superscript"/>
    </w:rPr>
  </w:style>
  <w:style w:type="character" w:customStyle="1" w:styleId="PQuestionno">
    <w:name w:val="P:  Question no"/>
    <w:uiPriority w:val="99"/>
    <w:rsid w:val="00D323B9"/>
    <w:rPr>
      <w:rFonts w:ascii="Arial" w:hAnsi="Arial"/>
      <w:b/>
      <w:color w:val="auto"/>
      <w:spacing w:val="0"/>
      <w:sz w:val="22"/>
      <w:u w:val="none"/>
    </w:rPr>
  </w:style>
  <w:style w:type="paragraph" w:customStyle="1" w:styleId="PBodytextindent">
    <w:name w:val="P: Body text indent"/>
    <w:basedOn w:val="Normal"/>
    <w:uiPriority w:val="99"/>
    <w:rsid w:val="00D323B9"/>
    <w:pPr>
      <w:widowControl w:val="0"/>
      <w:autoSpaceDE w:val="0"/>
      <w:autoSpaceDN w:val="0"/>
      <w:adjustRightInd w:val="0"/>
      <w:spacing w:line="260" w:lineRule="atLeast"/>
      <w:ind w:firstLine="227"/>
      <w:textAlignment w:val="center"/>
    </w:pPr>
    <w:rPr>
      <w:rFonts w:ascii="Arial" w:eastAsiaTheme="minorEastAsia" w:hAnsi="Arial" w:cs="Verdana"/>
      <w:color w:val="000000"/>
      <w:sz w:val="22"/>
      <w:szCs w:val="22"/>
      <w:lang w:val="en-AU" w:eastAsia="en-GB"/>
    </w:rPr>
  </w:style>
  <w:style w:type="paragraph" w:customStyle="1" w:styleId="PCaHead">
    <w:name w:val="P: Ca Head"/>
    <w:basedOn w:val="PCHead"/>
    <w:qFormat/>
    <w:rsid w:val="00CA6A33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D323B9"/>
    <w:pPr>
      <w:spacing w:before="0" w:after="160"/>
    </w:pPr>
    <w:rPr>
      <w:sz w:val="32"/>
      <w:szCs w:val="32"/>
    </w:rPr>
  </w:style>
  <w:style w:type="paragraph" w:customStyle="1" w:styleId="PDhead">
    <w:name w:val="P: D head"/>
    <w:basedOn w:val="Normal"/>
    <w:qFormat/>
    <w:rsid w:val="00D323B9"/>
    <w:pPr>
      <w:spacing w:before="240"/>
    </w:pPr>
    <w:rPr>
      <w:rFonts w:ascii="Arial" w:hAnsi="Arial" w:cs="Arial"/>
      <w:b/>
      <w:sz w:val="28"/>
      <w:szCs w:val="28"/>
    </w:rPr>
  </w:style>
  <w:style w:type="paragraph" w:customStyle="1" w:styleId="PQuestionai">
    <w:name w:val="P: Question a/i"/>
    <w:basedOn w:val="Normal"/>
    <w:qFormat/>
    <w:rsid w:val="00D323B9"/>
    <w:pPr>
      <w:tabs>
        <w:tab w:val="left" w:pos="567"/>
        <w:tab w:val="left" w:pos="1134"/>
        <w:tab w:val="right" w:pos="10206"/>
      </w:tabs>
      <w:spacing w:before="120" w:after="120" w:line="280" w:lineRule="exact"/>
      <w:ind w:left="1701" w:hanging="1134"/>
    </w:pPr>
    <w:rPr>
      <w:rFonts w:ascii="Arial" w:eastAsiaTheme="minorEastAsia" w:hAnsi="Arial" w:cs="Arial"/>
      <w:sz w:val="22"/>
      <w:szCs w:val="22"/>
      <w:lang w:val="en-AU" w:eastAsia="en-GB"/>
    </w:rPr>
  </w:style>
  <w:style w:type="paragraph" w:customStyle="1" w:styleId="PQuestionaline">
    <w:name w:val="P: Question a line"/>
    <w:basedOn w:val="PQuestiona"/>
    <w:qFormat/>
    <w:rsid w:val="00D323B9"/>
    <w:pPr>
      <w:spacing w:before="240" w:after="240"/>
    </w:pPr>
  </w:style>
  <w:style w:type="paragraph" w:customStyle="1" w:styleId="PQuestioniline">
    <w:name w:val="P: Question i line"/>
    <w:basedOn w:val="PQuestioni"/>
    <w:qFormat/>
    <w:rsid w:val="00D323B9"/>
    <w:pPr>
      <w:spacing w:before="240" w:after="240"/>
    </w:pPr>
  </w:style>
  <w:style w:type="character" w:customStyle="1" w:styleId="MTConvertedEquation">
    <w:name w:val="MTConvertedEquation"/>
    <w:basedOn w:val="DefaultParagraphFont"/>
    <w:rsid w:val="005349DF"/>
  </w:style>
  <w:style w:type="character" w:styleId="CommentReference">
    <w:name w:val="annotation reference"/>
    <w:basedOn w:val="DefaultParagraphFont"/>
    <w:uiPriority w:val="99"/>
    <w:semiHidden/>
    <w:unhideWhenUsed/>
    <w:rsid w:val="004F1D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D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D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D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D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0.emf"/><Relationship Id="rId21" Type="http://schemas.openxmlformats.org/officeDocument/2006/relationships/oleObject" Target="embeddings/oleObject4.bin"/><Relationship Id="rId22" Type="http://schemas.openxmlformats.org/officeDocument/2006/relationships/image" Target="media/image11.emf"/><Relationship Id="rId23" Type="http://schemas.openxmlformats.org/officeDocument/2006/relationships/oleObject" Target="embeddings/oleObject5.bin"/><Relationship Id="rId24" Type="http://schemas.openxmlformats.org/officeDocument/2006/relationships/image" Target="media/image12.emf"/><Relationship Id="rId25" Type="http://schemas.openxmlformats.org/officeDocument/2006/relationships/oleObject" Target="embeddings/oleObject6.bin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header" Target="header3.xml"/><Relationship Id="rId9" Type="http://schemas.openxmlformats.org/officeDocument/2006/relationships/image" Target="media/image2.png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33" Type="http://schemas.openxmlformats.org/officeDocument/2006/relationships/footer" Target="footer3.xml"/><Relationship Id="rId34" Type="http://schemas.openxmlformats.org/officeDocument/2006/relationships/fontTable" Target="fontTable.xml"/><Relationship Id="rId35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emf"/><Relationship Id="rId15" Type="http://schemas.openxmlformats.org/officeDocument/2006/relationships/oleObject" Target="embeddings/oleObject1.bin"/><Relationship Id="rId16" Type="http://schemas.openxmlformats.org/officeDocument/2006/relationships/image" Target="media/image8.emf"/><Relationship Id="rId17" Type="http://schemas.openxmlformats.org/officeDocument/2006/relationships/oleObject" Target="embeddings/oleObject2.bin"/><Relationship Id="rId18" Type="http://schemas.openxmlformats.org/officeDocument/2006/relationships/image" Target="media/image9.emf"/><Relationship Id="rId19" Type="http://schemas.openxmlformats.org/officeDocument/2006/relationships/oleObject" Target="embeddings/oleObject3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675</Words>
  <Characters>3849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Molinari</dc:creator>
  <cp:lastModifiedBy>Stewart Barker</cp:lastModifiedBy>
  <cp:revision>2</cp:revision>
  <dcterms:created xsi:type="dcterms:W3CDTF">2018-03-01T07:00:00Z</dcterms:created>
  <dcterms:modified xsi:type="dcterms:W3CDTF">2018-03-01T07:00:00Z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