
<file path=[Content_Types].xml><?xml version="1.0" encoding="utf-8"?>
<Types xmlns="http://schemas.openxmlformats.org/package/2006/content-types">
  <Default Extension="xml" ContentType="application/xml"/>
  <Default Extension="png" ContentType="image/png"/>
  <Default Extension="GIF" ContentType="image/gif"/>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D60B07" w14:textId="77777777" w:rsidR="00790E86" w:rsidRPr="00C9636B" w:rsidRDefault="00790E86">
      <w:pPr>
        <w:rPr>
          <w:b/>
          <w:sz w:val="36"/>
          <w:szCs w:val="36"/>
          <w:u w:val="single"/>
        </w:rPr>
      </w:pPr>
      <w:r w:rsidRPr="00C9636B">
        <w:rPr>
          <w:b/>
          <w:sz w:val="36"/>
          <w:szCs w:val="36"/>
          <w:u w:val="single"/>
        </w:rPr>
        <w:t>Introduction</w:t>
      </w:r>
    </w:p>
    <w:p w14:paraId="5B71D233" w14:textId="77777777" w:rsidR="00847D44" w:rsidRDefault="004C7E34" w:rsidP="00AC526A">
      <w:pPr>
        <w:rPr>
          <w:sz w:val="24"/>
          <w:szCs w:val="24"/>
        </w:rPr>
      </w:pPr>
      <w:ins w:id="0" w:author="Hayden McKenna" w:date="2015-03-26T20:02:00Z">
        <w:r w:rsidRPr="00DC7CA0">
          <w:rPr>
            <w:noProof/>
            <w:lang w:val="en-US"/>
          </w:rPr>
          <w:drawing>
            <wp:anchor distT="0" distB="0" distL="114300" distR="114300" simplePos="0" relativeHeight="251671552" behindDoc="0" locked="0" layoutInCell="1" allowOverlap="1" wp14:anchorId="17647182" wp14:editId="0363448C">
              <wp:simplePos x="0" y="0"/>
              <wp:positionH relativeFrom="column">
                <wp:posOffset>1670685</wp:posOffset>
              </wp:positionH>
              <wp:positionV relativeFrom="paragraph">
                <wp:posOffset>1160145</wp:posOffset>
              </wp:positionV>
              <wp:extent cx="271780" cy="263525"/>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commentRangeStart w:id="1"/>
      <w:r w:rsidR="009C0D83">
        <w:rPr>
          <w:sz w:val="24"/>
          <w:szCs w:val="24"/>
        </w:rPr>
        <w:t>Most big businesses do drug tests so they know there employees are behaving within the law.</w:t>
      </w:r>
      <w:commentRangeEnd w:id="1"/>
      <w:r>
        <w:rPr>
          <w:rStyle w:val="CommentReference"/>
        </w:rPr>
        <w:commentReference w:id="1"/>
      </w:r>
      <w:r w:rsidR="009C0D83">
        <w:rPr>
          <w:sz w:val="24"/>
          <w:szCs w:val="24"/>
        </w:rPr>
        <w:t xml:space="preserve"> They test for many drugs such as steroids, cannabis cocaine and heroin. Effects of these drugs can only be detected for a few hours after use but you can still detect them with a urinalysis. This works because you can detect the drugs metabolites (</w:t>
      </w:r>
      <w:r w:rsidR="0085058A">
        <w:rPr>
          <w:sz w:val="24"/>
          <w:szCs w:val="24"/>
        </w:rPr>
        <w:t xml:space="preserve">biochemically mutated compounds left in the body) (Wikipedia, 2015). The way we can detect these drugs in a urine sample is with a process called GC-MS (gas chromatography-mass spectrometry), which is a </w:t>
      </w:r>
      <w:proofErr w:type="gramStart"/>
      <w:r w:rsidR="0085058A">
        <w:rPr>
          <w:sz w:val="24"/>
          <w:szCs w:val="24"/>
        </w:rPr>
        <w:t>two part</w:t>
      </w:r>
      <w:proofErr w:type="gramEnd"/>
      <w:r w:rsidR="0085058A">
        <w:rPr>
          <w:sz w:val="24"/>
          <w:szCs w:val="24"/>
        </w:rPr>
        <w:t xml:space="preserve"> process</w:t>
      </w:r>
      <w:r w:rsidR="00585477">
        <w:rPr>
          <w:sz w:val="24"/>
          <w:szCs w:val="24"/>
        </w:rPr>
        <w:t>.</w:t>
      </w:r>
      <w:r w:rsidR="0085058A">
        <w:rPr>
          <w:sz w:val="24"/>
          <w:szCs w:val="24"/>
        </w:rPr>
        <w:t xml:space="preserve"> </w:t>
      </w:r>
    </w:p>
    <w:p w14:paraId="3899D362" w14:textId="77777777" w:rsidR="0085058A" w:rsidRPr="00C9636B" w:rsidRDefault="0085058A">
      <w:pPr>
        <w:rPr>
          <w:b/>
          <w:sz w:val="36"/>
          <w:szCs w:val="36"/>
          <w:u w:val="single"/>
        </w:rPr>
      </w:pPr>
      <w:r w:rsidRPr="00C9636B">
        <w:rPr>
          <w:b/>
          <w:sz w:val="36"/>
          <w:szCs w:val="36"/>
          <w:u w:val="single"/>
        </w:rPr>
        <w:t>Gas Chromatography</w:t>
      </w:r>
    </w:p>
    <w:p w14:paraId="004F1CD0" w14:textId="77777777" w:rsidR="0085058A" w:rsidRDefault="004C7E34" w:rsidP="005C5D36">
      <w:pPr>
        <w:rPr>
          <w:sz w:val="24"/>
          <w:szCs w:val="24"/>
        </w:rPr>
      </w:pPr>
      <w:ins w:id="2" w:author="Hayden McKenna" w:date="2015-03-26T20:02:00Z">
        <w:r w:rsidRPr="00DC7CA0">
          <w:rPr>
            <w:noProof/>
            <w:lang w:val="en-US"/>
          </w:rPr>
          <w:drawing>
            <wp:anchor distT="0" distB="0" distL="114300" distR="114300" simplePos="0" relativeHeight="251675648" behindDoc="0" locked="0" layoutInCell="1" allowOverlap="1" wp14:anchorId="12496ACE" wp14:editId="2593204D">
              <wp:simplePos x="0" y="0"/>
              <wp:positionH relativeFrom="column">
                <wp:posOffset>4138295</wp:posOffset>
              </wp:positionH>
              <wp:positionV relativeFrom="paragraph">
                <wp:posOffset>660400</wp:posOffset>
              </wp:positionV>
              <wp:extent cx="271780" cy="263525"/>
              <wp:effectExtent l="0" t="0" r="762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73600" behindDoc="0" locked="0" layoutInCell="1" allowOverlap="1" wp14:anchorId="184AFE0C" wp14:editId="1000BE32">
              <wp:simplePos x="0" y="0"/>
              <wp:positionH relativeFrom="column">
                <wp:posOffset>5121910</wp:posOffset>
              </wp:positionH>
              <wp:positionV relativeFrom="paragraph">
                <wp:posOffset>137795</wp:posOffset>
              </wp:positionV>
              <wp:extent cx="271780" cy="263525"/>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AC526A">
        <w:rPr>
          <w:sz w:val="24"/>
          <w:szCs w:val="24"/>
        </w:rPr>
        <w:t xml:space="preserve">Gas chromatography is a process of separating </w:t>
      </w:r>
      <w:r w:rsidR="00574995">
        <w:rPr>
          <w:sz w:val="24"/>
          <w:szCs w:val="24"/>
        </w:rPr>
        <w:t xml:space="preserve">a </w:t>
      </w:r>
      <w:r w:rsidR="00AC526A">
        <w:rPr>
          <w:sz w:val="24"/>
          <w:szCs w:val="24"/>
        </w:rPr>
        <w:t>mixture</w:t>
      </w:r>
      <w:r w:rsidR="00574995">
        <w:rPr>
          <w:sz w:val="24"/>
          <w:szCs w:val="24"/>
        </w:rPr>
        <w:t xml:space="preserve"> of molecules</w:t>
      </w:r>
      <w:r w:rsidR="00AC526A">
        <w:rPr>
          <w:sz w:val="24"/>
          <w:szCs w:val="24"/>
        </w:rPr>
        <w:t xml:space="preserve"> by first changing the state into a gas </w:t>
      </w:r>
      <w:r w:rsidR="00585477">
        <w:rPr>
          <w:sz w:val="24"/>
          <w:szCs w:val="24"/>
        </w:rPr>
        <w:t xml:space="preserve">and then </w:t>
      </w:r>
      <w:r w:rsidR="00AC526A">
        <w:rPr>
          <w:sz w:val="24"/>
          <w:szCs w:val="24"/>
        </w:rPr>
        <w:t>separating</w:t>
      </w:r>
      <w:r w:rsidR="00585477">
        <w:rPr>
          <w:sz w:val="24"/>
          <w:szCs w:val="24"/>
        </w:rPr>
        <w:t xml:space="preserve"> the different che</w:t>
      </w:r>
      <w:r w:rsidR="00574995">
        <w:rPr>
          <w:sz w:val="24"/>
          <w:szCs w:val="24"/>
        </w:rPr>
        <w:t>micals based on their</w:t>
      </w:r>
      <w:r w:rsidR="00585477">
        <w:rPr>
          <w:sz w:val="24"/>
          <w:szCs w:val="24"/>
        </w:rPr>
        <w:t xml:space="preserve"> volatili</w:t>
      </w:r>
      <w:r w:rsidR="00AC526A">
        <w:rPr>
          <w:sz w:val="24"/>
          <w:szCs w:val="24"/>
        </w:rPr>
        <w:t>ty</w:t>
      </w:r>
      <w:r w:rsidR="00574995">
        <w:rPr>
          <w:sz w:val="24"/>
          <w:szCs w:val="24"/>
        </w:rPr>
        <w:t xml:space="preserve"> </w:t>
      </w:r>
      <w:commentRangeStart w:id="3"/>
      <w:r w:rsidR="00574995">
        <w:rPr>
          <w:sz w:val="24"/>
          <w:szCs w:val="24"/>
        </w:rPr>
        <w:t>(</w:t>
      </w:r>
      <w:r w:rsidR="00574995">
        <w:t>Studyhplc.com, 2015)</w:t>
      </w:r>
      <w:r w:rsidR="00AC526A">
        <w:rPr>
          <w:sz w:val="24"/>
          <w:szCs w:val="24"/>
        </w:rPr>
        <w:t xml:space="preserve">. </w:t>
      </w:r>
      <w:commentRangeEnd w:id="3"/>
      <w:r>
        <w:rPr>
          <w:rStyle w:val="CommentReference"/>
        </w:rPr>
        <w:commentReference w:id="3"/>
      </w:r>
      <w:r w:rsidR="00AC526A">
        <w:rPr>
          <w:sz w:val="24"/>
          <w:szCs w:val="24"/>
        </w:rPr>
        <w:t xml:space="preserve">The </w:t>
      </w:r>
      <w:r w:rsidR="004D6591">
        <w:rPr>
          <w:sz w:val="24"/>
          <w:szCs w:val="24"/>
        </w:rPr>
        <w:t>device consists of first a gas bottle (which is filled with a noble gas such as heli</w:t>
      </w:r>
      <w:r w:rsidR="0035658F">
        <w:rPr>
          <w:sz w:val="24"/>
          <w:szCs w:val="24"/>
        </w:rPr>
        <w:t>um</w:t>
      </w:r>
      <w:r w:rsidR="005C5D36">
        <w:rPr>
          <w:sz w:val="24"/>
          <w:szCs w:val="24"/>
        </w:rPr>
        <w:t>- so it can’t react with the mixture</w:t>
      </w:r>
      <w:r w:rsidR="0035658F">
        <w:rPr>
          <w:sz w:val="24"/>
          <w:szCs w:val="24"/>
        </w:rPr>
        <w:t>), an injection por</w:t>
      </w:r>
      <w:r w:rsidR="004D6591">
        <w:rPr>
          <w:sz w:val="24"/>
          <w:szCs w:val="24"/>
        </w:rPr>
        <w:t xml:space="preserve">t, a column (a thin tube that is coiled and about </w:t>
      </w:r>
      <w:r w:rsidR="0035658F">
        <w:rPr>
          <w:sz w:val="24"/>
          <w:szCs w:val="24"/>
        </w:rPr>
        <w:t xml:space="preserve">30 meters long), </w:t>
      </w:r>
      <w:r w:rsidR="004D6591">
        <w:rPr>
          <w:sz w:val="24"/>
          <w:szCs w:val="24"/>
        </w:rPr>
        <w:t>an</w:t>
      </w:r>
      <w:r w:rsidR="00BC7775">
        <w:rPr>
          <w:sz w:val="24"/>
          <w:szCs w:val="24"/>
        </w:rPr>
        <w:t>d an</w:t>
      </w:r>
      <w:r w:rsidR="004D6591">
        <w:rPr>
          <w:sz w:val="24"/>
          <w:szCs w:val="24"/>
        </w:rPr>
        <w:t xml:space="preserve"> oven (see </w:t>
      </w:r>
      <w:r w:rsidR="004D6591" w:rsidRPr="004D6591">
        <w:rPr>
          <w:b/>
          <w:sz w:val="24"/>
          <w:szCs w:val="24"/>
        </w:rPr>
        <w:t>Figure 1</w:t>
      </w:r>
      <w:r w:rsidR="004D6591">
        <w:rPr>
          <w:sz w:val="24"/>
          <w:szCs w:val="24"/>
        </w:rPr>
        <w:t>).</w:t>
      </w:r>
      <w:r w:rsidR="0035658F">
        <w:rPr>
          <w:sz w:val="24"/>
          <w:szCs w:val="24"/>
        </w:rPr>
        <w:t xml:space="preserve"> The outer casing of the device is a fan-assisted thermostatically controlled </w:t>
      </w:r>
      <w:proofErr w:type="gramStart"/>
      <w:r w:rsidR="0035658F">
        <w:rPr>
          <w:sz w:val="24"/>
          <w:szCs w:val="24"/>
        </w:rPr>
        <w:t>oven which</w:t>
      </w:r>
      <w:proofErr w:type="gramEnd"/>
      <w:r w:rsidR="00510E1D">
        <w:rPr>
          <w:sz w:val="24"/>
          <w:szCs w:val="24"/>
        </w:rPr>
        <w:t xml:space="preserve"> is</w:t>
      </w:r>
      <w:r w:rsidR="0035658F">
        <w:rPr>
          <w:sz w:val="24"/>
          <w:szCs w:val="24"/>
        </w:rPr>
        <w:t xml:space="preserve"> kept at temperature anywhere between </w:t>
      </w:r>
      <w:commentRangeStart w:id="4"/>
      <w:r w:rsidR="0035658F">
        <w:rPr>
          <w:sz w:val="24"/>
          <w:szCs w:val="24"/>
        </w:rPr>
        <w:t>40</w:t>
      </w:r>
      <w:r w:rsidR="0035658F">
        <w:rPr>
          <w:sz w:val="24"/>
          <w:szCs w:val="24"/>
          <w:vertAlign w:val="superscript"/>
        </w:rPr>
        <w:t>o</w:t>
      </w:r>
      <w:commentRangeEnd w:id="4"/>
      <w:r w:rsidR="00A75024">
        <w:rPr>
          <w:rStyle w:val="CommentReference"/>
        </w:rPr>
        <w:commentReference w:id="4"/>
      </w:r>
      <w:r w:rsidR="0035658F">
        <w:rPr>
          <w:sz w:val="24"/>
          <w:szCs w:val="24"/>
        </w:rPr>
        <w:t xml:space="preserve"> and 320</w:t>
      </w:r>
      <w:r w:rsidR="0035658F">
        <w:rPr>
          <w:sz w:val="24"/>
          <w:szCs w:val="24"/>
          <w:vertAlign w:val="superscript"/>
        </w:rPr>
        <w:t>o</w:t>
      </w:r>
      <w:r w:rsidR="0035658F">
        <w:rPr>
          <w:sz w:val="24"/>
          <w:szCs w:val="24"/>
        </w:rPr>
        <w:t>C</w:t>
      </w:r>
      <w:r>
        <w:rPr>
          <w:sz w:val="24"/>
          <w:szCs w:val="24"/>
        </w:rPr>
        <w:t xml:space="preserve"> </w:t>
      </w:r>
      <w:r w:rsidRPr="004C7E34">
        <w:rPr>
          <w:b/>
          <w:sz w:val="24"/>
          <w:szCs w:val="24"/>
          <w:highlight w:val="yellow"/>
        </w:rPr>
        <w:t>[source?]</w:t>
      </w:r>
      <w:r w:rsidR="0035658F">
        <w:rPr>
          <w:sz w:val="24"/>
          <w:szCs w:val="24"/>
        </w:rPr>
        <w:t xml:space="preserve">, to keep the molecules moving </w:t>
      </w:r>
      <w:commentRangeStart w:id="5"/>
      <w:r w:rsidR="0035658F">
        <w:rPr>
          <w:sz w:val="24"/>
          <w:szCs w:val="24"/>
        </w:rPr>
        <w:t>(</w:t>
      </w:r>
      <w:r w:rsidR="0035658F">
        <w:t>Unsolvedmysteries.oregonstate.edu, 2015)</w:t>
      </w:r>
      <w:commentRangeEnd w:id="5"/>
      <w:r w:rsidR="00A75024">
        <w:rPr>
          <w:rStyle w:val="CommentReference"/>
        </w:rPr>
        <w:commentReference w:id="5"/>
      </w:r>
      <w:r w:rsidR="0035658F">
        <w:rPr>
          <w:sz w:val="24"/>
          <w:szCs w:val="24"/>
        </w:rPr>
        <w:t>. The injection port is heated to temperatures of around 300</w:t>
      </w:r>
      <w:r w:rsidR="0035658F">
        <w:rPr>
          <w:sz w:val="24"/>
          <w:szCs w:val="24"/>
          <w:vertAlign w:val="superscript"/>
        </w:rPr>
        <w:t>o</w:t>
      </w:r>
      <w:r w:rsidR="0035658F">
        <w:rPr>
          <w:sz w:val="24"/>
          <w:szCs w:val="24"/>
        </w:rPr>
        <w:t>C to change the state of the mixture to a gas</w:t>
      </w:r>
      <w:r w:rsidR="00510E1D">
        <w:rPr>
          <w:sz w:val="24"/>
          <w:szCs w:val="24"/>
        </w:rPr>
        <w:t xml:space="preserve"> the amount of mixture put into the injection port can be as little as a </w:t>
      </w:r>
      <w:proofErr w:type="spellStart"/>
      <w:r w:rsidR="00510E1D">
        <w:rPr>
          <w:sz w:val="24"/>
          <w:szCs w:val="24"/>
        </w:rPr>
        <w:t>picogram</w:t>
      </w:r>
      <w:proofErr w:type="spellEnd"/>
      <w:r w:rsidR="00510E1D">
        <w:rPr>
          <w:sz w:val="24"/>
          <w:szCs w:val="24"/>
        </w:rPr>
        <w:t xml:space="preserve"> (0.000000000001 grams)</w:t>
      </w:r>
      <w:r w:rsidR="00544B49">
        <w:rPr>
          <w:sz w:val="24"/>
          <w:szCs w:val="24"/>
        </w:rPr>
        <w:t xml:space="preserve"> but you would generally use 1 microliter of fluid</w:t>
      </w:r>
      <w:r>
        <w:rPr>
          <w:sz w:val="24"/>
          <w:szCs w:val="24"/>
        </w:rPr>
        <w:t xml:space="preserve"> </w:t>
      </w:r>
      <w:r w:rsidRPr="004C7E34">
        <w:rPr>
          <w:b/>
          <w:sz w:val="24"/>
          <w:szCs w:val="24"/>
          <w:highlight w:val="yellow"/>
        </w:rPr>
        <w:t>[source?]</w:t>
      </w:r>
      <w:r w:rsidR="0035658F">
        <w:rPr>
          <w:sz w:val="24"/>
          <w:szCs w:val="24"/>
        </w:rPr>
        <w:t>, and then</w:t>
      </w:r>
      <w:r w:rsidR="00544B49">
        <w:rPr>
          <w:sz w:val="24"/>
          <w:szCs w:val="24"/>
        </w:rPr>
        <w:t xml:space="preserve"> it</w:t>
      </w:r>
      <w:r w:rsidR="0035658F">
        <w:rPr>
          <w:sz w:val="24"/>
          <w:szCs w:val="24"/>
        </w:rPr>
        <w:t xml:space="preserve"> is released in to the column which has the inert gas</w:t>
      </w:r>
      <w:r w:rsidR="00544B49">
        <w:rPr>
          <w:sz w:val="24"/>
          <w:szCs w:val="24"/>
        </w:rPr>
        <w:t xml:space="preserve"> (generally helium)</w:t>
      </w:r>
      <w:r w:rsidR="0035658F">
        <w:rPr>
          <w:sz w:val="24"/>
          <w:szCs w:val="24"/>
        </w:rPr>
        <w:t xml:space="preserve"> freely flowing through to push the chemical compounds through</w:t>
      </w:r>
      <w:r w:rsidR="00510E1D">
        <w:rPr>
          <w:sz w:val="24"/>
          <w:szCs w:val="24"/>
        </w:rPr>
        <w:t>, the column is also lined with a polyimide coating made out of silica</w:t>
      </w:r>
      <w:r w:rsidR="008D56CE">
        <w:rPr>
          <w:sz w:val="24"/>
          <w:szCs w:val="24"/>
        </w:rPr>
        <w:t xml:space="preserve"> so it can withstand the temperatures produced by the oven</w:t>
      </w:r>
      <w:r>
        <w:rPr>
          <w:sz w:val="24"/>
          <w:szCs w:val="24"/>
        </w:rPr>
        <w:t xml:space="preserve"> </w:t>
      </w:r>
      <w:r w:rsidRPr="004C7E34">
        <w:rPr>
          <w:b/>
          <w:sz w:val="24"/>
          <w:szCs w:val="24"/>
          <w:highlight w:val="yellow"/>
        </w:rPr>
        <w:t>[source?]</w:t>
      </w:r>
      <w:r w:rsidR="00510E1D">
        <w:rPr>
          <w:sz w:val="24"/>
          <w:szCs w:val="24"/>
        </w:rPr>
        <w:t>. There are different sized columns made for differently depending on what you want to detect, t</w:t>
      </w:r>
      <w:commentRangeStart w:id="6"/>
      <w:r w:rsidR="00510E1D">
        <w:rPr>
          <w:sz w:val="24"/>
          <w:szCs w:val="24"/>
        </w:rPr>
        <w:t xml:space="preserve">he column specially made to detect BAC and acetone levels is .18 to .25mm in diameter </w:t>
      </w:r>
      <w:commentRangeEnd w:id="6"/>
      <w:r w:rsidR="00A75024">
        <w:rPr>
          <w:rStyle w:val="CommentReference"/>
        </w:rPr>
        <w:commentReference w:id="6"/>
      </w:r>
      <w:r w:rsidRPr="004C7E34">
        <w:rPr>
          <w:b/>
          <w:sz w:val="24"/>
          <w:szCs w:val="24"/>
          <w:highlight w:val="yellow"/>
        </w:rPr>
        <w:t>[source?]</w:t>
      </w:r>
      <w:r>
        <w:rPr>
          <w:sz w:val="24"/>
          <w:szCs w:val="24"/>
        </w:rPr>
        <w:t xml:space="preserve"> </w:t>
      </w:r>
      <w:r w:rsidR="00510E1D">
        <w:rPr>
          <w:sz w:val="24"/>
          <w:szCs w:val="24"/>
        </w:rPr>
        <w:t xml:space="preserve">(see </w:t>
      </w:r>
      <w:r w:rsidR="00510E1D">
        <w:rPr>
          <w:b/>
          <w:sz w:val="24"/>
          <w:szCs w:val="24"/>
        </w:rPr>
        <w:t>Figure 2</w:t>
      </w:r>
      <w:r w:rsidR="00510E1D">
        <w:rPr>
          <w:sz w:val="24"/>
          <w:szCs w:val="24"/>
        </w:rPr>
        <w:t>)</w:t>
      </w:r>
      <w:r w:rsidR="0035658F">
        <w:rPr>
          <w:sz w:val="24"/>
          <w:szCs w:val="24"/>
        </w:rPr>
        <w:t xml:space="preserve">. As the molecules move through the column they are separated based on their volatility (how fast they vaporise), and the higher the </w:t>
      </w:r>
      <w:commentRangeStart w:id="7"/>
      <w:r w:rsidR="0035658F">
        <w:rPr>
          <w:sz w:val="24"/>
          <w:szCs w:val="24"/>
        </w:rPr>
        <w:t>volatility the faster they move through column</w:t>
      </w:r>
      <w:commentRangeEnd w:id="7"/>
      <w:r w:rsidR="00A75024">
        <w:rPr>
          <w:rStyle w:val="CommentReference"/>
        </w:rPr>
        <w:commentReference w:id="7"/>
      </w:r>
      <w:r w:rsidR="0035658F">
        <w:rPr>
          <w:sz w:val="24"/>
          <w:szCs w:val="24"/>
        </w:rPr>
        <w:t>, because as they get lighter the</w:t>
      </w:r>
      <w:r w:rsidR="00EA20F0">
        <w:rPr>
          <w:sz w:val="24"/>
          <w:szCs w:val="24"/>
        </w:rPr>
        <w:t xml:space="preserve"> inert gas can move them faster. At the end of the column the molecules move on to the mass spectrometer</w:t>
      </w:r>
    </w:p>
    <w:p w14:paraId="7611129A" w14:textId="77777777" w:rsidR="00EA20F0" w:rsidRDefault="00156820" w:rsidP="005C5D36">
      <w:r>
        <w:rPr>
          <w:noProof/>
          <w:lang w:val="en-US"/>
        </w:rPr>
        <w:drawing>
          <wp:inline distT="0" distB="0" distL="0" distR="0" wp14:anchorId="078D419C" wp14:editId="511AAF0D">
            <wp:extent cx="2790190" cy="14478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C.GIF"/>
                    <pic:cNvPicPr/>
                  </pic:nvPicPr>
                  <pic:blipFill>
                    <a:blip r:embed="rId11" cstate="screen">
                      <a:extLst>
                        <a:ext uri="{28A0092B-C50C-407E-A947-70E740481C1C}">
                          <a14:useLocalDpi xmlns:a14="http://schemas.microsoft.com/office/drawing/2010/main"/>
                        </a:ext>
                      </a:extLst>
                    </a:blip>
                    <a:stretch>
                      <a:fillRect/>
                    </a:stretch>
                  </pic:blipFill>
                  <pic:spPr>
                    <a:xfrm>
                      <a:off x="0" y="0"/>
                      <a:ext cx="2790190" cy="1447800"/>
                    </a:xfrm>
                    <a:prstGeom prst="rect">
                      <a:avLst/>
                    </a:prstGeom>
                  </pic:spPr>
                </pic:pic>
              </a:graphicData>
            </a:graphic>
          </wp:inline>
        </w:drawing>
      </w:r>
      <w:bookmarkStart w:id="8" w:name="_GoBack"/>
      <w:r>
        <w:rPr>
          <w:noProof/>
          <w:sz w:val="24"/>
          <w:szCs w:val="24"/>
          <w:lang w:val="en-US"/>
        </w:rPr>
        <w:drawing>
          <wp:inline distT="0" distB="0" distL="0" distR="0" wp14:anchorId="07BA541A" wp14:editId="03740428">
            <wp:extent cx="2687955" cy="1511300"/>
            <wp:effectExtent l="0" t="0" r="444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T_cutaway.jpg"/>
                    <pic:cNvPicPr/>
                  </pic:nvPicPr>
                  <pic:blipFill>
                    <a:blip r:embed="rId12">
                      <a:extLst>
                        <a:ext uri="{28A0092B-C50C-407E-A947-70E740481C1C}">
                          <a14:useLocalDpi xmlns:a14="http://schemas.microsoft.com/office/drawing/2010/main"/>
                        </a:ext>
                      </a:extLst>
                    </a:blip>
                    <a:stretch>
                      <a:fillRect/>
                    </a:stretch>
                  </pic:blipFill>
                  <pic:spPr>
                    <a:xfrm>
                      <a:off x="0" y="0"/>
                      <a:ext cx="2687955" cy="1511300"/>
                    </a:xfrm>
                    <a:prstGeom prst="rect">
                      <a:avLst/>
                    </a:prstGeom>
                  </pic:spPr>
                </pic:pic>
              </a:graphicData>
            </a:graphic>
          </wp:inline>
        </w:drawing>
      </w:r>
      <w:bookmarkEnd w:id="8"/>
    </w:p>
    <w:p w14:paraId="0803A33F" w14:textId="467200E7" w:rsidR="005C5D36" w:rsidRPr="000E67CF" w:rsidRDefault="005C5D36" w:rsidP="000E67CF">
      <w:pPr>
        <w:tabs>
          <w:tab w:val="left" w:pos="2276"/>
        </w:tabs>
        <w:rPr>
          <w:sz w:val="20"/>
          <w:szCs w:val="20"/>
        </w:rPr>
      </w:pPr>
      <w:r>
        <w:rPr>
          <w:b/>
          <w:sz w:val="20"/>
          <w:szCs w:val="20"/>
        </w:rPr>
        <w:t>Figure 1:</w:t>
      </w:r>
      <w:r>
        <w:rPr>
          <w:sz w:val="20"/>
          <w:szCs w:val="20"/>
        </w:rPr>
        <w:t xml:space="preserve"> Diagram of a gas chromatograph</w:t>
      </w:r>
      <w:r w:rsidR="00A75024">
        <w:rPr>
          <w:sz w:val="20"/>
          <w:szCs w:val="20"/>
        </w:rPr>
        <w:t xml:space="preserve"> </w:t>
      </w:r>
      <w:r w:rsidR="00A75024" w:rsidRPr="004C7E34">
        <w:rPr>
          <w:b/>
          <w:sz w:val="24"/>
          <w:szCs w:val="24"/>
          <w:highlight w:val="yellow"/>
        </w:rPr>
        <w:t>[source?]</w:t>
      </w:r>
      <w:r w:rsidR="000E67CF">
        <w:rPr>
          <w:sz w:val="20"/>
          <w:szCs w:val="20"/>
        </w:rPr>
        <w:t xml:space="preserve">   </w:t>
      </w:r>
      <w:r w:rsidR="00510E1D">
        <w:rPr>
          <w:b/>
          <w:sz w:val="20"/>
          <w:szCs w:val="20"/>
        </w:rPr>
        <w:t xml:space="preserve">Figure 2: </w:t>
      </w:r>
      <w:r w:rsidR="00510E1D">
        <w:rPr>
          <w:sz w:val="20"/>
          <w:szCs w:val="20"/>
        </w:rPr>
        <w:t>Column specialized for measuring BAC</w:t>
      </w:r>
      <w:r w:rsidR="00A75024">
        <w:rPr>
          <w:sz w:val="20"/>
          <w:szCs w:val="20"/>
        </w:rPr>
        <w:t xml:space="preserve"> </w:t>
      </w:r>
      <w:r w:rsidR="00A75024" w:rsidRPr="004C7E34">
        <w:rPr>
          <w:b/>
          <w:sz w:val="24"/>
          <w:szCs w:val="24"/>
          <w:highlight w:val="yellow"/>
        </w:rPr>
        <w:t>[source?]</w:t>
      </w:r>
    </w:p>
    <w:p w14:paraId="0E9A6F26" w14:textId="77777777" w:rsidR="002E3062" w:rsidRDefault="002E3062" w:rsidP="008D56CE">
      <w:pPr>
        <w:tabs>
          <w:tab w:val="left" w:pos="2276"/>
        </w:tabs>
        <w:rPr>
          <w:b/>
          <w:sz w:val="28"/>
          <w:szCs w:val="28"/>
          <w:u w:val="single"/>
        </w:rPr>
      </w:pPr>
    </w:p>
    <w:p w14:paraId="55A6AE50" w14:textId="77777777" w:rsidR="00354928" w:rsidRDefault="00354928" w:rsidP="008D56CE">
      <w:pPr>
        <w:tabs>
          <w:tab w:val="left" w:pos="2276"/>
        </w:tabs>
        <w:rPr>
          <w:b/>
          <w:sz w:val="28"/>
          <w:szCs w:val="28"/>
          <w:u w:val="single"/>
        </w:rPr>
      </w:pPr>
    </w:p>
    <w:p w14:paraId="767A2507" w14:textId="77777777" w:rsidR="008D56CE" w:rsidRPr="00C9636B" w:rsidRDefault="008D56CE" w:rsidP="008D56CE">
      <w:pPr>
        <w:tabs>
          <w:tab w:val="left" w:pos="2276"/>
        </w:tabs>
        <w:rPr>
          <w:b/>
          <w:sz w:val="36"/>
          <w:szCs w:val="36"/>
          <w:u w:val="single"/>
        </w:rPr>
      </w:pPr>
      <w:commentRangeStart w:id="9"/>
      <w:r w:rsidRPr="00C9636B">
        <w:rPr>
          <w:b/>
          <w:sz w:val="36"/>
          <w:szCs w:val="36"/>
          <w:u w:val="single"/>
        </w:rPr>
        <w:lastRenderedPageBreak/>
        <w:t>Mass Spectrometry</w:t>
      </w:r>
      <w:commentRangeEnd w:id="9"/>
      <w:r w:rsidR="00A75024">
        <w:rPr>
          <w:rStyle w:val="CommentReference"/>
        </w:rPr>
        <w:commentReference w:id="9"/>
      </w:r>
    </w:p>
    <w:p w14:paraId="46EB61F2" w14:textId="3EB9D790" w:rsidR="00B13D4B" w:rsidRDefault="00A75024" w:rsidP="00BB68A7">
      <w:pPr>
        <w:tabs>
          <w:tab w:val="left" w:pos="2276"/>
        </w:tabs>
        <w:rPr>
          <w:sz w:val="24"/>
          <w:szCs w:val="24"/>
        </w:rPr>
      </w:pPr>
      <w:ins w:id="10" w:author="Hayden McKenna" w:date="2015-03-26T20:02:00Z">
        <w:r w:rsidRPr="00DC7CA0">
          <w:rPr>
            <w:noProof/>
            <w:lang w:val="en-US"/>
          </w:rPr>
          <w:drawing>
            <wp:anchor distT="0" distB="0" distL="114300" distR="114300" simplePos="0" relativeHeight="251683840" behindDoc="0" locked="0" layoutInCell="1" allowOverlap="1" wp14:anchorId="7A8F8926" wp14:editId="3D4C212E">
              <wp:simplePos x="0" y="0"/>
              <wp:positionH relativeFrom="column">
                <wp:posOffset>2583591</wp:posOffset>
              </wp:positionH>
              <wp:positionV relativeFrom="paragraph">
                <wp:posOffset>4118647</wp:posOffset>
              </wp:positionV>
              <wp:extent cx="271780" cy="263525"/>
              <wp:effectExtent l="0" t="0" r="762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81792" behindDoc="0" locked="0" layoutInCell="1" allowOverlap="1" wp14:anchorId="5869F7D0" wp14:editId="7BBB0EC0">
              <wp:simplePos x="0" y="0"/>
              <wp:positionH relativeFrom="column">
                <wp:posOffset>3931285</wp:posOffset>
              </wp:positionH>
              <wp:positionV relativeFrom="paragraph">
                <wp:posOffset>2107565</wp:posOffset>
              </wp:positionV>
              <wp:extent cx="271780" cy="263525"/>
              <wp:effectExtent l="0" t="0" r="762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79744" behindDoc="0" locked="0" layoutInCell="1" allowOverlap="1" wp14:anchorId="62BFDB9B" wp14:editId="421DDC70">
              <wp:simplePos x="0" y="0"/>
              <wp:positionH relativeFrom="column">
                <wp:posOffset>3074596</wp:posOffset>
              </wp:positionH>
              <wp:positionV relativeFrom="paragraph">
                <wp:posOffset>1471818</wp:posOffset>
              </wp:positionV>
              <wp:extent cx="271780" cy="263525"/>
              <wp:effectExtent l="0" t="0" r="762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7CA0">
          <w:rPr>
            <w:noProof/>
            <w:lang w:val="en-US"/>
          </w:rPr>
          <w:drawing>
            <wp:anchor distT="0" distB="0" distL="114300" distR="114300" simplePos="0" relativeHeight="251677696" behindDoc="0" locked="0" layoutInCell="1" allowOverlap="1" wp14:anchorId="5BE980AC" wp14:editId="5B8200AA">
              <wp:simplePos x="0" y="0"/>
              <wp:positionH relativeFrom="column">
                <wp:posOffset>5623560</wp:posOffset>
              </wp:positionH>
              <wp:positionV relativeFrom="paragraph">
                <wp:posOffset>291465</wp:posOffset>
              </wp:positionV>
              <wp:extent cx="271780" cy="263525"/>
              <wp:effectExtent l="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8D56CE">
        <w:rPr>
          <w:sz w:val="24"/>
          <w:szCs w:val="24"/>
        </w:rPr>
        <w:t xml:space="preserve">Mass </w:t>
      </w:r>
      <w:r w:rsidR="00C15C48">
        <w:rPr>
          <w:sz w:val="24"/>
          <w:szCs w:val="24"/>
        </w:rPr>
        <w:t>spectrometry</w:t>
      </w:r>
      <w:r w:rsidR="008D56CE">
        <w:rPr>
          <w:sz w:val="24"/>
          <w:szCs w:val="24"/>
        </w:rPr>
        <w:t xml:space="preserve"> is method for </w:t>
      </w:r>
      <w:r w:rsidR="00C15C48">
        <w:rPr>
          <w:sz w:val="24"/>
          <w:szCs w:val="24"/>
        </w:rPr>
        <w:t>analysing the elements present in a sample based on the different masses of the atoms. The device consists of an electron gun and electron trap, an electric field, an electromagnet, a detector</w:t>
      </w:r>
      <w:r w:rsidR="00B13D4B">
        <w:rPr>
          <w:sz w:val="24"/>
          <w:szCs w:val="24"/>
        </w:rPr>
        <w:t>, an amplifier</w:t>
      </w:r>
      <w:r w:rsidR="00C15C48">
        <w:rPr>
          <w:sz w:val="24"/>
          <w:szCs w:val="24"/>
        </w:rPr>
        <w:t xml:space="preserve"> and a chart recorder</w:t>
      </w:r>
      <w:r w:rsidR="00C23E6C">
        <w:rPr>
          <w:sz w:val="24"/>
          <w:szCs w:val="24"/>
        </w:rPr>
        <w:t xml:space="preserve"> (see </w:t>
      </w:r>
      <w:r w:rsidR="00C23E6C">
        <w:rPr>
          <w:b/>
          <w:sz w:val="24"/>
          <w:szCs w:val="24"/>
        </w:rPr>
        <w:t>Figure 3</w:t>
      </w:r>
      <w:r w:rsidR="00C23E6C">
        <w:rPr>
          <w:sz w:val="24"/>
          <w:szCs w:val="24"/>
        </w:rPr>
        <w:t>)</w:t>
      </w:r>
      <w:r w:rsidR="00C15C48">
        <w:rPr>
          <w:sz w:val="24"/>
          <w:szCs w:val="24"/>
        </w:rPr>
        <w:t>. A vaporised sample is first inserted into tube in which it encounters an electron gun, this fires high energy electrons or ultraviolet light at the sample and as the high energy electrons pass through the sample they collect all the electrons from the sample, attracting them to the electron trap</w:t>
      </w:r>
      <w:r w:rsidR="004C7E34">
        <w:rPr>
          <w:sz w:val="24"/>
          <w:szCs w:val="24"/>
        </w:rPr>
        <w:t xml:space="preserve"> </w:t>
      </w:r>
      <w:r w:rsidR="004C7E34" w:rsidRPr="004C7E34">
        <w:rPr>
          <w:b/>
          <w:sz w:val="24"/>
          <w:szCs w:val="24"/>
          <w:highlight w:val="yellow"/>
        </w:rPr>
        <w:t>[source?]</w:t>
      </w:r>
      <w:r w:rsidR="00C15C48">
        <w:rPr>
          <w:sz w:val="24"/>
          <w:szCs w:val="24"/>
        </w:rPr>
        <w:t xml:space="preserve">. Now that the atoms are all positively charged ions they pass through an electric </w:t>
      </w:r>
      <w:proofErr w:type="gramStart"/>
      <w:r w:rsidR="00C15C48">
        <w:rPr>
          <w:sz w:val="24"/>
          <w:szCs w:val="24"/>
        </w:rPr>
        <w:t>field which causes them</w:t>
      </w:r>
      <w:proofErr w:type="gramEnd"/>
      <w:r w:rsidR="00C15C48">
        <w:rPr>
          <w:sz w:val="24"/>
          <w:szCs w:val="24"/>
        </w:rPr>
        <w:t xml:space="preserve"> to rapidly accelerate so they all have the same kinetic energy</w:t>
      </w:r>
      <w:r w:rsidR="00C23E6C">
        <w:rPr>
          <w:sz w:val="24"/>
          <w:szCs w:val="24"/>
        </w:rPr>
        <w:t xml:space="preserve"> and they are in a finely focused beam</w:t>
      </w:r>
      <w:r w:rsidR="004C7E34">
        <w:rPr>
          <w:sz w:val="24"/>
          <w:szCs w:val="24"/>
        </w:rPr>
        <w:t xml:space="preserve"> </w:t>
      </w:r>
      <w:r w:rsidR="004C7E34" w:rsidRPr="004C7E34">
        <w:rPr>
          <w:b/>
          <w:sz w:val="24"/>
          <w:szCs w:val="24"/>
          <w:highlight w:val="yellow"/>
        </w:rPr>
        <w:t>[source?]</w:t>
      </w:r>
      <w:r w:rsidR="00C15C48">
        <w:rPr>
          <w:sz w:val="24"/>
          <w:szCs w:val="24"/>
        </w:rPr>
        <w:t>.</w:t>
      </w:r>
      <w:r w:rsidR="00C23E6C">
        <w:rPr>
          <w:sz w:val="24"/>
          <w:szCs w:val="24"/>
        </w:rPr>
        <w:t xml:space="preserve"> They accelerate because they are repelled away from the very positive ionisation chambers (see </w:t>
      </w:r>
      <w:r w:rsidR="00C23E6C">
        <w:rPr>
          <w:b/>
          <w:sz w:val="24"/>
          <w:szCs w:val="24"/>
        </w:rPr>
        <w:t>Figure 4</w:t>
      </w:r>
      <w:r w:rsidR="00C23E6C">
        <w:rPr>
          <w:sz w:val="24"/>
          <w:szCs w:val="24"/>
        </w:rPr>
        <w:t>)</w:t>
      </w:r>
      <w:r w:rsidR="00B13D4B" w:rsidRPr="00B13D4B">
        <w:t xml:space="preserve"> </w:t>
      </w:r>
      <w:r w:rsidR="00B13D4B">
        <w:t xml:space="preserve">(Smith, Davis, Disney, Hayes &amp; </w:t>
      </w:r>
      <w:proofErr w:type="spellStart"/>
      <w:r w:rsidR="00B13D4B">
        <w:t>Whan</w:t>
      </w:r>
      <w:proofErr w:type="spellEnd"/>
      <w:r w:rsidR="00B13D4B">
        <w:t>, 2014)</w:t>
      </w:r>
      <w:r w:rsidR="00C23E6C">
        <w:rPr>
          <w:sz w:val="24"/>
          <w:szCs w:val="24"/>
        </w:rPr>
        <w:t>. The positive beam then travels through an electro</w:t>
      </w:r>
      <w:r w:rsidR="00AF62E3">
        <w:rPr>
          <w:sz w:val="24"/>
          <w:szCs w:val="24"/>
        </w:rPr>
        <w:t>magnet and undergoes deflection, the different ions deflect for 2 reasons; 1- the mass of the ion and 2- the charge of the ion. The ions with the most mass and the lowest positive charge will deflect the least so let’s</w:t>
      </w:r>
      <w:r w:rsidR="00BB68A7">
        <w:rPr>
          <w:sz w:val="24"/>
          <w:szCs w:val="24"/>
        </w:rPr>
        <w:t xml:space="preserve"> say stream C, stream A</w:t>
      </w:r>
      <w:r w:rsidR="00AF62E3">
        <w:rPr>
          <w:sz w:val="24"/>
          <w:szCs w:val="24"/>
        </w:rPr>
        <w:t xml:space="preserve"> will consist of ions with the lowest mass and highest positive charge, stream B will be the ions with just the right balance of both and flow straight through to the detector (see </w:t>
      </w:r>
      <w:r w:rsidR="00AF62E3">
        <w:rPr>
          <w:b/>
          <w:sz w:val="24"/>
          <w:szCs w:val="24"/>
        </w:rPr>
        <w:t>Figure 5</w:t>
      </w:r>
      <w:r w:rsidR="00AF62E3">
        <w:rPr>
          <w:sz w:val="24"/>
          <w:szCs w:val="24"/>
        </w:rPr>
        <w:t>)</w:t>
      </w:r>
      <w:r w:rsidR="00B13D4B" w:rsidRPr="00B13D4B">
        <w:t xml:space="preserve"> </w:t>
      </w:r>
      <w:r w:rsidR="00B13D4B">
        <w:t xml:space="preserve"> (Clark, n.d.)</w:t>
      </w:r>
      <w:r w:rsidR="00AF62E3">
        <w:rPr>
          <w:sz w:val="24"/>
          <w:szCs w:val="24"/>
        </w:rPr>
        <w:t xml:space="preserve">. </w:t>
      </w:r>
      <w:r w:rsidR="00B13D4B">
        <w:rPr>
          <w:sz w:val="24"/>
          <w:szCs w:val="24"/>
        </w:rPr>
        <w:t>When Stream B reaches the detector it collides with a metal in which they pick up electrons and become neutralised, this happens by and electron jumping from a metal wire to the ion and then the other electrons in the wire move along taking the previous electrons spot this flow of electrons is then read as an electric current and the more ions that arrive the greater the current. This electric current is then amplified and recorded, as a mass spectrum, showing the different particles that</w:t>
      </w:r>
      <w:r w:rsidR="002E3062">
        <w:rPr>
          <w:sz w:val="24"/>
          <w:szCs w:val="24"/>
        </w:rPr>
        <w:t xml:space="preserve"> </w:t>
      </w:r>
      <w:r w:rsidR="00B13D4B">
        <w:rPr>
          <w:sz w:val="24"/>
          <w:szCs w:val="24"/>
        </w:rPr>
        <w:t xml:space="preserve">passed through the detector </w:t>
      </w:r>
      <w:r w:rsidR="00B13D4B">
        <w:t>(Chemguide.co.uk, 2015)</w:t>
      </w:r>
      <w:r w:rsidR="00B13D4B">
        <w:rPr>
          <w:sz w:val="24"/>
          <w:szCs w:val="24"/>
        </w:rPr>
        <w:t>.</w:t>
      </w:r>
      <w:r w:rsidR="00BB68A7">
        <w:rPr>
          <w:sz w:val="24"/>
          <w:szCs w:val="24"/>
        </w:rPr>
        <w:t xml:space="preserve"> Now to find the ions in stream </w:t>
      </w:r>
      <w:proofErr w:type="gramStart"/>
      <w:r w:rsidR="00BB68A7">
        <w:rPr>
          <w:sz w:val="24"/>
          <w:szCs w:val="24"/>
        </w:rPr>
        <w:t>A</w:t>
      </w:r>
      <w:proofErr w:type="gramEnd"/>
      <w:r w:rsidR="00BB68A7">
        <w:rPr>
          <w:sz w:val="24"/>
          <w:szCs w:val="24"/>
        </w:rPr>
        <w:t xml:space="preserve"> all you would have to is use a magnet that isn’t as strong and to find C, use a stronger magnet.</w:t>
      </w:r>
    </w:p>
    <w:p w14:paraId="4F196A0A" w14:textId="74FA44C3" w:rsidR="00156820" w:rsidRDefault="00156820" w:rsidP="00BB68A7">
      <w:pPr>
        <w:tabs>
          <w:tab w:val="left" w:pos="2276"/>
        </w:tabs>
        <w:rPr>
          <w:sz w:val="24"/>
          <w:szCs w:val="24"/>
        </w:rPr>
      </w:pPr>
      <w:r>
        <w:rPr>
          <w:noProof/>
          <w:sz w:val="24"/>
          <w:szCs w:val="24"/>
          <w:lang w:val="en-US"/>
        </w:rPr>
        <w:drawing>
          <wp:inline distT="0" distB="0" distL="0" distR="0" wp14:anchorId="34119BAA" wp14:editId="228DAA64">
            <wp:extent cx="1894541" cy="1543585"/>
            <wp:effectExtent l="0" t="0" r="1079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sspec.GIF"/>
                    <pic:cNvPicPr/>
                  </pic:nvPicPr>
                  <pic:blipFill>
                    <a:blip r:embed="rId13" cstate="screen">
                      <a:extLst>
                        <a:ext uri="{28A0092B-C50C-407E-A947-70E740481C1C}">
                          <a14:useLocalDpi xmlns:a14="http://schemas.microsoft.com/office/drawing/2010/main"/>
                        </a:ext>
                      </a:extLst>
                    </a:blip>
                    <a:stretch>
                      <a:fillRect/>
                    </a:stretch>
                  </pic:blipFill>
                  <pic:spPr>
                    <a:xfrm>
                      <a:off x="0" y="0"/>
                      <a:ext cx="1894970" cy="1543934"/>
                    </a:xfrm>
                    <a:prstGeom prst="rect">
                      <a:avLst/>
                    </a:prstGeom>
                  </pic:spPr>
                </pic:pic>
              </a:graphicData>
            </a:graphic>
          </wp:inline>
        </w:drawing>
      </w:r>
      <w:r w:rsidR="00A75024">
        <w:rPr>
          <w:sz w:val="24"/>
          <w:szCs w:val="24"/>
        </w:rPr>
        <w:t xml:space="preserve">         </w:t>
      </w:r>
      <w:r>
        <w:rPr>
          <w:noProof/>
          <w:sz w:val="24"/>
          <w:szCs w:val="24"/>
          <w:lang w:val="en-US"/>
        </w:rPr>
        <w:drawing>
          <wp:inline distT="0" distB="0" distL="0" distR="0" wp14:anchorId="2FCE8BCE" wp14:editId="21D630A2">
            <wp:extent cx="3167529" cy="1328319"/>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celerate.GIF"/>
                    <pic:cNvPicPr/>
                  </pic:nvPicPr>
                  <pic:blipFill>
                    <a:blip r:embed="rId14">
                      <a:extLst>
                        <a:ext uri="{28A0092B-C50C-407E-A947-70E740481C1C}">
                          <a14:useLocalDpi xmlns:a14="http://schemas.microsoft.com/office/drawing/2010/main"/>
                        </a:ext>
                      </a:extLst>
                    </a:blip>
                    <a:stretch>
                      <a:fillRect/>
                    </a:stretch>
                  </pic:blipFill>
                  <pic:spPr>
                    <a:xfrm>
                      <a:off x="0" y="0"/>
                      <a:ext cx="3167529" cy="1328319"/>
                    </a:xfrm>
                    <a:prstGeom prst="rect">
                      <a:avLst/>
                    </a:prstGeom>
                  </pic:spPr>
                </pic:pic>
              </a:graphicData>
            </a:graphic>
          </wp:inline>
        </w:drawing>
      </w:r>
    </w:p>
    <w:p w14:paraId="1D05D568" w14:textId="53115D47" w:rsidR="00156820" w:rsidRDefault="00156820" w:rsidP="00B13D4B">
      <w:pPr>
        <w:rPr>
          <w:sz w:val="20"/>
          <w:szCs w:val="20"/>
        </w:rPr>
      </w:pPr>
      <w:r>
        <w:rPr>
          <w:b/>
          <w:sz w:val="20"/>
          <w:szCs w:val="20"/>
        </w:rPr>
        <w:t xml:space="preserve">Figure 3: </w:t>
      </w:r>
      <w:r>
        <w:rPr>
          <w:sz w:val="20"/>
          <w:szCs w:val="20"/>
        </w:rPr>
        <w:t>Schematic of a Mass Spectrometer</w:t>
      </w:r>
      <w:r>
        <w:rPr>
          <w:sz w:val="20"/>
          <w:szCs w:val="20"/>
        </w:rPr>
        <w:tab/>
      </w:r>
      <w:r w:rsidR="00A75024" w:rsidRPr="004C7E34">
        <w:rPr>
          <w:b/>
          <w:sz w:val="24"/>
          <w:szCs w:val="24"/>
          <w:highlight w:val="yellow"/>
        </w:rPr>
        <w:t>[source?]</w:t>
      </w:r>
      <w:r>
        <w:rPr>
          <w:sz w:val="20"/>
          <w:szCs w:val="20"/>
        </w:rPr>
        <w:tab/>
      </w:r>
      <w:r>
        <w:rPr>
          <w:b/>
          <w:sz w:val="20"/>
          <w:szCs w:val="20"/>
        </w:rPr>
        <w:t>Figure 4:</w:t>
      </w:r>
      <w:r>
        <w:rPr>
          <w:sz w:val="20"/>
          <w:szCs w:val="20"/>
        </w:rPr>
        <w:t xml:space="preserve"> Electric field (ionisation Chambers)</w:t>
      </w:r>
      <w:r w:rsidR="00A75024">
        <w:rPr>
          <w:sz w:val="20"/>
          <w:szCs w:val="20"/>
        </w:rPr>
        <w:t xml:space="preserve"> </w:t>
      </w:r>
    </w:p>
    <w:p w14:paraId="03D8AD1C" w14:textId="77777777" w:rsidR="00B13D4B" w:rsidRPr="00B13D4B" w:rsidRDefault="002E3062" w:rsidP="00156820">
      <w:pPr>
        <w:jc w:val="center"/>
        <w:rPr>
          <w:sz w:val="20"/>
          <w:szCs w:val="20"/>
        </w:rPr>
      </w:pPr>
      <w:r w:rsidRPr="00B13D4B">
        <w:rPr>
          <w:noProof/>
          <w:sz w:val="20"/>
          <w:szCs w:val="20"/>
          <w:lang w:val="en-US"/>
        </w:rPr>
        <w:drawing>
          <wp:inline distT="0" distB="0" distL="0" distR="0" wp14:anchorId="311485AD" wp14:editId="7B591AFB">
            <wp:extent cx="2689412" cy="1691601"/>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flect.GIF"/>
                    <pic:cNvPicPr/>
                  </pic:nvPicPr>
                  <pic:blipFill>
                    <a:blip r:embed="rId15">
                      <a:extLst>
                        <a:ext uri="{28A0092B-C50C-407E-A947-70E740481C1C}">
                          <a14:useLocalDpi xmlns:a14="http://schemas.microsoft.com/office/drawing/2010/main"/>
                        </a:ext>
                      </a:extLst>
                    </a:blip>
                    <a:stretch>
                      <a:fillRect/>
                    </a:stretch>
                  </pic:blipFill>
                  <pic:spPr>
                    <a:xfrm>
                      <a:off x="0" y="0"/>
                      <a:ext cx="2689412" cy="1691601"/>
                    </a:xfrm>
                    <a:prstGeom prst="rect">
                      <a:avLst/>
                    </a:prstGeom>
                  </pic:spPr>
                </pic:pic>
              </a:graphicData>
            </a:graphic>
          </wp:inline>
        </w:drawing>
      </w:r>
    </w:p>
    <w:p w14:paraId="2A75B2BC" w14:textId="7A547516" w:rsidR="00B13D4B" w:rsidRDefault="00B13D4B" w:rsidP="00B13D4B">
      <w:pPr>
        <w:tabs>
          <w:tab w:val="center" w:pos="4513"/>
        </w:tabs>
        <w:jc w:val="center"/>
        <w:rPr>
          <w:sz w:val="20"/>
          <w:szCs w:val="20"/>
        </w:rPr>
      </w:pPr>
      <w:r w:rsidRPr="00B13D4B">
        <w:rPr>
          <w:b/>
          <w:sz w:val="20"/>
          <w:szCs w:val="20"/>
        </w:rPr>
        <w:t>Figure 5:</w:t>
      </w:r>
      <w:r w:rsidRPr="00B13D4B">
        <w:rPr>
          <w:sz w:val="20"/>
          <w:szCs w:val="20"/>
        </w:rPr>
        <w:t xml:space="preserve"> Deflection of ions as they pass between the</w:t>
      </w:r>
      <w:r w:rsidR="00BB68A7">
        <w:rPr>
          <w:sz w:val="20"/>
          <w:szCs w:val="20"/>
        </w:rPr>
        <w:t xml:space="preserve"> electromagnet</w:t>
      </w:r>
      <w:r w:rsidR="00A75024">
        <w:rPr>
          <w:sz w:val="20"/>
          <w:szCs w:val="20"/>
        </w:rPr>
        <w:t xml:space="preserve"> </w:t>
      </w:r>
      <w:r w:rsidR="00A75024" w:rsidRPr="004C7E34">
        <w:rPr>
          <w:b/>
          <w:sz w:val="24"/>
          <w:szCs w:val="24"/>
          <w:highlight w:val="yellow"/>
        </w:rPr>
        <w:t>[source?]</w:t>
      </w:r>
    </w:p>
    <w:p w14:paraId="0056AC8B" w14:textId="56FFA426" w:rsidR="00BB68A7" w:rsidRDefault="00BB68A7" w:rsidP="00BB68A7">
      <w:pPr>
        <w:tabs>
          <w:tab w:val="center" w:pos="4513"/>
        </w:tabs>
        <w:rPr>
          <w:sz w:val="24"/>
          <w:szCs w:val="24"/>
        </w:rPr>
      </w:pPr>
      <w:r>
        <w:rPr>
          <w:sz w:val="24"/>
          <w:szCs w:val="24"/>
        </w:rPr>
        <w:lastRenderedPageBreak/>
        <w:t xml:space="preserve">Most of the data that is recorded from the mass spectrometer comes out as a </w:t>
      </w:r>
      <w:commentRangeStart w:id="11"/>
      <w:r>
        <w:rPr>
          <w:sz w:val="24"/>
          <w:szCs w:val="24"/>
        </w:rPr>
        <w:t>stick graph</w:t>
      </w:r>
      <w:commentRangeEnd w:id="11"/>
      <w:r w:rsidR="00156820">
        <w:rPr>
          <w:rStyle w:val="CommentReference"/>
        </w:rPr>
        <w:commentReference w:id="11"/>
      </w:r>
      <w:r>
        <w:rPr>
          <w:sz w:val="24"/>
          <w:szCs w:val="24"/>
        </w:rPr>
        <w:t xml:space="preserve">, with the relative abundance or relative intensity on the y-axis and the mass to charge ratio on the x- axis (see </w:t>
      </w:r>
      <w:r>
        <w:rPr>
          <w:b/>
          <w:sz w:val="24"/>
          <w:szCs w:val="24"/>
        </w:rPr>
        <w:t>Figure 6</w:t>
      </w:r>
      <w:r>
        <w:rPr>
          <w:sz w:val="24"/>
          <w:szCs w:val="24"/>
        </w:rPr>
        <w:t>).</w:t>
      </w:r>
      <w:r w:rsidRPr="00BB68A7">
        <w:rPr>
          <w:sz w:val="24"/>
          <w:szCs w:val="24"/>
        </w:rPr>
        <w:t xml:space="preserve"> </w:t>
      </w:r>
      <w:r>
        <w:rPr>
          <w:sz w:val="24"/>
          <w:szCs w:val="24"/>
        </w:rPr>
        <w:t xml:space="preserve">The y-axis is related to the current recorded by the device, and the higher the current is, the more abundant the ion is from the sample. The mass to charge ratio is </w:t>
      </w:r>
      <w:commentRangeStart w:id="12"/>
      <w:r>
        <w:rPr>
          <w:sz w:val="24"/>
          <w:szCs w:val="24"/>
        </w:rPr>
        <w:t xml:space="preserve">measured on the carbon-scale </w:t>
      </w:r>
      <w:commentRangeEnd w:id="12"/>
      <w:r w:rsidR="00156820">
        <w:rPr>
          <w:rStyle w:val="CommentReference"/>
        </w:rPr>
        <w:commentReference w:id="12"/>
      </w:r>
      <w:r>
        <w:rPr>
          <w:sz w:val="24"/>
          <w:szCs w:val="24"/>
        </w:rPr>
        <w:t xml:space="preserve">so say the ions all had a charge of positive one the scale would be like the one below in figure 6, and you can change it for purpose of use, so you can use it to find different things. </w:t>
      </w:r>
    </w:p>
    <w:p w14:paraId="18260699" w14:textId="77777777" w:rsidR="00156820" w:rsidRPr="00BB68A7" w:rsidRDefault="00156820" w:rsidP="00156820">
      <w:pPr>
        <w:tabs>
          <w:tab w:val="center" w:pos="4513"/>
        </w:tabs>
        <w:jc w:val="center"/>
        <w:rPr>
          <w:sz w:val="20"/>
          <w:szCs w:val="20"/>
        </w:rPr>
      </w:pPr>
      <w:r>
        <w:rPr>
          <w:noProof/>
          <w:sz w:val="24"/>
          <w:szCs w:val="24"/>
          <w:lang w:val="en-US"/>
        </w:rPr>
        <w:drawing>
          <wp:inline distT="0" distB="0" distL="0" distR="0" wp14:anchorId="246D06EC" wp14:editId="05AF4967">
            <wp:extent cx="3286800" cy="170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masspec.GIF"/>
                    <pic:cNvPicPr/>
                  </pic:nvPicPr>
                  <pic:blipFill>
                    <a:blip r:embed="rId16">
                      <a:extLst>
                        <a:ext uri="{28A0092B-C50C-407E-A947-70E740481C1C}">
                          <a14:useLocalDpi xmlns:a14="http://schemas.microsoft.com/office/drawing/2010/main"/>
                        </a:ext>
                      </a:extLst>
                    </a:blip>
                    <a:stretch>
                      <a:fillRect/>
                    </a:stretch>
                  </pic:blipFill>
                  <pic:spPr>
                    <a:xfrm>
                      <a:off x="0" y="0"/>
                      <a:ext cx="3286800" cy="1706400"/>
                    </a:xfrm>
                    <a:prstGeom prst="rect">
                      <a:avLst/>
                    </a:prstGeom>
                  </pic:spPr>
                </pic:pic>
              </a:graphicData>
            </a:graphic>
          </wp:inline>
        </w:drawing>
      </w:r>
    </w:p>
    <w:p w14:paraId="05D7D49C" w14:textId="0DD8FED4" w:rsidR="00BB68A7" w:rsidRDefault="00BB68A7" w:rsidP="00BB68A7">
      <w:pPr>
        <w:tabs>
          <w:tab w:val="center" w:pos="4513"/>
        </w:tabs>
        <w:jc w:val="center"/>
        <w:rPr>
          <w:sz w:val="20"/>
          <w:szCs w:val="20"/>
        </w:rPr>
      </w:pPr>
      <w:r w:rsidRPr="00BB68A7">
        <w:rPr>
          <w:b/>
          <w:sz w:val="20"/>
          <w:szCs w:val="20"/>
        </w:rPr>
        <w:t>Figure 6:</w:t>
      </w:r>
      <w:r w:rsidRPr="00BB68A7">
        <w:rPr>
          <w:sz w:val="20"/>
          <w:szCs w:val="20"/>
        </w:rPr>
        <w:t xml:space="preserve"> mass spectrum grap</w:t>
      </w:r>
      <w:r>
        <w:rPr>
          <w:sz w:val="20"/>
          <w:szCs w:val="20"/>
        </w:rPr>
        <w:t>h</w:t>
      </w:r>
      <w:r w:rsidR="00A75024">
        <w:rPr>
          <w:sz w:val="20"/>
          <w:szCs w:val="20"/>
        </w:rPr>
        <w:t xml:space="preserve"> </w:t>
      </w:r>
      <w:r w:rsidR="00A75024" w:rsidRPr="004C7E34">
        <w:rPr>
          <w:b/>
          <w:sz w:val="24"/>
          <w:szCs w:val="24"/>
          <w:highlight w:val="yellow"/>
        </w:rPr>
        <w:t>[source?]</w:t>
      </w:r>
    </w:p>
    <w:p w14:paraId="440408EB" w14:textId="77777777" w:rsidR="00BB68A7" w:rsidRDefault="002E3062" w:rsidP="00BB68A7">
      <w:pPr>
        <w:tabs>
          <w:tab w:val="center" w:pos="4513"/>
        </w:tabs>
        <w:rPr>
          <w:sz w:val="24"/>
          <w:szCs w:val="24"/>
        </w:rPr>
      </w:pPr>
      <w:r>
        <w:rPr>
          <w:sz w:val="24"/>
          <w:szCs w:val="24"/>
        </w:rPr>
        <w:t>Mass chromatography can be used to find a great number of different things such as detecting traces of chemical explosives, find pesticides in foods and detecting banned drugs in urine samples.</w:t>
      </w:r>
    </w:p>
    <w:p w14:paraId="69D6FDC3" w14:textId="77777777" w:rsidR="002E3062" w:rsidRPr="00C9636B" w:rsidRDefault="002E3062" w:rsidP="00BB68A7">
      <w:pPr>
        <w:tabs>
          <w:tab w:val="center" w:pos="4513"/>
        </w:tabs>
        <w:rPr>
          <w:b/>
          <w:sz w:val="36"/>
          <w:szCs w:val="36"/>
          <w:u w:val="single"/>
        </w:rPr>
      </w:pPr>
      <w:r w:rsidRPr="00C9636B">
        <w:rPr>
          <w:b/>
          <w:sz w:val="36"/>
          <w:szCs w:val="36"/>
          <w:u w:val="single"/>
        </w:rPr>
        <w:t>De</w:t>
      </w:r>
      <w:r w:rsidR="000F6BED" w:rsidRPr="00C9636B">
        <w:rPr>
          <w:b/>
          <w:sz w:val="36"/>
          <w:szCs w:val="36"/>
          <w:u w:val="single"/>
        </w:rPr>
        <w:t>tecting Cannabis (THC) in Urine Samples U</w:t>
      </w:r>
      <w:r w:rsidRPr="00C9636B">
        <w:rPr>
          <w:b/>
          <w:sz w:val="36"/>
          <w:szCs w:val="36"/>
          <w:u w:val="single"/>
        </w:rPr>
        <w:t>sing GC-MS</w:t>
      </w:r>
    </w:p>
    <w:p w14:paraId="77D1FE73" w14:textId="75450EBF" w:rsidR="002E3062" w:rsidRDefault="00A75024" w:rsidP="00BB68A7">
      <w:pPr>
        <w:tabs>
          <w:tab w:val="center" w:pos="4513"/>
        </w:tabs>
        <w:rPr>
          <w:sz w:val="24"/>
          <w:szCs w:val="24"/>
        </w:rPr>
      </w:pPr>
      <w:ins w:id="13" w:author="Hayden McKenna" w:date="2015-03-26T20:02:00Z">
        <w:r w:rsidRPr="00DC7CA0">
          <w:rPr>
            <w:noProof/>
            <w:lang w:val="en-US"/>
          </w:rPr>
          <w:drawing>
            <wp:anchor distT="0" distB="0" distL="114300" distR="114300" simplePos="0" relativeHeight="251687936" behindDoc="0" locked="0" layoutInCell="1" allowOverlap="1" wp14:anchorId="6FE09E66" wp14:editId="7553AD1F">
              <wp:simplePos x="0" y="0"/>
              <wp:positionH relativeFrom="column">
                <wp:posOffset>3951605</wp:posOffset>
              </wp:positionH>
              <wp:positionV relativeFrom="paragraph">
                <wp:posOffset>693420</wp:posOffset>
              </wp:positionV>
              <wp:extent cx="271780" cy="263525"/>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0F6BED">
        <w:rPr>
          <w:sz w:val="24"/>
          <w:szCs w:val="24"/>
        </w:rPr>
        <w:t xml:space="preserve">First of all you need to know what you are looking, so the correct metabolites. There are two metabolites in </w:t>
      </w:r>
      <w:commentRangeStart w:id="14"/>
      <w:r w:rsidR="000F6BED">
        <w:rPr>
          <w:sz w:val="24"/>
          <w:szCs w:val="24"/>
        </w:rPr>
        <w:t>Cannabis</w:t>
      </w:r>
      <w:commentRangeEnd w:id="14"/>
      <w:r w:rsidR="002C2898">
        <w:rPr>
          <w:rStyle w:val="CommentReference"/>
        </w:rPr>
        <w:commentReference w:id="14"/>
      </w:r>
      <w:r w:rsidR="000F6BED">
        <w:rPr>
          <w:sz w:val="24"/>
          <w:szCs w:val="24"/>
        </w:rPr>
        <w:t xml:space="preserve">, the main one is 11-nor-9-carboxy-THC (THC-COOH) and the second is 11-hydroxy-THC (Wikipedia, 2015). Using GC-MS, you would want to look for the main metabolite. </w:t>
      </w:r>
      <w:r w:rsidR="004721FB">
        <w:rPr>
          <w:sz w:val="24"/>
          <w:szCs w:val="24"/>
        </w:rPr>
        <w:t>T</w:t>
      </w:r>
      <w:r w:rsidR="000F6BED">
        <w:rPr>
          <w:sz w:val="24"/>
          <w:szCs w:val="24"/>
        </w:rPr>
        <w:t xml:space="preserve">he </w:t>
      </w:r>
      <w:r w:rsidR="004721FB">
        <w:rPr>
          <w:sz w:val="24"/>
          <w:szCs w:val="24"/>
        </w:rPr>
        <w:t>reference chart</w:t>
      </w:r>
      <w:r w:rsidR="000F6BED">
        <w:rPr>
          <w:sz w:val="24"/>
          <w:szCs w:val="24"/>
        </w:rPr>
        <w:t xml:space="preserve"> </w:t>
      </w:r>
      <w:commentRangeStart w:id="15"/>
      <w:r w:rsidR="000F6BED">
        <w:rPr>
          <w:sz w:val="24"/>
          <w:szCs w:val="24"/>
        </w:rPr>
        <w:t>I</w:t>
      </w:r>
      <w:commentRangeEnd w:id="15"/>
      <w:r w:rsidR="002C2898">
        <w:rPr>
          <w:rStyle w:val="CommentReference"/>
        </w:rPr>
        <w:commentReference w:id="15"/>
      </w:r>
      <w:r w:rsidR="000F6BED">
        <w:rPr>
          <w:sz w:val="24"/>
          <w:szCs w:val="24"/>
        </w:rPr>
        <w:t xml:space="preserve"> have supplied below shows what you need to look for in a urine sample to identify the use of cannabis (see </w:t>
      </w:r>
      <w:r w:rsidR="000F6BED">
        <w:rPr>
          <w:b/>
          <w:sz w:val="24"/>
          <w:szCs w:val="24"/>
        </w:rPr>
        <w:t>Figure 7</w:t>
      </w:r>
      <w:r w:rsidR="000F6BED">
        <w:rPr>
          <w:sz w:val="24"/>
          <w:szCs w:val="24"/>
        </w:rPr>
        <w:t>)</w:t>
      </w:r>
      <w:r w:rsidR="004721FB">
        <w:rPr>
          <w:sz w:val="24"/>
          <w:szCs w:val="24"/>
        </w:rPr>
        <w:t xml:space="preserve">. (See </w:t>
      </w:r>
      <w:r w:rsidR="004721FB">
        <w:rPr>
          <w:b/>
          <w:sz w:val="24"/>
          <w:szCs w:val="24"/>
        </w:rPr>
        <w:t>Figure 8</w:t>
      </w:r>
      <w:r w:rsidR="004721FB">
        <w:rPr>
          <w:sz w:val="24"/>
          <w:szCs w:val="24"/>
        </w:rPr>
        <w:t>) I have supplied an image showing the change in structure from the original drug (Delta-9-THC) to its main metabolite (THC-COOH).</w:t>
      </w:r>
    </w:p>
    <w:p w14:paraId="51804FAF" w14:textId="5C990441" w:rsidR="00380ACF" w:rsidRPr="004721FB" w:rsidRDefault="00A75024" w:rsidP="00BB68A7">
      <w:pPr>
        <w:tabs>
          <w:tab w:val="center" w:pos="4513"/>
        </w:tabs>
        <w:rPr>
          <w:sz w:val="24"/>
          <w:szCs w:val="24"/>
        </w:rPr>
      </w:pPr>
      <w:ins w:id="16" w:author="Hayden McKenna" w:date="2015-03-26T20:02:00Z">
        <w:r w:rsidRPr="00DC7CA0">
          <w:rPr>
            <w:noProof/>
            <w:lang w:val="en-US"/>
          </w:rPr>
          <w:drawing>
            <wp:anchor distT="0" distB="0" distL="114300" distR="114300" simplePos="0" relativeHeight="251685888" behindDoc="0" locked="0" layoutInCell="1" allowOverlap="1" wp14:anchorId="2E6DD160" wp14:editId="1A667690">
              <wp:simplePos x="0" y="0"/>
              <wp:positionH relativeFrom="column">
                <wp:posOffset>5090160</wp:posOffset>
              </wp:positionH>
              <wp:positionV relativeFrom="paragraph">
                <wp:posOffset>367030</wp:posOffset>
              </wp:positionV>
              <wp:extent cx="271780" cy="263525"/>
              <wp:effectExtent l="0" t="0" r="762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screen">
                        <a:alphaModFix amt="38000"/>
                        <a:extLst>
                          <a:ext uri="{28A0092B-C50C-407E-A947-70E740481C1C}">
                            <a14:useLocalDpi xmlns:a14="http://schemas.microsoft.com/office/drawing/2010/main"/>
                          </a:ext>
                        </a:extLst>
                      </a:blip>
                      <a:srcRect/>
                      <a:stretch>
                        <a:fillRect/>
                      </a:stretch>
                    </pic:blipFill>
                    <pic:spPr bwMode="auto">
                      <a:xfrm>
                        <a:off x="0" y="0"/>
                        <a:ext cx="271780" cy="263525"/>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380ACF">
        <w:rPr>
          <w:noProof/>
          <w:lang w:val="en-US"/>
        </w:rPr>
        <w:drawing>
          <wp:inline distT="0" distB="0" distL="0" distR="0" wp14:anchorId="6DAA8841" wp14:editId="423A273D">
            <wp:extent cx="5255895" cy="1132205"/>
            <wp:effectExtent l="0" t="0" r="1905" b="10795"/>
            <wp:docPr id="11" name="Picture 11" descr="Macintosh HD:Users:zacharybradley:Desktop:Screen Shot 2015-03-26 at 11.28.4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zacharybradley:Desktop:Screen Shot 2015-03-26 at 11.28.46 am.png"/>
                    <pic:cNvPicPr>
                      <a:picLocks noChangeAspect="1" noChangeArrowheads="1"/>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5255895" cy="1132205"/>
                    </a:xfrm>
                    <a:prstGeom prst="rect">
                      <a:avLst/>
                    </a:prstGeom>
                    <a:noFill/>
                    <a:ln>
                      <a:noFill/>
                    </a:ln>
                  </pic:spPr>
                </pic:pic>
              </a:graphicData>
            </a:graphic>
          </wp:inline>
        </w:drawing>
      </w:r>
    </w:p>
    <w:p w14:paraId="4E1B6F19" w14:textId="27C92749" w:rsidR="00B13D4B" w:rsidRPr="000F6BED" w:rsidRDefault="000F6BED" w:rsidP="004721FB">
      <w:pPr>
        <w:jc w:val="center"/>
        <w:rPr>
          <w:sz w:val="20"/>
          <w:szCs w:val="20"/>
        </w:rPr>
      </w:pPr>
      <w:r>
        <w:rPr>
          <w:b/>
          <w:sz w:val="20"/>
          <w:szCs w:val="20"/>
        </w:rPr>
        <w:t xml:space="preserve">Figure 7: </w:t>
      </w:r>
      <w:commentRangeStart w:id="17"/>
      <w:r w:rsidR="00EE75F8">
        <w:rPr>
          <w:sz w:val="20"/>
          <w:szCs w:val="20"/>
        </w:rPr>
        <w:t xml:space="preserve">Reference Chart </w:t>
      </w:r>
      <w:r>
        <w:rPr>
          <w:sz w:val="20"/>
          <w:szCs w:val="20"/>
        </w:rPr>
        <w:t>of (THC-COOH)</w:t>
      </w:r>
      <w:r w:rsidR="00A75024">
        <w:rPr>
          <w:sz w:val="20"/>
          <w:szCs w:val="20"/>
        </w:rPr>
        <w:t xml:space="preserve"> </w:t>
      </w:r>
      <w:commentRangeEnd w:id="17"/>
      <w:r w:rsidR="00A75024">
        <w:rPr>
          <w:rStyle w:val="CommentReference"/>
        </w:rPr>
        <w:commentReference w:id="17"/>
      </w:r>
      <w:r w:rsidR="00A75024" w:rsidRPr="004C7E34">
        <w:rPr>
          <w:b/>
          <w:sz w:val="24"/>
          <w:szCs w:val="24"/>
          <w:highlight w:val="yellow"/>
        </w:rPr>
        <w:t>[source?]</w:t>
      </w:r>
    </w:p>
    <w:p w14:paraId="149EDB96" w14:textId="2D5ACA62" w:rsidR="00380ACF" w:rsidRDefault="00380ACF" w:rsidP="00EE75F8">
      <w:pPr>
        <w:jc w:val="center"/>
        <w:rPr>
          <w:b/>
          <w:sz w:val="20"/>
          <w:szCs w:val="20"/>
        </w:rPr>
      </w:pPr>
      <w:r>
        <w:rPr>
          <w:rFonts w:ascii="Times" w:eastAsia="Times New Roman" w:hAnsi="Times" w:cs="Times New Roman"/>
          <w:noProof/>
          <w:sz w:val="28"/>
          <w:szCs w:val="28"/>
          <w:lang w:val="en-US"/>
        </w:rPr>
        <w:drawing>
          <wp:inline distT="0" distB="0" distL="0" distR="0" wp14:anchorId="4B58C0BD" wp14:editId="46B98A34">
            <wp:extent cx="3771900" cy="1283970"/>
            <wp:effectExtent l="0" t="0" r="12700" b="11430"/>
            <wp:docPr id="18" name="Picture 18" descr="Macintosh HD:Users:zacharybradley:Desktop:Screen Shot 2015-03-25 at 2.55.5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zacharybradley:Desktop:Screen Shot 2015-03-25 at 2.55.50 pm.png"/>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3771900" cy="1283970"/>
                    </a:xfrm>
                    <a:prstGeom prst="rect">
                      <a:avLst/>
                    </a:prstGeom>
                    <a:noFill/>
                    <a:ln>
                      <a:noFill/>
                    </a:ln>
                  </pic:spPr>
                </pic:pic>
              </a:graphicData>
            </a:graphic>
          </wp:inline>
        </w:drawing>
      </w:r>
    </w:p>
    <w:p w14:paraId="0D81EC86" w14:textId="4F7BDE5D" w:rsidR="00EE75F8" w:rsidRDefault="004721FB" w:rsidP="00EE75F8">
      <w:pPr>
        <w:jc w:val="center"/>
        <w:rPr>
          <w:sz w:val="20"/>
          <w:szCs w:val="20"/>
        </w:rPr>
      </w:pPr>
      <w:r>
        <w:rPr>
          <w:b/>
          <w:sz w:val="20"/>
          <w:szCs w:val="20"/>
        </w:rPr>
        <w:t>Figure 8:</w:t>
      </w:r>
      <w:r>
        <w:rPr>
          <w:sz w:val="20"/>
          <w:szCs w:val="20"/>
        </w:rPr>
        <w:t xml:space="preserve"> the structural change of THC to THC-COOH</w:t>
      </w:r>
      <w:r w:rsidR="00A75024">
        <w:rPr>
          <w:sz w:val="20"/>
          <w:szCs w:val="20"/>
        </w:rPr>
        <w:t xml:space="preserve"> </w:t>
      </w:r>
      <w:r w:rsidR="00A75024" w:rsidRPr="004C7E34">
        <w:rPr>
          <w:b/>
          <w:sz w:val="24"/>
          <w:szCs w:val="24"/>
          <w:highlight w:val="yellow"/>
        </w:rPr>
        <w:t>[source?]</w:t>
      </w:r>
    </w:p>
    <w:p w14:paraId="4C5B8D5F" w14:textId="6D7DC088" w:rsidR="00EE75F8" w:rsidRDefault="000F6BED" w:rsidP="00EE75F8">
      <w:pPr>
        <w:jc w:val="center"/>
        <w:rPr>
          <w:sz w:val="20"/>
          <w:szCs w:val="20"/>
        </w:rPr>
      </w:pPr>
      <w:r>
        <w:rPr>
          <w:noProof/>
          <w:sz w:val="24"/>
          <w:szCs w:val="24"/>
          <w:lang w:val="en-US"/>
        </w:rPr>
        <w:lastRenderedPageBreak/>
        <w:drawing>
          <wp:anchor distT="0" distB="0" distL="114300" distR="114300" simplePos="0" relativeHeight="251666432" behindDoc="0" locked="0" layoutInCell="1" allowOverlap="1" wp14:anchorId="760CAD45" wp14:editId="5F602986">
            <wp:simplePos x="0" y="0"/>
            <wp:positionH relativeFrom="margin">
              <wp:align>center</wp:align>
            </wp:positionH>
            <wp:positionV relativeFrom="paragraph">
              <wp:posOffset>0</wp:posOffset>
            </wp:positionV>
            <wp:extent cx="4222750" cy="2481217"/>
            <wp:effectExtent l="0" t="0" r="635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4222750" cy="2481217"/>
                    </a:xfrm>
                    <a:prstGeom prst="rect">
                      <a:avLst/>
                    </a:prstGeom>
                    <a:noFill/>
                    <a:ln>
                      <a:noFill/>
                    </a:ln>
                  </pic:spPr>
                </pic:pic>
              </a:graphicData>
            </a:graphic>
            <wp14:sizeRelH relativeFrom="page">
              <wp14:pctWidth>0</wp14:pctWidth>
            </wp14:sizeRelH>
            <wp14:sizeRelV relativeFrom="page">
              <wp14:pctHeight>0</wp14:pctHeight>
            </wp14:sizeRelV>
          </wp:anchor>
        </w:drawing>
      </w:r>
      <w:r w:rsidR="00EE75F8">
        <w:rPr>
          <w:b/>
          <w:sz w:val="20"/>
          <w:szCs w:val="20"/>
        </w:rPr>
        <w:t>Figure 9:</w:t>
      </w:r>
      <w:r w:rsidR="00EE75F8">
        <w:rPr>
          <w:sz w:val="20"/>
          <w:szCs w:val="20"/>
        </w:rPr>
        <w:t xml:space="preserve"> Mass Spectrum </w:t>
      </w:r>
      <w:commentRangeStart w:id="18"/>
      <w:r w:rsidR="00EE75F8">
        <w:rPr>
          <w:sz w:val="20"/>
          <w:szCs w:val="20"/>
        </w:rPr>
        <w:t>of a Urine sample</w:t>
      </w:r>
      <w:r w:rsidR="00A75024">
        <w:rPr>
          <w:sz w:val="20"/>
          <w:szCs w:val="20"/>
        </w:rPr>
        <w:t xml:space="preserve"> </w:t>
      </w:r>
      <w:commentRangeEnd w:id="18"/>
      <w:r w:rsidR="00A75024">
        <w:rPr>
          <w:rStyle w:val="CommentReference"/>
        </w:rPr>
        <w:commentReference w:id="18"/>
      </w:r>
      <w:r w:rsidR="00A75024" w:rsidRPr="004C7E34">
        <w:rPr>
          <w:b/>
          <w:sz w:val="24"/>
          <w:szCs w:val="24"/>
          <w:highlight w:val="yellow"/>
        </w:rPr>
        <w:t>[source?]</w:t>
      </w:r>
    </w:p>
    <w:p w14:paraId="6F4B544B" w14:textId="77777777" w:rsidR="00D05B35" w:rsidRPr="00C9636B" w:rsidRDefault="00D05B35" w:rsidP="00EE75F8">
      <w:pPr>
        <w:rPr>
          <w:sz w:val="24"/>
          <w:szCs w:val="24"/>
        </w:rPr>
      </w:pPr>
      <w:commentRangeStart w:id="19"/>
      <w:r w:rsidRPr="00C9636B">
        <w:rPr>
          <w:sz w:val="24"/>
          <w:szCs w:val="24"/>
        </w:rPr>
        <w:t>Once the urine sample has been inserted into the injection point it is heated into gas and then is injected into the column in which it is kept at a controlled temperature between 40</w:t>
      </w:r>
      <w:r w:rsidRPr="00C9636B">
        <w:rPr>
          <w:sz w:val="24"/>
          <w:szCs w:val="24"/>
          <w:vertAlign w:val="superscript"/>
        </w:rPr>
        <w:t>o</w:t>
      </w:r>
      <w:r w:rsidRPr="00C9636B">
        <w:rPr>
          <w:sz w:val="24"/>
          <w:szCs w:val="24"/>
        </w:rPr>
        <w:t>c and 320</w:t>
      </w:r>
      <w:r w:rsidRPr="00C9636B">
        <w:rPr>
          <w:sz w:val="24"/>
          <w:szCs w:val="24"/>
          <w:vertAlign w:val="superscript"/>
        </w:rPr>
        <w:t>o</w:t>
      </w:r>
      <w:r w:rsidRPr="00C9636B">
        <w:rPr>
          <w:sz w:val="24"/>
          <w:szCs w:val="24"/>
        </w:rPr>
        <w:t xml:space="preserve">c while being pushed by an inert gas, during this phase the chemical compounds are separated </w:t>
      </w:r>
      <w:r w:rsidR="00C9636B" w:rsidRPr="00C9636B">
        <w:rPr>
          <w:sz w:val="24"/>
          <w:szCs w:val="24"/>
        </w:rPr>
        <w:t xml:space="preserve">based on volatility, </w:t>
      </w:r>
      <w:r w:rsidRPr="00C9636B">
        <w:rPr>
          <w:sz w:val="24"/>
          <w:szCs w:val="24"/>
        </w:rPr>
        <w:t>into molecules</w:t>
      </w:r>
      <w:r w:rsidR="00C9636B" w:rsidRPr="00C9636B">
        <w:rPr>
          <w:sz w:val="24"/>
          <w:szCs w:val="24"/>
        </w:rPr>
        <w:t xml:space="preserve">. After this has happened the molecules flow in to the mass spectrometer. First the fully vaporised sample of urine encounters an electron, which bombards it with high energy electrons or ultraviolet light, the electrons from the sample are then collected by the electron gun, and this is the process of ionisation. The positive ions are then forced through and electric field and are rapidly accelerated into appositive beam. They then encounter an </w:t>
      </w:r>
      <w:proofErr w:type="gramStart"/>
      <w:r w:rsidR="00C9636B" w:rsidRPr="00C9636B">
        <w:rPr>
          <w:sz w:val="24"/>
          <w:szCs w:val="24"/>
        </w:rPr>
        <w:t>electromagnet which deflects the ions according to their mass to charge ratio</w:t>
      </w:r>
      <w:proofErr w:type="gramEnd"/>
      <w:r w:rsidR="00C9636B" w:rsidRPr="00C9636B">
        <w:rPr>
          <w:sz w:val="24"/>
          <w:szCs w:val="24"/>
        </w:rPr>
        <w:t xml:space="preserve"> and are read by the detector at the end and displayed on a computer as a mass spectrum </w:t>
      </w:r>
      <w:commentRangeEnd w:id="19"/>
      <w:r w:rsidR="00A75024">
        <w:rPr>
          <w:rStyle w:val="CommentReference"/>
        </w:rPr>
        <w:commentReference w:id="19"/>
      </w:r>
      <w:r w:rsidR="00C9636B" w:rsidRPr="00C9636B">
        <w:rPr>
          <w:sz w:val="24"/>
          <w:szCs w:val="24"/>
        </w:rPr>
        <w:t xml:space="preserve">(see </w:t>
      </w:r>
      <w:r w:rsidR="00C9636B" w:rsidRPr="00C9636B">
        <w:rPr>
          <w:b/>
          <w:sz w:val="24"/>
          <w:szCs w:val="24"/>
        </w:rPr>
        <w:t>Figure 9</w:t>
      </w:r>
      <w:r w:rsidR="00C9636B" w:rsidRPr="00C9636B">
        <w:rPr>
          <w:sz w:val="24"/>
          <w:szCs w:val="24"/>
        </w:rPr>
        <w:t>)</w:t>
      </w:r>
    </w:p>
    <w:p w14:paraId="37EDB8D5" w14:textId="7F385339" w:rsidR="00EE75F8" w:rsidRDefault="00EE75F8" w:rsidP="00EE75F8">
      <w:pPr>
        <w:rPr>
          <w:sz w:val="24"/>
          <w:szCs w:val="24"/>
        </w:rPr>
      </w:pPr>
      <w:r w:rsidRPr="00C9636B">
        <w:rPr>
          <w:sz w:val="24"/>
          <w:szCs w:val="24"/>
        </w:rPr>
        <w:t>To find the presence of THC-COOH in the mass spectrum of the urine sample you need compare it to the peaks on the reference chart</w:t>
      </w:r>
      <w:r w:rsidR="00C9636B" w:rsidRPr="00C9636B">
        <w:rPr>
          <w:sz w:val="24"/>
          <w:szCs w:val="24"/>
        </w:rPr>
        <w:t>,</w:t>
      </w:r>
      <w:r w:rsidRPr="00C9636B">
        <w:rPr>
          <w:sz w:val="24"/>
          <w:szCs w:val="24"/>
        </w:rPr>
        <w:t xml:space="preserve"> as one of the peaks will resemble a fragment broken off the metabolite (see </w:t>
      </w:r>
      <w:r w:rsidRPr="00C9636B">
        <w:rPr>
          <w:b/>
          <w:sz w:val="24"/>
          <w:szCs w:val="24"/>
        </w:rPr>
        <w:t>Figure 8</w:t>
      </w:r>
      <w:r w:rsidRPr="00C9636B">
        <w:rPr>
          <w:sz w:val="24"/>
          <w:szCs w:val="24"/>
        </w:rPr>
        <w:t>)</w:t>
      </w:r>
      <w:r w:rsidR="00D05B35" w:rsidRPr="00C9636B">
        <w:rPr>
          <w:sz w:val="24"/>
          <w:szCs w:val="24"/>
        </w:rPr>
        <w:t xml:space="preserve"> during</w:t>
      </w:r>
      <w:r w:rsidRPr="00C9636B">
        <w:rPr>
          <w:sz w:val="24"/>
          <w:szCs w:val="24"/>
        </w:rPr>
        <w:t xml:space="preserve"> the ionisation phase of the GC-MS procedure.</w:t>
      </w:r>
      <w:r w:rsidR="00C9636B" w:rsidRPr="00C9636B">
        <w:rPr>
          <w:sz w:val="24"/>
          <w:szCs w:val="24"/>
        </w:rPr>
        <w:t xml:space="preserve"> See as the metabolites undergo ionisation they break so </w:t>
      </w:r>
      <w:commentRangeStart w:id="20"/>
      <w:r w:rsidR="00C9636B" w:rsidRPr="00C9636B">
        <w:rPr>
          <w:sz w:val="24"/>
          <w:szCs w:val="24"/>
        </w:rPr>
        <w:t>parts of the hexagonal shapes</w:t>
      </w:r>
      <w:commentRangeEnd w:id="20"/>
      <w:r w:rsidR="002C2898">
        <w:rPr>
          <w:rStyle w:val="CommentReference"/>
        </w:rPr>
        <w:commentReference w:id="20"/>
      </w:r>
      <w:r w:rsidR="00C9636B" w:rsidRPr="00C9636B">
        <w:rPr>
          <w:sz w:val="24"/>
          <w:szCs w:val="24"/>
        </w:rPr>
        <w:t xml:space="preserve"> (see </w:t>
      </w:r>
      <w:r w:rsidR="00C9636B" w:rsidRPr="00C9636B">
        <w:rPr>
          <w:b/>
          <w:sz w:val="24"/>
          <w:szCs w:val="24"/>
        </w:rPr>
        <w:t>Figure 8</w:t>
      </w:r>
      <w:r w:rsidR="00C9636B" w:rsidRPr="00C9636B">
        <w:rPr>
          <w:sz w:val="24"/>
          <w:szCs w:val="24"/>
        </w:rPr>
        <w:t>) separate. The different peaks on the reference chart (</w:t>
      </w:r>
      <w:r w:rsidR="00C9636B" w:rsidRPr="00C9636B">
        <w:rPr>
          <w:b/>
          <w:sz w:val="24"/>
          <w:szCs w:val="24"/>
        </w:rPr>
        <w:t>Figure 7</w:t>
      </w:r>
      <w:r w:rsidR="00C9636B" w:rsidRPr="00C9636B">
        <w:rPr>
          <w:sz w:val="24"/>
          <w:szCs w:val="24"/>
        </w:rPr>
        <w:t>) show different things you need to look for, if you want to know if the person has consumed cannabis.</w:t>
      </w:r>
      <w:r w:rsidR="00544B49">
        <w:rPr>
          <w:sz w:val="24"/>
          <w:szCs w:val="24"/>
        </w:rPr>
        <w:t xml:space="preserve"> This procedure is an important one to use to find any banned drugs in a urine sample, because it can use a very little amount of fluid.</w:t>
      </w:r>
    </w:p>
    <w:p w14:paraId="35D89953" w14:textId="77777777" w:rsidR="00C9636B" w:rsidRDefault="00C9636B" w:rsidP="00EE75F8">
      <w:pPr>
        <w:rPr>
          <w:b/>
          <w:sz w:val="36"/>
          <w:szCs w:val="36"/>
          <w:u w:val="single"/>
        </w:rPr>
      </w:pPr>
      <w:r>
        <w:rPr>
          <w:b/>
          <w:sz w:val="36"/>
          <w:szCs w:val="36"/>
          <w:u w:val="single"/>
        </w:rPr>
        <w:t>Conclusion</w:t>
      </w:r>
    </w:p>
    <w:p w14:paraId="517EC5BD" w14:textId="77777777" w:rsidR="00C9636B" w:rsidRDefault="00AA7BFD" w:rsidP="00C9636B">
      <w:pPr>
        <w:rPr>
          <w:sz w:val="24"/>
          <w:szCs w:val="24"/>
        </w:rPr>
      </w:pPr>
      <w:r>
        <w:rPr>
          <w:sz w:val="24"/>
          <w:szCs w:val="24"/>
        </w:rPr>
        <w:t xml:space="preserve">Gas chromatography and mass spectrometry is a </w:t>
      </w:r>
      <w:commentRangeStart w:id="21"/>
      <w:r>
        <w:rPr>
          <w:sz w:val="24"/>
          <w:szCs w:val="24"/>
        </w:rPr>
        <w:t>fairly simple concept to grasp</w:t>
      </w:r>
      <w:commentRangeEnd w:id="21"/>
      <w:r w:rsidR="002C2898">
        <w:rPr>
          <w:rStyle w:val="CommentReference"/>
        </w:rPr>
        <w:commentReference w:id="21"/>
      </w:r>
      <w:r>
        <w:rPr>
          <w:sz w:val="24"/>
          <w:szCs w:val="24"/>
        </w:rPr>
        <w:t xml:space="preserve">. It is also ideal for different practical applications </w:t>
      </w:r>
      <w:commentRangeStart w:id="22"/>
      <w:r>
        <w:rPr>
          <w:sz w:val="24"/>
          <w:szCs w:val="24"/>
        </w:rPr>
        <w:t>such as what was just talked about</w:t>
      </w:r>
      <w:commentRangeEnd w:id="22"/>
      <w:r w:rsidR="002C2898">
        <w:rPr>
          <w:rStyle w:val="CommentReference"/>
        </w:rPr>
        <w:commentReference w:id="22"/>
      </w:r>
      <w:r>
        <w:rPr>
          <w:sz w:val="24"/>
          <w:szCs w:val="24"/>
        </w:rPr>
        <w:t>, detecting banned drugs in urine samples</w:t>
      </w:r>
      <w:r w:rsidR="00F379C8">
        <w:rPr>
          <w:sz w:val="24"/>
          <w:szCs w:val="24"/>
        </w:rPr>
        <w:t xml:space="preserve">. As </w:t>
      </w:r>
      <w:commentRangeStart w:id="23"/>
      <w:r w:rsidR="00F379C8">
        <w:rPr>
          <w:sz w:val="24"/>
          <w:szCs w:val="24"/>
        </w:rPr>
        <w:t xml:space="preserve">you </w:t>
      </w:r>
      <w:commentRangeEnd w:id="23"/>
      <w:r w:rsidR="002C2898">
        <w:rPr>
          <w:rStyle w:val="CommentReference"/>
        </w:rPr>
        <w:commentReference w:id="23"/>
      </w:r>
      <w:r w:rsidR="00F379C8">
        <w:rPr>
          <w:sz w:val="24"/>
          <w:szCs w:val="24"/>
        </w:rPr>
        <w:t>can see in the applied example all parts of this device play a role in what you are looking for. If you put the device into practice properly all results turned over by it will be accurate and reliable</w:t>
      </w:r>
      <w:commentRangeStart w:id="24"/>
      <w:r w:rsidR="00F379C8">
        <w:rPr>
          <w:sz w:val="24"/>
          <w:szCs w:val="24"/>
        </w:rPr>
        <w:t>.</w:t>
      </w:r>
      <w:commentRangeEnd w:id="24"/>
      <w:r w:rsidR="002C2898">
        <w:rPr>
          <w:rStyle w:val="CommentReference"/>
        </w:rPr>
        <w:commentReference w:id="24"/>
      </w:r>
    </w:p>
    <w:p w14:paraId="0774D388" w14:textId="77777777" w:rsidR="00F379C8" w:rsidRDefault="00F379C8" w:rsidP="00C9636B">
      <w:pPr>
        <w:rPr>
          <w:sz w:val="24"/>
          <w:szCs w:val="24"/>
        </w:rPr>
      </w:pPr>
    </w:p>
    <w:p w14:paraId="27E3C327" w14:textId="77777777" w:rsidR="00F379C8" w:rsidRDefault="00F379C8" w:rsidP="00C9636B">
      <w:pPr>
        <w:rPr>
          <w:sz w:val="36"/>
          <w:szCs w:val="36"/>
        </w:rPr>
      </w:pPr>
      <w:r>
        <w:rPr>
          <w:sz w:val="36"/>
          <w:szCs w:val="36"/>
        </w:rPr>
        <w:t>-Mitchell Gregory</w:t>
      </w:r>
    </w:p>
    <w:p w14:paraId="67C2723A" w14:textId="77777777" w:rsidR="009C0DCF" w:rsidRDefault="009C0DCF" w:rsidP="00C9636B">
      <w:pPr>
        <w:rPr>
          <w:sz w:val="36"/>
          <w:szCs w:val="36"/>
        </w:rPr>
      </w:pPr>
    </w:p>
    <w:p w14:paraId="29A50AB7" w14:textId="77777777" w:rsidR="009C0DCF" w:rsidRDefault="009C0DCF" w:rsidP="00C9636B">
      <w:pPr>
        <w:rPr>
          <w:b/>
          <w:sz w:val="36"/>
          <w:szCs w:val="36"/>
          <w:u w:val="single"/>
        </w:rPr>
      </w:pPr>
      <w:r>
        <w:rPr>
          <w:b/>
          <w:sz w:val="36"/>
          <w:szCs w:val="36"/>
          <w:u w:val="single"/>
        </w:rPr>
        <w:lastRenderedPageBreak/>
        <w:t>Bibliography</w:t>
      </w:r>
    </w:p>
    <w:p w14:paraId="3B98DAAF" w14:textId="77777777" w:rsidR="009C0DCF" w:rsidRPr="009C0DCF" w:rsidRDefault="009C0DCF" w:rsidP="009C0DCF">
      <w:pPr>
        <w:widowControl w:val="0"/>
        <w:autoSpaceDE w:val="0"/>
        <w:autoSpaceDN w:val="0"/>
        <w:adjustRightInd w:val="0"/>
        <w:spacing w:after="200" w:line="360" w:lineRule="auto"/>
        <w:ind w:left="500" w:hanging="500"/>
        <w:rPr>
          <w:rFonts w:cs="Times New Roman"/>
          <w:sz w:val="24"/>
          <w:szCs w:val="24"/>
          <w:lang w:val="en-US"/>
        </w:rPr>
      </w:pPr>
      <w:proofErr w:type="gramStart"/>
      <w:r w:rsidRPr="009C0DCF">
        <w:rPr>
          <w:rFonts w:cs="Times New Roman"/>
          <w:sz w:val="24"/>
          <w:szCs w:val="24"/>
          <w:lang w:val="en-US"/>
        </w:rPr>
        <w:t xml:space="preserve">Barbosa, S., Leal, F., </w:t>
      </w:r>
      <w:proofErr w:type="spellStart"/>
      <w:r w:rsidRPr="009C0DCF">
        <w:rPr>
          <w:rFonts w:cs="Times New Roman"/>
          <w:sz w:val="24"/>
          <w:szCs w:val="24"/>
          <w:lang w:val="en-US"/>
        </w:rPr>
        <w:t>Padilha</w:t>
      </w:r>
      <w:proofErr w:type="spellEnd"/>
      <w:r w:rsidRPr="009C0DCF">
        <w:rPr>
          <w:rFonts w:cs="Times New Roman"/>
          <w:sz w:val="24"/>
          <w:szCs w:val="24"/>
          <w:lang w:val="en-US"/>
        </w:rPr>
        <w:t xml:space="preserve">, M., Silva, R., Pereira, H., Aquino </w:t>
      </w:r>
      <w:proofErr w:type="spellStart"/>
      <w:r w:rsidRPr="009C0DCF">
        <w:rPr>
          <w:rFonts w:cs="Times New Roman"/>
          <w:sz w:val="24"/>
          <w:szCs w:val="24"/>
          <w:lang w:val="en-US"/>
        </w:rPr>
        <w:t>Neto</w:t>
      </w:r>
      <w:proofErr w:type="spellEnd"/>
      <w:r w:rsidRPr="009C0DCF">
        <w:rPr>
          <w:rFonts w:cs="Times New Roman"/>
          <w:sz w:val="24"/>
          <w:szCs w:val="24"/>
          <w:lang w:val="en-US"/>
        </w:rPr>
        <w:t xml:space="preserve">, F., &amp; Silva </w:t>
      </w:r>
      <w:commentRangeStart w:id="25"/>
      <w:proofErr w:type="spellStart"/>
      <w:r w:rsidRPr="009C0DCF">
        <w:rPr>
          <w:rFonts w:cs="Times New Roman"/>
          <w:sz w:val="24"/>
          <w:szCs w:val="24"/>
          <w:lang w:val="en-US"/>
        </w:rPr>
        <w:t>JÃºnior</w:t>
      </w:r>
      <w:commentRangeEnd w:id="25"/>
      <w:proofErr w:type="spellEnd"/>
      <w:r w:rsidR="00C44D89">
        <w:rPr>
          <w:rStyle w:val="CommentReference"/>
        </w:rPr>
        <w:commentReference w:id="25"/>
      </w:r>
      <w:r w:rsidRPr="009C0DCF">
        <w:rPr>
          <w:rFonts w:cs="Times New Roman"/>
          <w:sz w:val="24"/>
          <w:szCs w:val="24"/>
          <w:lang w:val="en-US"/>
        </w:rPr>
        <w:t>, A. (2012).</w:t>
      </w:r>
      <w:proofErr w:type="gramEnd"/>
      <w:r w:rsidRPr="009C0DCF">
        <w:rPr>
          <w:rFonts w:cs="Times New Roman"/>
          <w:sz w:val="24"/>
          <w:szCs w:val="24"/>
          <w:lang w:val="en-US"/>
        </w:rPr>
        <w:t xml:space="preserve"> Specificity and selectivity improvement in doping analysis using comprehensive two-dimensional gas chromatography coupled with time-of-flight mass spectrometry. </w:t>
      </w:r>
      <w:commentRangeStart w:id="26"/>
      <w:proofErr w:type="spellStart"/>
      <w:r w:rsidRPr="009C0DCF">
        <w:rPr>
          <w:rFonts w:cs="Times New Roman"/>
          <w:i/>
          <w:iCs/>
          <w:sz w:val="24"/>
          <w:szCs w:val="24"/>
          <w:lang w:val="en-US"/>
        </w:rPr>
        <w:t>QuÃ</w:t>
      </w:r>
      <w:r w:rsidRPr="009C0DCF">
        <w:rPr>
          <w:rFonts w:cs="Times New Roman"/>
          <w:i/>
          <w:iCs/>
          <w:sz w:val="24"/>
          <w:szCs w:val="24"/>
          <w:lang w:val="en-US"/>
        </w:rPr>
        <w:softHyphen/>
        <w:t>m</w:t>
      </w:r>
      <w:proofErr w:type="spellEnd"/>
      <w:r w:rsidRPr="009C0DCF">
        <w:rPr>
          <w:rFonts w:cs="Times New Roman"/>
          <w:i/>
          <w:iCs/>
          <w:sz w:val="24"/>
          <w:szCs w:val="24"/>
          <w:lang w:val="en-US"/>
        </w:rPr>
        <w:t xml:space="preserve">. </w:t>
      </w:r>
      <w:proofErr w:type="gramStart"/>
      <w:r w:rsidRPr="009C0DCF">
        <w:rPr>
          <w:rFonts w:cs="Times New Roman"/>
          <w:i/>
          <w:iCs/>
          <w:sz w:val="24"/>
          <w:szCs w:val="24"/>
          <w:lang w:val="en-US"/>
        </w:rPr>
        <w:t>Nova</w:t>
      </w:r>
      <w:commentRangeEnd w:id="26"/>
      <w:r w:rsidR="00C44D89">
        <w:rPr>
          <w:rStyle w:val="CommentReference"/>
        </w:rPr>
        <w:commentReference w:id="26"/>
      </w:r>
      <w:r w:rsidRPr="009C0DCF">
        <w:rPr>
          <w:rFonts w:cs="Times New Roman"/>
          <w:sz w:val="24"/>
          <w:szCs w:val="24"/>
          <w:lang w:val="en-US"/>
        </w:rPr>
        <w:t xml:space="preserve">, </w:t>
      </w:r>
      <w:r w:rsidRPr="009C0DCF">
        <w:rPr>
          <w:rFonts w:cs="Times New Roman"/>
          <w:i/>
          <w:iCs/>
          <w:sz w:val="24"/>
          <w:szCs w:val="24"/>
          <w:lang w:val="en-US"/>
        </w:rPr>
        <w:t>35</w:t>
      </w:r>
      <w:r w:rsidRPr="009C0DCF">
        <w:rPr>
          <w:rFonts w:cs="Times New Roman"/>
          <w:sz w:val="24"/>
          <w:szCs w:val="24"/>
          <w:lang w:val="en-US"/>
        </w:rPr>
        <w:t>(5), 982-987.</w:t>
      </w:r>
      <w:proofErr w:type="gramEnd"/>
      <w:r w:rsidRPr="009C0DCF">
        <w:rPr>
          <w:rFonts w:cs="Times New Roman"/>
          <w:sz w:val="24"/>
          <w:szCs w:val="24"/>
          <w:lang w:val="en-US"/>
        </w:rPr>
        <w:t xml:space="preserve"> </w:t>
      </w:r>
      <w:proofErr w:type="gramStart"/>
      <w:r w:rsidRPr="009C0DCF">
        <w:rPr>
          <w:rFonts w:cs="Times New Roman"/>
          <w:sz w:val="24"/>
          <w:szCs w:val="24"/>
          <w:lang w:val="en-US"/>
        </w:rPr>
        <w:t>doi:10.1590</w:t>
      </w:r>
      <w:proofErr w:type="gramEnd"/>
      <w:r w:rsidRPr="009C0DCF">
        <w:rPr>
          <w:rFonts w:cs="Times New Roman"/>
          <w:sz w:val="24"/>
          <w:szCs w:val="24"/>
          <w:lang w:val="en-US"/>
        </w:rPr>
        <w:t>/s0100-40422012000500022</w:t>
      </w:r>
    </w:p>
    <w:p w14:paraId="720A3AFF" w14:textId="77777777" w:rsidR="009C0DCF" w:rsidRPr="009C0DCF" w:rsidRDefault="009C0DCF" w:rsidP="009C0DCF">
      <w:pPr>
        <w:widowControl w:val="0"/>
        <w:autoSpaceDE w:val="0"/>
        <w:autoSpaceDN w:val="0"/>
        <w:adjustRightInd w:val="0"/>
        <w:spacing w:after="200" w:line="360" w:lineRule="auto"/>
        <w:ind w:left="500" w:hanging="500"/>
        <w:rPr>
          <w:rFonts w:cs="Times New Roman"/>
          <w:sz w:val="24"/>
          <w:szCs w:val="24"/>
          <w:lang w:val="en-US"/>
        </w:rPr>
      </w:pPr>
      <w:commentRangeStart w:id="27"/>
      <w:r w:rsidRPr="009C0DCF">
        <w:rPr>
          <w:rFonts w:cs="Times New Roman"/>
          <w:sz w:val="24"/>
          <w:szCs w:val="24"/>
          <w:lang w:val="en-US"/>
        </w:rPr>
        <w:t>Chemguide.co.uk</w:t>
      </w:r>
      <w:proofErr w:type="gramStart"/>
      <w:r w:rsidRPr="009C0DCF">
        <w:rPr>
          <w:rFonts w:cs="Times New Roman"/>
          <w:sz w:val="24"/>
          <w:szCs w:val="24"/>
          <w:lang w:val="en-US"/>
        </w:rPr>
        <w:t>,.</w:t>
      </w:r>
      <w:commentRangeEnd w:id="27"/>
      <w:proofErr w:type="gramEnd"/>
      <w:r w:rsidR="00C44D89">
        <w:rPr>
          <w:rStyle w:val="CommentReference"/>
        </w:rPr>
        <w:commentReference w:id="27"/>
      </w:r>
      <w:r w:rsidRPr="009C0DCF">
        <w:rPr>
          <w:rFonts w:cs="Times New Roman"/>
          <w:sz w:val="24"/>
          <w:szCs w:val="24"/>
          <w:lang w:val="en-US"/>
        </w:rPr>
        <w:t xml:space="preserve"> (2015). </w:t>
      </w:r>
      <w:r w:rsidRPr="009C0DCF">
        <w:rPr>
          <w:rFonts w:cs="Times New Roman"/>
          <w:i/>
          <w:iCs/>
          <w:sz w:val="24"/>
          <w:szCs w:val="24"/>
          <w:lang w:val="en-US"/>
        </w:rPr>
        <w:t>the mass spectrometer - how it works</w:t>
      </w:r>
      <w:r w:rsidRPr="009C0DCF">
        <w:rPr>
          <w:rFonts w:cs="Times New Roman"/>
          <w:sz w:val="24"/>
          <w:szCs w:val="24"/>
          <w:lang w:val="en-US"/>
        </w:rPr>
        <w:t>. Retrieved 25 March 2015, from http://www.chemguide.co.uk/analysis/masspec/howitworks.html</w:t>
      </w:r>
    </w:p>
    <w:p w14:paraId="0D863729" w14:textId="77777777" w:rsidR="009C0DCF" w:rsidRPr="009C0DCF" w:rsidRDefault="009C0DCF" w:rsidP="009C0DCF">
      <w:pPr>
        <w:widowControl w:val="0"/>
        <w:autoSpaceDE w:val="0"/>
        <w:autoSpaceDN w:val="0"/>
        <w:adjustRightInd w:val="0"/>
        <w:spacing w:after="200" w:line="360" w:lineRule="auto"/>
        <w:ind w:left="500" w:hanging="500"/>
        <w:rPr>
          <w:rFonts w:cs="Times New Roman"/>
          <w:sz w:val="24"/>
          <w:szCs w:val="24"/>
          <w:lang w:val="en-US"/>
        </w:rPr>
      </w:pPr>
      <w:commentRangeStart w:id="28"/>
      <w:r w:rsidRPr="009C0DCF">
        <w:rPr>
          <w:rFonts w:cs="Times New Roman"/>
          <w:sz w:val="24"/>
          <w:szCs w:val="24"/>
          <w:lang w:val="en-US"/>
        </w:rPr>
        <w:t>Chemwiki.ucdavis.edu</w:t>
      </w:r>
      <w:proofErr w:type="gramStart"/>
      <w:r w:rsidRPr="009C0DCF">
        <w:rPr>
          <w:rFonts w:cs="Times New Roman"/>
          <w:sz w:val="24"/>
          <w:szCs w:val="24"/>
          <w:lang w:val="en-US"/>
        </w:rPr>
        <w:t>,.</w:t>
      </w:r>
      <w:proofErr w:type="gramEnd"/>
      <w:r w:rsidRPr="009C0DCF">
        <w:rPr>
          <w:rFonts w:cs="Times New Roman"/>
          <w:sz w:val="24"/>
          <w:szCs w:val="24"/>
          <w:lang w:val="en-US"/>
        </w:rPr>
        <w:t xml:space="preserve"> (2015)</w:t>
      </w:r>
      <w:proofErr w:type="gramStart"/>
      <w:r w:rsidRPr="009C0DCF">
        <w:rPr>
          <w:rFonts w:cs="Times New Roman"/>
          <w:sz w:val="24"/>
          <w:szCs w:val="24"/>
          <w:lang w:val="en-US"/>
        </w:rPr>
        <w:t>.</w:t>
      </w:r>
      <w:commentRangeEnd w:id="28"/>
      <w:r w:rsidR="00C44D89">
        <w:rPr>
          <w:rStyle w:val="CommentReference"/>
        </w:rPr>
        <w:commentReference w:id="28"/>
      </w:r>
      <w:r w:rsidRPr="009C0DCF">
        <w:rPr>
          <w:rFonts w:cs="Times New Roman"/>
          <w:sz w:val="24"/>
          <w:szCs w:val="24"/>
          <w:lang w:val="en-US"/>
        </w:rPr>
        <w:t xml:space="preserve"> </w:t>
      </w:r>
      <w:r w:rsidRPr="009C0DCF">
        <w:rPr>
          <w:rFonts w:cs="Times New Roman"/>
          <w:i/>
          <w:iCs/>
          <w:sz w:val="24"/>
          <w:szCs w:val="24"/>
          <w:lang w:val="en-US"/>
        </w:rPr>
        <w:t xml:space="preserve">Gas Chromatography - </w:t>
      </w:r>
      <w:proofErr w:type="spellStart"/>
      <w:r w:rsidRPr="009C0DCF">
        <w:rPr>
          <w:rFonts w:cs="Times New Roman"/>
          <w:i/>
          <w:iCs/>
          <w:sz w:val="24"/>
          <w:szCs w:val="24"/>
          <w:lang w:val="en-US"/>
        </w:rPr>
        <w:t>Chemwiki</w:t>
      </w:r>
      <w:proofErr w:type="spellEnd"/>
      <w:r w:rsidRPr="009C0DCF">
        <w:rPr>
          <w:rFonts w:cs="Times New Roman"/>
          <w:sz w:val="24"/>
          <w:szCs w:val="24"/>
          <w:lang w:val="en-US"/>
        </w:rPr>
        <w:t>.</w:t>
      </w:r>
      <w:proofErr w:type="gramEnd"/>
      <w:r w:rsidRPr="009C0DCF">
        <w:rPr>
          <w:rFonts w:cs="Times New Roman"/>
          <w:sz w:val="24"/>
          <w:szCs w:val="24"/>
          <w:lang w:val="en-US"/>
        </w:rPr>
        <w:t xml:space="preserve"> Retrieved 25 March 2015, from http://chemwiki.ucdavis.edu/Analytical_Chemistry/Instrumental_Analysis/Chromatography/Gas_Chromatography</w:t>
      </w:r>
    </w:p>
    <w:p w14:paraId="70FED05F" w14:textId="77777777" w:rsidR="009C0DCF" w:rsidRPr="009C0DCF" w:rsidRDefault="009C0DCF" w:rsidP="009C0DCF">
      <w:pPr>
        <w:widowControl w:val="0"/>
        <w:autoSpaceDE w:val="0"/>
        <w:autoSpaceDN w:val="0"/>
        <w:adjustRightInd w:val="0"/>
        <w:spacing w:after="200" w:line="360" w:lineRule="auto"/>
        <w:ind w:left="500" w:hanging="500"/>
        <w:rPr>
          <w:rFonts w:cs="Times New Roman"/>
          <w:sz w:val="24"/>
          <w:szCs w:val="24"/>
          <w:lang w:val="en-US"/>
        </w:rPr>
      </w:pPr>
      <w:commentRangeStart w:id="29"/>
      <w:r w:rsidRPr="009C0DCF">
        <w:rPr>
          <w:rFonts w:cs="Times New Roman"/>
          <w:sz w:val="24"/>
          <w:szCs w:val="24"/>
          <w:lang w:val="en-US"/>
        </w:rPr>
        <w:t xml:space="preserve">Clark, J. </w:t>
      </w:r>
      <w:r w:rsidRPr="009C0DCF">
        <w:rPr>
          <w:rFonts w:cs="Times New Roman"/>
          <w:i/>
          <w:iCs/>
          <w:sz w:val="24"/>
          <w:szCs w:val="24"/>
          <w:lang w:val="en-US"/>
        </w:rPr>
        <w:t>How the Mass Spectrometer Works</w:t>
      </w:r>
      <w:r w:rsidRPr="009C0DCF">
        <w:rPr>
          <w:rFonts w:cs="Times New Roman"/>
          <w:sz w:val="24"/>
          <w:szCs w:val="24"/>
          <w:lang w:val="en-US"/>
        </w:rPr>
        <w:t xml:space="preserve">. </w:t>
      </w:r>
      <w:r w:rsidRPr="009C0DCF">
        <w:rPr>
          <w:rFonts w:cs="Times New Roman"/>
          <w:i/>
          <w:iCs/>
          <w:sz w:val="24"/>
          <w:szCs w:val="24"/>
          <w:lang w:val="en-US"/>
        </w:rPr>
        <w:t xml:space="preserve">UC Davis </w:t>
      </w:r>
      <w:proofErr w:type="spellStart"/>
      <w:r w:rsidRPr="009C0DCF">
        <w:rPr>
          <w:rFonts w:cs="Times New Roman"/>
          <w:i/>
          <w:iCs/>
          <w:sz w:val="24"/>
          <w:szCs w:val="24"/>
          <w:lang w:val="en-US"/>
        </w:rPr>
        <w:t>Chemwiki</w:t>
      </w:r>
      <w:proofErr w:type="spellEnd"/>
      <w:r w:rsidRPr="009C0DCF">
        <w:rPr>
          <w:rFonts w:cs="Times New Roman"/>
          <w:sz w:val="24"/>
          <w:szCs w:val="24"/>
          <w:lang w:val="en-US"/>
        </w:rPr>
        <w:t>. Retrieved 25 March 2015, from Chemguide.co.uk</w:t>
      </w:r>
      <w:proofErr w:type="gramStart"/>
      <w:r w:rsidRPr="009C0DCF">
        <w:rPr>
          <w:rFonts w:cs="Times New Roman"/>
          <w:sz w:val="24"/>
          <w:szCs w:val="24"/>
          <w:lang w:val="en-US"/>
        </w:rPr>
        <w:t>,.</w:t>
      </w:r>
      <w:proofErr w:type="gramEnd"/>
      <w:r w:rsidRPr="009C0DCF">
        <w:rPr>
          <w:rFonts w:cs="Times New Roman"/>
          <w:sz w:val="24"/>
          <w:szCs w:val="24"/>
          <w:lang w:val="en-US"/>
        </w:rPr>
        <w:t xml:space="preserve"> (2015). the mass spectrometer - how it works. Retrieved 25 March 2015, from http://www.chemguide.co.uk/analysis/masspec/howitworks.html</w:t>
      </w:r>
      <w:commentRangeEnd w:id="29"/>
      <w:r w:rsidR="00C44D89">
        <w:rPr>
          <w:rStyle w:val="CommentReference"/>
        </w:rPr>
        <w:commentReference w:id="29"/>
      </w:r>
    </w:p>
    <w:p w14:paraId="7A8CBA5A" w14:textId="77777777" w:rsidR="009C0DCF" w:rsidRPr="009C0DCF" w:rsidRDefault="009C0DCF" w:rsidP="009C0DCF">
      <w:pPr>
        <w:widowControl w:val="0"/>
        <w:autoSpaceDE w:val="0"/>
        <w:autoSpaceDN w:val="0"/>
        <w:adjustRightInd w:val="0"/>
        <w:spacing w:after="200" w:line="360" w:lineRule="auto"/>
        <w:ind w:left="500" w:hanging="500"/>
        <w:rPr>
          <w:rFonts w:cs="Times New Roman"/>
          <w:sz w:val="24"/>
          <w:szCs w:val="24"/>
          <w:lang w:val="en-US"/>
        </w:rPr>
      </w:pPr>
      <w:r w:rsidRPr="009C0DCF">
        <w:rPr>
          <w:rFonts w:cs="Times New Roman"/>
          <w:sz w:val="24"/>
          <w:szCs w:val="24"/>
          <w:lang w:val="en-US"/>
        </w:rPr>
        <w:t xml:space="preserve">Smith, D., Davis, A., Disney, A., Hayes, V., &amp; </w:t>
      </w:r>
      <w:proofErr w:type="spellStart"/>
      <w:r w:rsidRPr="009C0DCF">
        <w:rPr>
          <w:rFonts w:cs="Times New Roman"/>
          <w:sz w:val="24"/>
          <w:szCs w:val="24"/>
          <w:lang w:val="en-US"/>
        </w:rPr>
        <w:t>Whan</w:t>
      </w:r>
      <w:proofErr w:type="spellEnd"/>
      <w:r w:rsidRPr="009C0DCF">
        <w:rPr>
          <w:rFonts w:cs="Times New Roman"/>
          <w:sz w:val="24"/>
          <w:szCs w:val="24"/>
          <w:lang w:val="en-US"/>
        </w:rPr>
        <w:t xml:space="preserve">, R. (2014). </w:t>
      </w:r>
      <w:r w:rsidRPr="009C0DCF">
        <w:rPr>
          <w:rFonts w:cs="Times New Roman"/>
          <w:i/>
          <w:iCs/>
          <w:sz w:val="24"/>
          <w:szCs w:val="24"/>
          <w:lang w:val="en-US"/>
        </w:rPr>
        <w:t>Nelson Chemistry Units 1 &amp; 2 for the Australian Curriculum</w:t>
      </w:r>
      <w:r w:rsidRPr="009C0DCF">
        <w:rPr>
          <w:rFonts w:cs="Times New Roman"/>
          <w:sz w:val="24"/>
          <w:szCs w:val="24"/>
          <w:lang w:val="en-US"/>
        </w:rPr>
        <w:t xml:space="preserve"> (pp. 289-297</w:t>
      </w:r>
      <w:commentRangeStart w:id="30"/>
      <w:r w:rsidRPr="009C0DCF">
        <w:rPr>
          <w:rFonts w:cs="Times New Roman"/>
          <w:sz w:val="24"/>
          <w:szCs w:val="24"/>
          <w:lang w:val="en-US"/>
        </w:rPr>
        <w:t>). Cengage Learning.</w:t>
      </w:r>
      <w:commentRangeEnd w:id="30"/>
      <w:r w:rsidR="00C44D89">
        <w:rPr>
          <w:rStyle w:val="CommentReference"/>
        </w:rPr>
        <w:commentReference w:id="30"/>
      </w:r>
    </w:p>
    <w:p w14:paraId="03D619FE" w14:textId="77777777" w:rsidR="009C0DCF" w:rsidRPr="009C0DCF" w:rsidRDefault="009C0DCF" w:rsidP="009C0DCF">
      <w:pPr>
        <w:widowControl w:val="0"/>
        <w:autoSpaceDE w:val="0"/>
        <w:autoSpaceDN w:val="0"/>
        <w:adjustRightInd w:val="0"/>
        <w:spacing w:after="200" w:line="360" w:lineRule="auto"/>
        <w:ind w:left="500" w:hanging="500"/>
        <w:rPr>
          <w:rFonts w:cs="Times New Roman"/>
          <w:sz w:val="24"/>
          <w:szCs w:val="24"/>
          <w:lang w:val="en-US"/>
        </w:rPr>
      </w:pPr>
      <w:commentRangeStart w:id="31"/>
      <w:r w:rsidRPr="009C0DCF">
        <w:rPr>
          <w:rFonts w:cs="Times New Roman"/>
          <w:sz w:val="24"/>
          <w:szCs w:val="24"/>
          <w:lang w:val="en-US"/>
        </w:rPr>
        <w:t>Studyhplc.com</w:t>
      </w:r>
      <w:proofErr w:type="gramStart"/>
      <w:r w:rsidRPr="009C0DCF">
        <w:rPr>
          <w:rFonts w:cs="Times New Roman"/>
          <w:sz w:val="24"/>
          <w:szCs w:val="24"/>
          <w:lang w:val="en-US"/>
        </w:rPr>
        <w:t>,.</w:t>
      </w:r>
      <w:proofErr w:type="gramEnd"/>
      <w:r w:rsidRPr="009C0DCF">
        <w:rPr>
          <w:rFonts w:cs="Times New Roman"/>
          <w:sz w:val="24"/>
          <w:szCs w:val="24"/>
          <w:lang w:val="en-US"/>
        </w:rPr>
        <w:t xml:space="preserve"> (2015)</w:t>
      </w:r>
      <w:proofErr w:type="gramStart"/>
      <w:r w:rsidRPr="009C0DCF">
        <w:rPr>
          <w:rFonts w:cs="Times New Roman"/>
          <w:sz w:val="24"/>
          <w:szCs w:val="24"/>
          <w:lang w:val="en-US"/>
        </w:rPr>
        <w:t xml:space="preserve">. </w:t>
      </w:r>
      <w:commentRangeEnd w:id="31"/>
      <w:r w:rsidR="0025089D">
        <w:rPr>
          <w:rStyle w:val="CommentReference"/>
        </w:rPr>
        <w:commentReference w:id="31"/>
      </w:r>
      <w:r w:rsidRPr="009C0DCF">
        <w:rPr>
          <w:rFonts w:cs="Times New Roman"/>
          <w:i/>
          <w:iCs/>
          <w:sz w:val="24"/>
          <w:szCs w:val="24"/>
          <w:lang w:val="en-US"/>
        </w:rPr>
        <w:t>The Chromatographic Principle</w:t>
      </w:r>
      <w:r w:rsidRPr="009C0DCF">
        <w:rPr>
          <w:rFonts w:cs="Times New Roman"/>
          <w:sz w:val="24"/>
          <w:szCs w:val="24"/>
          <w:lang w:val="en-US"/>
        </w:rPr>
        <w:t>.</w:t>
      </w:r>
      <w:proofErr w:type="gramEnd"/>
      <w:r w:rsidRPr="009C0DCF">
        <w:rPr>
          <w:rFonts w:cs="Times New Roman"/>
          <w:sz w:val="24"/>
          <w:szCs w:val="24"/>
          <w:lang w:val="en-US"/>
        </w:rPr>
        <w:t xml:space="preserve"> Retrieved 25 March 2015, from http://www.studyhplc.com/thechromatographicprinciple.php</w:t>
      </w:r>
    </w:p>
    <w:p w14:paraId="47AFCC29" w14:textId="77777777" w:rsidR="009C0DCF" w:rsidRPr="009C0DCF" w:rsidRDefault="009C0DCF" w:rsidP="009C0DCF">
      <w:pPr>
        <w:widowControl w:val="0"/>
        <w:autoSpaceDE w:val="0"/>
        <w:autoSpaceDN w:val="0"/>
        <w:adjustRightInd w:val="0"/>
        <w:spacing w:after="200" w:line="360" w:lineRule="auto"/>
        <w:ind w:left="500" w:hanging="500"/>
        <w:rPr>
          <w:rFonts w:cs="Times New Roman"/>
          <w:sz w:val="24"/>
          <w:szCs w:val="24"/>
          <w:lang w:val="en-US"/>
        </w:rPr>
      </w:pPr>
      <w:commentRangeStart w:id="32"/>
      <w:r w:rsidRPr="009C0DCF">
        <w:rPr>
          <w:rFonts w:cs="Times New Roman"/>
          <w:sz w:val="24"/>
          <w:szCs w:val="24"/>
          <w:lang w:val="en-US"/>
        </w:rPr>
        <w:t>Unsolvedmysteries.oregonstate.edu</w:t>
      </w:r>
      <w:proofErr w:type="gramStart"/>
      <w:r w:rsidRPr="009C0DCF">
        <w:rPr>
          <w:rFonts w:cs="Times New Roman"/>
          <w:sz w:val="24"/>
          <w:szCs w:val="24"/>
          <w:lang w:val="en-US"/>
        </w:rPr>
        <w:t>,.</w:t>
      </w:r>
      <w:proofErr w:type="gramEnd"/>
      <w:r w:rsidRPr="009C0DCF">
        <w:rPr>
          <w:rFonts w:cs="Times New Roman"/>
          <w:sz w:val="24"/>
          <w:szCs w:val="24"/>
          <w:lang w:val="en-US"/>
        </w:rPr>
        <w:t xml:space="preserve"> (2015). </w:t>
      </w:r>
      <w:r w:rsidRPr="009C0DCF">
        <w:rPr>
          <w:rFonts w:cs="Times New Roman"/>
          <w:i/>
          <w:iCs/>
          <w:sz w:val="24"/>
          <w:szCs w:val="24"/>
          <w:lang w:val="en-US"/>
        </w:rPr>
        <w:t>GCMS - How Does It Work? | Unsolved Mysteries of Human Health | Oregon State University</w:t>
      </w:r>
      <w:r w:rsidRPr="009C0DCF">
        <w:rPr>
          <w:rFonts w:cs="Times New Roman"/>
          <w:sz w:val="24"/>
          <w:szCs w:val="24"/>
          <w:lang w:val="en-US"/>
        </w:rPr>
        <w:t>. Retrieved 25 March 2015, from http://unsolvedmysteries.oregonstate.edu/MS_05</w:t>
      </w:r>
      <w:commentRangeEnd w:id="32"/>
      <w:r w:rsidR="0025089D">
        <w:rPr>
          <w:rStyle w:val="CommentReference"/>
        </w:rPr>
        <w:commentReference w:id="32"/>
      </w:r>
    </w:p>
    <w:p w14:paraId="3E382526" w14:textId="77777777" w:rsidR="009C0DCF" w:rsidRPr="009C0DCF" w:rsidRDefault="009C0DCF" w:rsidP="009C0DCF">
      <w:pPr>
        <w:widowControl w:val="0"/>
        <w:autoSpaceDE w:val="0"/>
        <w:autoSpaceDN w:val="0"/>
        <w:adjustRightInd w:val="0"/>
        <w:spacing w:after="200" w:line="360" w:lineRule="auto"/>
        <w:ind w:left="500" w:hanging="500"/>
        <w:rPr>
          <w:rFonts w:cs="Times New Roman"/>
          <w:sz w:val="24"/>
          <w:szCs w:val="24"/>
          <w:lang w:val="en-US"/>
        </w:rPr>
      </w:pPr>
      <w:r w:rsidRPr="009C0DCF">
        <w:rPr>
          <w:rFonts w:cs="Times New Roman"/>
          <w:sz w:val="24"/>
          <w:szCs w:val="24"/>
          <w:lang w:val="en-US"/>
        </w:rPr>
        <w:t>Wikipedia</w:t>
      </w:r>
      <w:proofErr w:type="gramStart"/>
      <w:r w:rsidRPr="009C0DCF">
        <w:rPr>
          <w:rFonts w:cs="Times New Roman"/>
          <w:sz w:val="24"/>
          <w:szCs w:val="24"/>
          <w:lang w:val="en-US"/>
        </w:rPr>
        <w:t>,.</w:t>
      </w:r>
      <w:proofErr w:type="gramEnd"/>
      <w:r w:rsidRPr="009C0DCF">
        <w:rPr>
          <w:rFonts w:cs="Times New Roman"/>
          <w:sz w:val="24"/>
          <w:szCs w:val="24"/>
          <w:lang w:val="en-US"/>
        </w:rPr>
        <w:t xml:space="preserve"> (</w:t>
      </w:r>
      <w:commentRangeStart w:id="33"/>
      <w:r w:rsidRPr="009C0DCF">
        <w:rPr>
          <w:rFonts w:cs="Times New Roman"/>
          <w:sz w:val="24"/>
          <w:szCs w:val="24"/>
          <w:lang w:val="en-US"/>
        </w:rPr>
        <w:t>2015</w:t>
      </w:r>
      <w:commentRangeEnd w:id="33"/>
      <w:r w:rsidR="0025089D">
        <w:rPr>
          <w:rStyle w:val="CommentReference"/>
        </w:rPr>
        <w:commentReference w:id="33"/>
      </w:r>
      <w:r w:rsidRPr="009C0DCF">
        <w:rPr>
          <w:rFonts w:cs="Times New Roman"/>
          <w:sz w:val="24"/>
          <w:szCs w:val="24"/>
          <w:lang w:val="en-US"/>
        </w:rPr>
        <w:t>)</w:t>
      </w:r>
      <w:proofErr w:type="gramStart"/>
      <w:r w:rsidRPr="009C0DCF">
        <w:rPr>
          <w:rFonts w:cs="Times New Roman"/>
          <w:sz w:val="24"/>
          <w:szCs w:val="24"/>
          <w:lang w:val="en-US"/>
        </w:rPr>
        <w:t xml:space="preserve">. </w:t>
      </w:r>
      <w:r w:rsidRPr="009C0DCF">
        <w:rPr>
          <w:rFonts w:cs="Times New Roman"/>
          <w:i/>
          <w:iCs/>
          <w:sz w:val="24"/>
          <w:szCs w:val="24"/>
          <w:lang w:val="en-US"/>
        </w:rPr>
        <w:t>Drug metabolism</w:t>
      </w:r>
      <w:r w:rsidRPr="009C0DCF">
        <w:rPr>
          <w:rFonts w:cs="Times New Roman"/>
          <w:sz w:val="24"/>
          <w:szCs w:val="24"/>
          <w:lang w:val="en-US"/>
        </w:rPr>
        <w:t>.</w:t>
      </w:r>
      <w:proofErr w:type="gramEnd"/>
      <w:r w:rsidRPr="009C0DCF">
        <w:rPr>
          <w:rFonts w:cs="Times New Roman"/>
          <w:sz w:val="24"/>
          <w:szCs w:val="24"/>
          <w:lang w:val="en-US"/>
        </w:rPr>
        <w:t xml:space="preserve"> Retrieved 25 March 2015, from http://en.wikipedia.org/wiki/Drug_metabolism</w:t>
      </w:r>
    </w:p>
    <w:p w14:paraId="0AF5FDFF" w14:textId="77777777" w:rsidR="009C0DCF" w:rsidRPr="009C0DCF" w:rsidRDefault="009C0DCF" w:rsidP="009C0DCF">
      <w:pPr>
        <w:widowControl w:val="0"/>
        <w:autoSpaceDE w:val="0"/>
        <w:autoSpaceDN w:val="0"/>
        <w:adjustRightInd w:val="0"/>
        <w:spacing w:after="200" w:line="360" w:lineRule="auto"/>
        <w:ind w:left="500" w:hanging="500"/>
        <w:rPr>
          <w:rFonts w:cs="Times New Roman"/>
          <w:sz w:val="24"/>
          <w:szCs w:val="24"/>
          <w:lang w:val="en-US"/>
        </w:rPr>
      </w:pPr>
      <w:r w:rsidRPr="009C0DCF">
        <w:rPr>
          <w:rFonts w:cs="Times New Roman"/>
          <w:sz w:val="24"/>
          <w:szCs w:val="24"/>
          <w:lang w:val="en-US"/>
        </w:rPr>
        <w:t>Wikipedia</w:t>
      </w:r>
      <w:proofErr w:type="gramStart"/>
      <w:r w:rsidRPr="009C0DCF">
        <w:rPr>
          <w:rFonts w:cs="Times New Roman"/>
          <w:sz w:val="24"/>
          <w:szCs w:val="24"/>
          <w:lang w:val="en-US"/>
        </w:rPr>
        <w:t>,.</w:t>
      </w:r>
      <w:proofErr w:type="gramEnd"/>
      <w:r w:rsidRPr="009C0DCF">
        <w:rPr>
          <w:rFonts w:cs="Times New Roman"/>
          <w:sz w:val="24"/>
          <w:szCs w:val="24"/>
          <w:lang w:val="en-US"/>
        </w:rPr>
        <w:t xml:space="preserve"> (2015). </w:t>
      </w:r>
      <w:r w:rsidRPr="009C0DCF">
        <w:rPr>
          <w:rFonts w:cs="Times New Roman"/>
          <w:i/>
          <w:iCs/>
          <w:sz w:val="24"/>
          <w:szCs w:val="24"/>
          <w:lang w:val="en-US"/>
        </w:rPr>
        <w:t>Drug test</w:t>
      </w:r>
      <w:r w:rsidRPr="009C0DCF">
        <w:rPr>
          <w:rFonts w:cs="Times New Roman"/>
          <w:sz w:val="24"/>
          <w:szCs w:val="24"/>
          <w:lang w:val="en-US"/>
        </w:rPr>
        <w:t>. Retrieved 25 March 2015, from http://en.wikipedia.org/wiki/Drug_test</w:t>
      </w:r>
    </w:p>
    <w:p w14:paraId="1A1DD54A" w14:textId="77777777" w:rsidR="004C7E34" w:rsidRDefault="004C7E34" w:rsidP="009C0DCF">
      <w:pPr>
        <w:rPr>
          <w:sz w:val="28"/>
          <w:szCs w:val="28"/>
        </w:rPr>
        <w:sectPr w:rsidR="004C7E34" w:rsidSect="00354928">
          <w:headerReference w:type="default" r:id="rId20"/>
          <w:headerReference w:type="first" r:id="rId21"/>
          <w:pgSz w:w="11906" w:h="16838"/>
          <w:pgMar w:top="1440" w:right="1440" w:bottom="567" w:left="1440" w:header="708" w:footer="708" w:gutter="0"/>
          <w:cols w:space="708"/>
          <w:titlePg/>
          <w:docGrid w:linePitch="360"/>
        </w:sectPr>
      </w:pPr>
    </w:p>
    <w:p w14:paraId="058C2D76" w14:textId="77777777" w:rsidR="004C7E34" w:rsidRPr="000A751C" w:rsidRDefault="004C7E34" w:rsidP="004C7E34">
      <w:pPr>
        <w:tabs>
          <w:tab w:val="right" w:pos="10206"/>
        </w:tabs>
        <w:rPr>
          <w:rFonts w:ascii="Arial" w:hAnsi="Arial" w:cs="Arial"/>
          <w:b/>
          <w:u w:val="single"/>
        </w:rPr>
      </w:pPr>
      <w:r w:rsidRPr="000A751C">
        <w:rPr>
          <w:rFonts w:ascii="Arial" w:hAnsi="Arial" w:cs="Arial"/>
          <w:b/>
          <w:u w:val="single"/>
        </w:rPr>
        <w:lastRenderedPageBreak/>
        <w:t>CONTENT</w:t>
      </w:r>
    </w:p>
    <w:tbl>
      <w:tblPr>
        <w:tblStyle w:val="TableGrid"/>
        <w:tblW w:w="0" w:type="auto"/>
        <w:tblLook w:val="04A0" w:firstRow="1" w:lastRow="0" w:firstColumn="1" w:lastColumn="0" w:noHBand="0" w:noVBand="1"/>
      </w:tblPr>
      <w:tblGrid>
        <w:gridCol w:w="1717"/>
        <w:gridCol w:w="2108"/>
        <w:gridCol w:w="2662"/>
        <w:gridCol w:w="4111"/>
        <w:gridCol w:w="4668"/>
      </w:tblGrid>
      <w:tr w:rsidR="004C7E34" w14:paraId="6A1B58C2" w14:textId="77777777" w:rsidTr="00156820">
        <w:trPr>
          <w:trHeight w:val="230"/>
        </w:trPr>
        <w:tc>
          <w:tcPr>
            <w:tcW w:w="1717" w:type="dxa"/>
            <w:shd w:val="clear" w:color="auto" w:fill="D9D9D9" w:themeFill="background1" w:themeFillShade="D9"/>
            <w:vAlign w:val="center"/>
          </w:tcPr>
          <w:p w14:paraId="6DB8B678" w14:textId="77777777" w:rsidR="004C7E34" w:rsidRPr="00F64C84" w:rsidRDefault="004C7E34" w:rsidP="00156820">
            <w:pPr>
              <w:tabs>
                <w:tab w:val="right" w:pos="10206"/>
              </w:tabs>
              <w:jc w:val="center"/>
              <w:rPr>
                <w:rFonts w:ascii="Arial" w:hAnsi="Arial" w:cs="Arial"/>
                <w:b/>
                <w:sz w:val="20"/>
              </w:rPr>
            </w:pPr>
            <w:r>
              <w:rPr>
                <w:rFonts w:ascii="Arial" w:hAnsi="Arial" w:cs="Arial"/>
                <w:b/>
                <w:sz w:val="20"/>
              </w:rPr>
              <w:t>Aspect</w:t>
            </w:r>
          </w:p>
        </w:tc>
        <w:tc>
          <w:tcPr>
            <w:tcW w:w="2108" w:type="dxa"/>
            <w:shd w:val="clear" w:color="auto" w:fill="D9D9D9" w:themeFill="background1" w:themeFillShade="D9"/>
            <w:vAlign w:val="center"/>
          </w:tcPr>
          <w:p w14:paraId="623D190C" w14:textId="77777777" w:rsidR="004C7E34" w:rsidRPr="00F64C84" w:rsidRDefault="004C7E34" w:rsidP="00156820">
            <w:pPr>
              <w:tabs>
                <w:tab w:val="right" w:pos="10206"/>
              </w:tabs>
              <w:jc w:val="center"/>
              <w:rPr>
                <w:rFonts w:ascii="Arial" w:hAnsi="Arial" w:cs="Arial"/>
                <w:b/>
                <w:sz w:val="20"/>
              </w:rPr>
            </w:pPr>
            <w:r>
              <w:rPr>
                <w:rFonts w:ascii="Arial" w:hAnsi="Arial" w:cs="Arial"/>
                <w:b/>
                <w:sz w:val="20"/>
              </w:rPr>
              <w:t>0 marks</w:t>
            </w:r>
          </w:p>
        </w:tc>
        <w:tc>
          <w:tcPr>
            <w:tcW w:w="2662" w:type="dxa"/>
            <w:tcBorders>
              <w:bottom w:val="single" w:sz="4" w:space="0" w:color="auto"/>
            </w:tcBorders>
            <w:shd w:val="clear" w:color="auto" w:fill="D9D9D9" w:themeFill="background1" w:themeFillShade="D9"/>
            <w:vAlign w:val="center"/>
          </w:tcPr>
          <w:p w14:paraId="5CF6BA26" w14:textId="77777777" w:rsidR="004C7E34" w:rsidRPr="00F64C84" w:rsidRDefault="004C7E34" w:rsidP="00156820">
            <w:pPr>
              <w:tabs>
                <w:tab w:val="right" w:pos="10206"/>
              </w:tabs>
              <w:jc w:val="center"/>
              <w:rPr>
                <w:rFonts w:ascii="Arial" w:hAnsi="Arial" w:cs="Arial"/>
                <w:b/>
                <w:sz w:val="20"/>
              </w:rPr>
            </w:pPr>
            <w:r>
              <w:rPr>
                <w:rFonts w:ascii="Arial" w:hAnsi="Arial" w:cs="Arial"/>
                <w:b/>
                <w:sz w:val="20"/>
              </w:rPr>
              <w:t>2 marks</w:t>
            </w:r>
          </w:p>
        </w:tc>
        <w:tc>
          <w:tcPr>
            <w:tcW w:w="4111" w:type="dxa"/>
            <w:tcBorders>
              <w:bottom w:val="single" w:sz="4" w:space="0" w:color="auto"/>
            </w:tcBorders>
            <w:shd w:val="clear" w:color="auto" w:fill="D9D9D9" w:themeFill="background1" w:themeFillShade="D9"/>
            <w:vAlign w:val="center"/>
          </w:tcPr>
          <w:p w14:paraId="00502704" w14:textId="77777777" w:rsidR="004C7E34" w:rsidRPr="00F64C84" w:rsidRDefault="004C7E34" w:rsidP="00156820">
            <w:pPr>
              <w:tabs>
                <w:tab w:val="right" w:pos="10206"/>
              </w:tabs>
              <w:jc w:val="center"/>
              <w:rPr>
                <w:rFonts w:ascii="Arial" w:hAnsi="Arial" w:cs="Arial"/>
                <w:b/>
                <w:sz w:val="20"/>
              </w:rPr>
            </w:pPr>
            <w:r>
              <w:rPr>
                <w:rFonts w:ascii="Arial" w:hAnsi="Arial" w:cs="Arial"/>
                <w:b/>
                <w:sz w:val="20"/>
              </w:rPr>
              <w:t>4 marks</w:t>
            </w:r>
          </w:p>
        </w:tc>
        <w:tc>
          <w:tcPr>
            <w:tcW w:w="4668" w:type="dxa"/>
            <w:tcBorders>
              <w:bottom w:val="single" w:sz="4" w:space="0" w:color="auto"/>
            </w:tcBorders>
            <w:shd w:val="clear" w:color="auto" w:fill="D9D9D9" w:themeFill="background1" w:themeFillShade="D9"/>
            <w:vAlign w:val="center"/>
          </w:tcPr>
          <w:p w14:paraId="1DF56473" w14:textId="77777777" w:rsidR="004C7E34" w:rsidRPr="00F64C84" w:rsidRDefault="004C7E34" w:rsidP="00156820">
            <w:pPr>
              <w:tabs>
                <w:tab w:val="right" w:pos="10206"/>
              </w:tabs>
              <w:jc w:val="center"/>
              <w:rPr>
                <w:rFonts w:ascii="Arial" w:hAnsi="Arial" w:cs="Arial"/>
                <w:b/>
                <w:sz w:val="20"/>
              </w:rPr>
            </w:pPr>
            <w:r>
              <w:rPr>
                <w:rFonts w:ascii="Arial" w:hAnsi="Arial" w:cs="Arial"/>
                <w:b/>
                <w:sz w:val="20"/>
              </w:rPr>
              <w:t>6 marks</w:t>
            </w:r>
          </w:p>
        </w:tc>
      </w:tr>
      <w:tr w:rsidR="004C7E34" w14:paraId="34DC03F6" w14:textId="77777777" w:rsidTr="001645A2">
        <w:trPr>
          <w:trHeight w:val="996"/>
        </w:trPr>
        <w:tc>
          <w:tcPr>
            <w:tcW w:w="1717" w:type="dxa"/>
            <w:vAlign w:val="center"/>
          </w:tcPr>
          <w:p w14:paraId="3628EF8E" w14:textId="77777777" w:rsidR="004C7E34" w:rsidRPr="00F64C84" w:rsidRDefault="004C7E34" w:rsidP="00156820">
            <w:pPr>
              <w:tabs>
                <w:tab w:val="right" w:pos="10206"/>
              </w:tabs>
              <w:jc w:val="center"/>
              <w:rPr>
                <w:rFonts w:ascii="Arial" w:hAnsi="Arial" w:cs="Arial"/>
                <w:sz w:val="20"/>
              </w:rPr>
            </w:pPr>
            <w:r>
              <w:rPr>
                <w:rFonts w:ascii="Arial" w:hAnsi="Arial" w:cs="Arial"/>
                <w:sz w:val="20"/>
              </w:rPr>
              <w:t>How the instrument works</w:t>
            </w:r>
          </w:p>
        </w:tc>
        <w:tc>
          <w:tcPr>
            <w:tcW w:w="2108" w:type="dxa"/>
            <w:vAlign w:val="center"/>
          </w:tcPr>
          <w:p w14:paraId="5B7AF5B3"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Describes a general principle of how machine works but lacks many details</w:t>
            </w:r>
          </w:p>
        </w:tc>
        <w:tc>
          <w:tcPr>
            <w:tcW w:w="2662" w:type="dxa"/>
            <w:vAlign w:val="center"/>
          </w:tcPr>
          <w:p w14:paraId="1730A913"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A diagram shows the parts of the instrument and some information is given about what the different parts of the instrument do.</w:t>
            </w:r>
          </w:p>
        </w:tc>
        <w:tc>
          <w:tcPr>
            <w:tcW w:w="4111" w:type="dxa"/>
            <w:shd w:val="clear" w:color="auto" w:fill="F7CAAC" w:themeFill="accent2" w:themeFillTint="66"/>
            <w:vAlign w:val="center"/>
          </w:tcPr>
          <w:p w14:paraId="40D2F799"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 xml:space="preserve">A diagram shows the function of the machine and information is given about the role of different parts of the instrument. Some description of chemical principles underpinning how the machine works using appropriate terminology </w:t>
            </w:r>
            <w:r w:rsidRPr="00A44952">
              <w:rPr>
                <w:rFonts w:ascii="Arial Narrow" w:hAnsi="Arial Narrow" w:cs="Arial"/>
                <w:i/>
                <w:sz w:val="20"/>
              </w:rPr>
              <w:t xml:space="preserve">(e.g. </w:t>
            </w:r>
            <w:r>
              <w:rPr>
                <w:rFonts w:ascii="Arial Narrow" w:hAnsi="Arial Narrow" w:cs="Arial"/>
                <w:i/>
                <w:sz w:val="20"/>
              </w:rPr>
              <w:t xml:space="preserve">emission and absorption for AAS, </w:t>
            </w:r>
            <w:r w:rsidRPr="00A44952">
              <w:rPr>
                <w:rFonts w:ascii="Arial Narrow" w:hAnsi="Arial Narrow" w:cs="Arial"/>
                <w:i/>
                <w:sz w:val="20"/>
              </w:rPr>
              <w:t>elution</w:t>
            </w:r>
            <w:r>
              <w:rPr>
                <w:rFonts w:ascii="Arial Narrow" w:hAnsi="Arial Narrow" w:cs="Arial"/>
                <w:i/>
                <w:sz w:val="20"/>
              </w:rPr>
              <w:t xml:space="preserve"> and</w:t>
            </w:r>
            <w:r w:rsidRPr="00A44952">
              <w:rPr>
                <w:rFonts w:ascii="Arial Narrow" w:hAnsi="Arial Narrow" w:cs="Arial"/>
                <w:i/>
                <w:sz w:val="20"/>
              </w:rPr>
              <w:t xml:space="preserve"> retention</w:t>
            </w:r>
            <w:r>
              <w:rPr>
                <w:rFonts w:ascii="Arial Narrow" w:hAnsi="Arial Narrow" w:cs="Arial"/>
                <w:i/>
                <w:sz w:val="20"/>
              </w:rPr>
              <w:t xml:space="preserve"> for GC-MS)</w:t>
            </w:r>
          </w:p>
        </w:tc>
        <w:tc>
          <w:tcPr>
            <w:tcW w:w="4668" w:type="dxa"/>
            <w:tcBorders>
              <w:top w:val="single" w:sz="4" w:space="0" w:color="auto"/>
            </w:tcBorders>
            <w:shd w:val="clear" w:color="auto" w:fill="F7CAAC" w:themeFill="accent2" w:themeFillTint="66"/>
            <w:vAlign w:val="center"/>
          </w:tcPr>
          <w:p w14:paraId="78717D2C"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The function of each part is clearly described with details that show a level of research (</w:t>
            </w:r>
            <w:r w:rsidRPr="00A44952">
              <w:rPr>
                <w:rFonts w:ascii="Arial Narrow" w:hAnsi="Arial Narrow" w:cs="Arial"/>
                <w:i/>
                <w:sz w:val="20"/>
              </w:rPr>
              <w:t>i.e. not just paraphrased from textbook</w:t>
            </w:r>
            <w:r>
              <w:rPr>
                <w:rFonts w:ascii="Arial Narrow" w:hAnsi="Arial Narrow" w:cs="Arial"/>
                <w:sz w:val="20"/>
              </w:rPr>
              <w:t xml:space="preserve">). </w:t>
            </w:r>
            <w:commentRangeStart w:id="34"/>
            <w:r w:rsidRPr="001645A2">
              <w:rPr>
                <w:rFonts w:ascii="Arial Narrow" w:hAnsi="Arial Narrow" w:cs="Arial"/>
                <w:b/>
                <w:sz w:val="20"/>
              </w:rPr>
              <w:t>Gives elaborate background into the chemical principles relevant to the analytical method</w:t>
            </w:r>
            <w:r>
              <w:rPr>
                <w:rFonts w:ascii="Arial Narrow" w:hAnsi="Arial Narrow" w:cs="Arial"/>
                <w:sz w:val="20"/>
              </w:rPr>
              <w:t xml:space="preserve"> </w:t>
            </w:r>
            <w:commentRangeEnd w:id="34"/>
            <w:r w:rsidR="001645A2">
              <w:rPr>
                <w:rStyle w:val="CommentReference"/>
              </w:rPr>
              <w:commentReference w:id="34"/>
            </w:r>
            <w:r w:rsidRPr="00A44952">
              <w:rPr>
                <w:rFonts w:ascii="Arial Narrow" w:hAnsi="Arial Narrow" w:cs="Arial"/>
                <w:i/>
                <w:sz w:val="20"/>
              </w:rPr>
              <w:t xml:space="preserve">(e.g. </w:t>
            </w:r>
            <w:r>
              <w:rPr>
                <w:rFonts w:ascii="Arial Narrow" w:hAnsi="Arial Narrow" w:cs="Arial"/>
                <w:i/>
                <w:sz w:val="20"/>
              </w:rPr>
              <w:t xml:space="preserve">energy levels and absorption spectra </w:t>
            </w:r>
            <w:r w:rsidRPr="00A44952">
              <w:rPr>
                <w:rFonts w:ascii="Arial Narrow" w:hAnsi="Arial Narrow" w:cs="Arial"/>
                <w:i/>
                <w:sz w:val="20"/>
              </w:rPr>
              <w:t>for AAS, chromatographic principles for GC, etc.)</w:t>
            </w:r>
            <w:r>
              <w:rPr>
                <w:rFonts w:ascii="Arial Narrow" w:hAnsi="Arial Narrow" w:cs="Arial"/>
                <w:sz w:val="20"/>
              </w:rPr>
              <w:t xml:space="preserve"> </w:t>
            </w:r>
          </w:p>
        </w:tc>
      </w:tr>
      <w:tr w:rsidR="004C7E34" w14:paraId="44D44BDF" w14:textId="77777777" w:rsidTr="001B2E02">
        <w:trPr>
          <w:trHeight w:val="996"/>
        </w:trPr>
        <w:tc>
          <w:tcPr>
            <w:tcW w:w="1717" w:type="dxa"/>
            <w:vAlign w:val="center"/>
          </w:tcPr>
          <w:p w14:paraId="7790BB52" w14:textId="77777777" w:rsidR="004C7E34" w:rsidRPr="00F64C84" w:rsidRDefault="004C7E34" w:rsidP="00156820">
            <w:pPr>
              <w:tabs>
                <w:tab w:val="right" w:pos="10206"/>
              </w:tabs>
              <w:jc w:val="center"/>
              <w:rPr>
                <w:rFonts w:ascii="Arial" w:hAnsi="Arial" w:cs="Arial"/>
                <w:sz w:val="20"/>
              </w:rPr>
            </w:pPr>
            <w:r>
              <w:rPr>
                <w:rFonts w:ascii="Arial" w:hAnsi="Arial" w:cs="Arial"/>
                <w:sz w:val="20"/>
              </w:rPr>
              <w:t>How data from the instrument is used</w:t>
            </w:r>
          </w:p>
        </w:tc>
        <w:tc>
          <w:tcPr>
            <w:tcW w:w="2108" w:type="dxa"/>
            <w:vAlign w:val="center"/>
          </w:tcPr>
          <w:p w14:paraId="066F3985"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No explanation of how the output from the machine is used</w:t>
            </w:r>
          </w:p>
        </w:tc>
        <w:tc>
          <w:tcPr>
            <w:tcW w:w="2662" w:type="dxa"/>
            <w:vAlign w:val="center"/>
          </w:tcPr>
          <w:p w14:paraId="73FE5930"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Describes the type of output generated by the instrument.</w:t>
            </w:r>
          </w:p>
        </w:tc>
        <w:tc>
          <w:tcPr>
            <w:tcW w:w="4111" w:type="dxa"/>
            <w:vAlign w:val="center"/>
          </w:tcPr>
          <w:p w14:paraId="7FB07747"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Describes how the output of the instrument can be used to analyse, identify or detect substances and includes an appropriate image/table.</w:t>
            </w:r>
          </w:p>
        </w:tc>
        <w:tc>
          <w:tcPr>
            <w:tcW w:w="4668" w:type="dxa"/>
            <w:tcBorders>
              <w:bottom w:val="single" w:sz="4" w:space="0" w:color="auto"/>
            </w:tcBorders>
            <w:shd w:val="clear" w:color="auto" w:fill="FFFF00"/>
            <w:vAlign w:val="center"/>
          </w:tcPr>
          <w:p w14:paraId="2FDCCDEA"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Explains how the results are used to analyse, identify or detect substances. Includes example AAS data or GC-MS data and demonstrates how this would be used for the particular application described.</w:t>
            </w:r>
          </w:p>
        </w:tc>
      </w:tr>
      <w:tr w:rsidR="004C7E34" w14:paraId="6780C6E1" w14:textId="77777777" w:rsidTr="001B2E02">
        <w:trPr>
          <w:trHeight w:val="996"/>
        </w:trPr>
        <w:tc>
          <w:tcPr>
            <w:tcW w:w="1717" w:type="dxa"/>
            <w:vAlign w:val="center"/>
          </w:tcPr>
          <w:p w14:paraId="1F6F76E4" w14:textId="77777777" w:rsidR="004C7E34" w:rsidRPr="00F64C84" w:rsidRDefault="004C7E34" w:rsidP="00156820">
            <w:pPr>
              <w:tabs>
                <w:tab w:val="right" w:pos="10206"/>
              </w:tabs>
              <w:jc w:val="center"/>
              <w:rPr>
                <w:rFonts w:ascii="Arial" w:hAnsi="Arial" w:cs="Arial"/>
                <w:sz w:val="20"/>
              </w:rPr>
            </w:pPr>
            <w:r w:rsidRPr="00F64C84">
              <w:rPr>
                <w:rFonts w:ascii="Arial" w:hAnsi="Arial" w:cs="Arial"/>
                <w:sz w:val="20"/>
              </w:rPr>
              <w:t>Description of application</w:t>
            </w:r>
          </w:p>
        </w:tc>
        <w:tc>
          <w:tcPr>
            <w:tcW w:w="2108" w:type="dxa"/>
            <w:vAlign w:val="center"/>
          </w:tcPr>
          <w:p w14:paraId="1230CA3E"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Lists the chosen application</w:t>
            </w:r>
          </w:p>
        </w:tc>
        <w:tc>
          <w:tcPr>
            <w:tcW w:w="2662" w:type="dxa"/>
            <w:vAlign w:val="center"/>
          </w:tcPr>
          <w:p w14:paraId="74CB75F3"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Explains the importance of the chosen application.</w:t>
            </w:r>
          </w:p>
        </w:tc>
        <w:tc>
          <w:tcPr>
            <w:tcW w:w="4111" w:type="dxa"/>
            <w:tcBorders>
              <w:bottom w:val="single" w:sz="4" w:space="0" w:color="auto"/>
            </w:tcBorders>
            <w:shd w:val="clear" w:color="auto" w:fill="FFFF00"/>
            <w:vAlign w:val="center"/>
          </w:tcPr>
          <w:p w14:paraId="3C78EBC8"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Explains the importance of the chosen application and describes the chemistry of the substances which need to be analysed.</w:t>
            </w:r>
          </w:p>
        </w:tc>
        <w:tc>
          <w:tcPr>
            <w:tcW w:w="4668" w:type="dxa"/>
            <w:tcBorders>
              <w:bottom w:val="nil"/>
              <w:right w:val="nil"/>
            </w:tcBorders>
            <w:vAlign w:val="center"/>
          </w:tcPr>
          <w:p w14:paraId="05FA1EEB" w14:textId="78E24DCF" w:rsidR="004C7E34" w:rsidRDefault="007A46D3" w:rsidP="00156820">
            <w:pPr>
              <w:tabs>
                <w:tab w:val="right" w:pos="10206"/>
              </w:tabs>
              <w:jc w:val="center"/>
              <w:rPr>
                <w:rFonts w:ascii="Arial Narrow" w:hAnsi="Arial Narrow" w:cs="Arial"/>
                <w:sz w:val="20"/>
              </w:rPr>
            </w:pPr>
            <w:r w:rsidRPr="00337E31">
              <w:rPr>
                <w:rFonts w:ascii="Arial" w:hAnsi="Arial" w:cs="Arial"/>
                <w:b/>
                <w:noProof/>
                <w:color w:val="FF0000"/>
                <w:u w:val="single"/>
                <w:lang w:val="en-US"/>
              </w:rPr>
              <mc:AlternateContent>
                <mc:Choice Requires="wps">
                  <w:drawing>
                    <wp:anchor distT="0" distB="0" distL="114300" distR="114300" simplePos="0" relativeHeight="251669504" behindDoc="0" locked="0" layoutInCell="1" allowOverlap="1" wp14:anchorId="0725E475" wp14:editId="55BEFD40">
                      <wp:simplePos x="0" y="0"/>
                      <wp:positionH relativeFrom="column">
                        <wp:posOffset>150495</wp:posOffset>
                      </wp:positionH>
                      <wp:positionV relativeFrom="paragraph">
                        <wp:posOffset>209550</wp:posOffset>
                      </wp:positionV>
                      <wp:extent cx="2955290" cy="234823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955290" cy="234823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BB7E15" w14:textId="77777777" w:rsidR="007A46D3" w:rsidRPr="000F570F" w:rsidRDefault="007A46D3" w:rsidP="004C7E34">
                                  <w:pPr>
                                    <w:rPr>
                                      <w:b/>
                                      <w:sz w:val="32"/>
                                      <w:szCs w:val="32"/>
                                      <w:u w:val="single"/>
                                    </w:rPr>
                                  </w:pPr>
                                  <w:r w:rsidRPr="000F570F">
                                    <w:rPr>
                                      <w:b/>
                                      <w:sz w:val="32"/>
                                      <w:szCs w:val="32"/>
                                      <w:u w:val="single"/>
                                    </w:rPr>
                                    <w:t>PART 2: ASSIGNMENT</w:t>
                                  </w:r>
                                </w:p>
                                <w:p w14:paraId="4EE0E16B" w14:textId="0769E9B0" w:rsidR="007A46D3" w:rsidRPr="000F570F" w:rsidRDefault="007A46D3" w:rsidP="004C7E34">
                                  <w:pPr>
                                    <w:rPr>
                                      <w:sz w:val="32"/>
                                      <w:szCs w:val="32"/>
                                    </w:rPr>
                                  </w:pPr>
                                  <w:r w:rsidRPr="000F570F">
                                    <w:rPr>
                                      <w:sz w:val="32"/>
                                      <w:szCs w:val="32"/>
                                    </w:rPr>
                                    <w:t xml:space="preserve">              Content = </w:t>
                                  </w:r>
                                  <w:r>
                                    <w:rPr>
                                      <w:sz w:val="32"/>
                                      <w:szCs w:val="32"/>
                                    </w:rPr>
                                    <w:t>15</w:t>
                                  </w:r>
                                  <w:r w:rsidRPr="000F570F">
                                    <w:rPr>
                                      <w:sz w:val="32"/>
                                      <w:szCs w:val="32"/>
                                    </w:rPr>
                                    <w:t xml:space="preserve"> / 16</w:t>
                                  </w:r>
                                </w:p>
                                <w:p w14:paraId="24349C6A" w14:textId="012E9717" w:rsidR="007A46D3" w:rsidRPr="000F570F" w:rsidRDefault="007A46D3" w:rsidP="004C7E34">
                                  <w:pPr>
                                    <w:rPr>
                                      <w:sz w:val="32"/>
                                      <w:szCs w:val="32"/>
                                    </w:rPr>
                                  </w:pPr>
                                  <w:r w:rsidRPr="000F570F">
                                    <w:rPr>
                                      <w:sz w:val="32"/>
                                      <w:szCs w:val="32"/>
                                    </w:rPr>
                                    <w:t xml:space="preserve">Communication = </w:t>
                                  </w:r>
                                  <w:r>
                                    <w:rPr>
                                      <w:sz w:val="32"/>
                                      <w:szCs w:val="32"/>
                                    </w:rPr>
                                    <w:t>4.5</w:t>
                                  </w:r>
                                  <w:r w:rsidRPr="000F570F">
                                    <w:rPr>
                                      <w:sz w:val="32"/>
                                      <w:szCs w:val="32"/>
                                    </w:rPr>
                                    <w:t xml:space="preserve"> </w:t>
                                  </w:r>
                                  <w:proofErr w:type="gramStart"/>
                                  <w:r w:rsidRPr="000F570F">
                                    <w:rPr>
                                      <w:sz w:val="32"/>
                                      <w:szCs w:val="32"/>
                                    </w:rPr>
                                    <w:t>/   8</w:t>
                                  </w:r>
                                  <w:proofErr w:type="gramEnd"/>
                                </w:p>
                                <w:p w14:paraId="1161607C" w14:textId="4129C02F" w:rsidR="007A46D3" w:rsidRPr="000F570F" w:rsidRDefault="007A46D3" w:rsidP="004C7E34">
                                  <w:pPr>
                                    <w:rPr>
                                      <w:b/>
                                      <w:sz w:val="32"/>
                                      <w:szCs w:val="32"/>
                                    </w:rPr>
                                  </w:pPr>
                                  <w:r w:rsidRPr="000F570F">
                                    <w:rPr>
                                      <w:b/>
                                      <w:sz w:val="32"/>
                                      <w:szCs w:val="32"/>
                                    </w:rPr>
                                    <w:t xml:space="preserve">                   Total </w:t>
                                  </w:r>
                                  <w:proofErr w:type="gramStart"/>
                                  <w:r w:rsidRPr="000F570F">
                                    <w:rPr>
                                      <w:b/>
                                      <w:sz w:val="32"/>
                                      <w:szCs w:val="32"/>
                                    </w:rPr>
                                    <w:t xml:space="preserve">=  </w:t>
                                  </w:r>
                                  <w:r>
                                    <w:rPr>
                                      <w:b/>
                                      <w:sz w:val="32"/>
                                      <w:szCs w:val="32"/>
                                    </w:rPr>
                                    <w:t>19.5</w:t>
                                  </w:r>
                                  <w:proofErr w:type="gramEnd"/>
                                  <w:r w:rsidRPr="000F570F">
                                    <w:rPr>
                                      <w:b/>
                                      <w:sz w:val="32"/>
                                      <w:szCs w:val="32"/>
                                    </w:rPr>
                                    <w:t xml:space="preserve"> / 24</w:t>
                                  </w:r>
                                </w:p>
                                <w:p w14:paraId="5FBF1D95" w14:textId="77777777" w:rsidR="007A46D3" w:rsidRDefault="007A46D3" w:rsidP="004C7E34"/>
                                <w:p w14:paraId="41DEC13C" w14:textId="77777777" w:rsidR="007A46D3" w:rsidRPr="000F570F" w:rsidRDefault="007A46D3" w:rsidP="004C7E34">
                                  <w:pPr>
                                    <w:rPr>
                                      <w:b/>
                                      <w:i/>
                                    </w:rPr>
                                  </w:pPr>
                                  <w:r>
                                    <w:rPr>
                                      <w:b/>
                                      <w:i/>
                                    </w:rPr>
                                    <w:t>This will be combined with your mark in the validation test to achieve a total score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7" o:spid="_x0000_s1026" type="#_x0000_t202" style="position:absolute;left:0;text-align:left;margin-left:11.85pt;margin-top:16.5pt;width:232.7pt;height:184.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" filled="f" stroked="f">
                      <v:textbox>
                        <w:txbxContent>
                          <w:p w14:paraId="57BB7E15" w14:textId="77777777" w:rsidR="007A46D3" w:rsidRPr="000F570F" w:rsidRDefault="007A46D3" w:rsidP="004C7E34">
                            <w:pPr>
                              <w:rPr>
                                <w:b/>
                                <w:sz w:val="32"/>
                                <w:szCs w:val="32"/>
                                <w:u w:val="single"/>
                              </w:rPr>
                            </w:pPr>
                            <w:r w:rsidRPr="000F570F">
                              <w:rPr>
                                <w:b/>
                                <w:sz w:val="32"/>
                                <w:szCs w:val="32"/>
                                <w:u w:val="single"/>
                              </w:rPr>
                              <w:t>PART 2: ASSIGNMENT</w:t>
                            </w:r>
                          </w:p>
                          <w:p w14:paraId="4EE0E16B" w14:textId="0769E9B0" w:rsidR="007A46D3" w:rsidRPr="000F570F" w:rsidRDefault="007A46D3" w:rsidP="004C7E34">
                            <w:pPr>
                              <w:rPr>
                                <w:sz w:val="32"/>
                                <w:szCs w:val="32"/>
                              </w:rPr>
                            </w:pPr>
                            <w:r w:rsidRPr="000F570F">
                              <w:rPr>
                                <w:sz w:val="32"/>
                                <w:szCs w:val="32"/>
                              </w:rPr>
                              <w:t xml:space="preserve">              Content = </w:t>
                            </w:r>
                            <w:r>
                              <w:rPr>
                                <w:sz w:val="32"/>
                                <w:szCs w:val="32"/>
                              </w:rPr>
                              <w:t>15</w:t>
                            </w:r>
                            <w:r w:rsidRPr="000F570F">
                              <w:rPr>
                                <w:sz w:val="32"/>
                                <w:szCs w:val="32"/>
                              </w:rPr>
                              <w:t xml:space="preserve"> / 16</w:t>
                            </w:r>
                          </w:p>
                          <w:p w14:paraId="24349C6A" w14:textId="012E9717" w:rsidR="007A46D3" w:rsidRPr="000F570F" w:rsidRDefault="007A46D3" w:rsidP="004C7E34">
                            <w:pPr>
                              <w:rPr>
                                <w:sz w:val="32"/>
                                <w:szCs w:val="32"/>
                              </w:rPr>
                            </w:pPr>
                            <w:r w:rsidRPr="000F570F">
                              <w:rPr>
                                <w:sz w:val="32"/>
                                <w:szCs w:val="32"/>
                              </w:rPr>
                              <w:t xml:space="preserve">Communication = </w:t>
                            </w:r>
                            <w:r>
                              <w:rPr>
                                <w:sz w:val="32"/>
                                <w:szCs w:val="32"/>
                              </w:rPr>
                              <w:t>4.5</w:t>
                            </w:r>
                            <w:r w:rsidRPr="000F570F">
                              <w:rPr>
                                <w:sz w:val="32"/>
                                <w:szCs w:val="32"/>
                              </w:rPr>
                              <w:t xml:space="preserve"> </w:t>
                            </w:r>
                            <w:proofErr w:type="gramStart"/>
                            <w:r w:rsidRPr="000F570F">
                              <w:rPr>
                                <w:sz w:val="32"/>
                                <w:szCs w:val="32"/>
                              </w:rPr>
                              <w:t>/   8</w:t>
                            </w:r>
                            <w:proofErr w:type="gramEnd"/>
                          </w:p>
                          <w:p w14:paraId="1161607C" w14:textId="4129C02F" w:rsidR="007A46D3" w:rsidRPr="000F570F" w:rsidRDefault="007A46D3" w:rsidP="004C7E34">
                            <w:pPr>
                              <w:rPr>
                                <w:b/>
                                <w:sz w:val="32"/>
                                <w:szCs w:val="32"/>
                              </w:rPr>
                            </w:pPr>
                            <w:r w:rsidRPr="000F570F">
                              <w:rPr>
                                <w:b/>
                                <w:sz w:val="32"/>
                                <w:szCs w:val="32"/>
                              </w:rPr>
                              <w:t xml:space="preserve">                   Total </w:t>
                            </w:r>
                            <w:proofErr w:type="gramStart"/>
                            <w:r w:rsidRPr="000F570F">
                              <w:rPr>
                                <w:b/>
                                <w:sz w:val="32"/>
                                <w:szCs w:val="32"/>
                              </w:rPr>
                              <w:t xml:space="preserve">=  </w:t>
                            </w:r>
                            <w:r>
                              <w:rPr>
                                <w:b/>
                                <w:sz w:val="32"/>
                                <w:szCs w:val="32"/>
                              </w:rPr>
                              <w:t>19.5</w:t>
                            </w:r>
                            <w:proofErr w:type="gramEnd"/>
                            <w:r w:rsidRPr="000F570F">
                              <w:rPr>
                                <w:b/>
                                <w:sz w:val="32"/>
                                <w:szCs w:val="32"/>
                              </w:rPr>
                              <w:t xml:space="preserve"> / 24</w:t>
                            </w:r>
                          </w:p>
                          <w:p w14:paraId="5FBF1D95" w14:textId="77777777" w:rsidR="007A46D3" w:rsidRDefault="007A46D3" w:rsidP="004C7E34"/>
                          <w:p w14:paraId="41DEC13C" w14:textId="77777777" w:rsidR="007A46D3" w:rsidRPr="000F570F" w:rsidRDefault="007A46D3" w:rsidP="004C7E34">
                            <w:pPr>
                              <w:rPr>
                                <w:b/>
                                <w:i/>
                              </w:rPr>
                            </w:pPr>
                            <w:r>
                              <w:rPr>
                                <w:b/>
                                <w:i/>
                              </w:rPr>
                              <w:t>This will be combined with your mark in the validation test to achieve a total score /100.</w:t>
                            </w:r>
                          </w:p>
                        </w:txbxContent>
                      </v:textbox>
                    </v:shape>
                  </w:pict>
                </mc:Fallback>
              </mc:AlternateContent>
            </w:r>
          </w:p>
        </w:tc>
      </w:tr>
    </w:tbl>
    <w:p w14:paraId="525A97B4" w14:textId="77777777" w:rsidR="004C7E34" w:rsidRDefault="004C7E34" w:rsidP="004C7E34">
      <w:pPr>
        <w:tabs>
          <w:tab w:val="right" w:pos="10206"/>
        </w:tabs>
        <w:rPr>
          <w:rFonts w:ascii="Arial" w:hAnsi="Arial" w:cs="Arial"/>
          <w:b/>
        </w:rPr>
      </w:pPr>
    </w:p>
    <w:p w14:paraId="787AB8CB" w14:textId="77777777" w:rsidR="004C7E34" w:rsidRPr="000A751C" w:rsidRDefault="004C7E34" w:rsidP="004C7E34">
      <w:pPr>
        <w:tabs>
          <w:tab w:val="right" w:pos="10206"/>
        </w:tabs>
        <w:rPr>
          <w:rFonts w:ascii="Arial" w:hAnsi="Arial" w:cs="Arial"/>
          <w:b/>
          <w:u w:val="single"/>
        </w:rPr>
      </w:pPr>
      <w:r>
        <w:rPr>
          <w:rFonts w:ascii="Arial" w:hAnsi="Arial" w:cs="Arial"/>
          <w:b/>
          <w:u w:val="single"/>
        </w:rPr>
        <w:t>COMMUNICATING THROUGH ACADEMIC WRITING:</w:t>
      </w:r>
    </w:p>
    <w:tbl>
      <w:tblPr>
        <w:tblStyle w:val="TableGrid"/>
        <w:tblW w:w="0" w:type="auto"/>
        <w:tblLook w:val="04A0" w:firstRow="1" w:lastRow="0" w:firstColumn="1" w:lastColumn="0" w:noHBand="0" w:noVBand="1"/>
      </w:tblPr>
      <w:tblGrid>
        <w:gridCol w:w="1939"/>
        <w:gridCol w:w="1177"/>
        <w:gridCol w:w="3385"/>
        <w:gridCol w:w="3326"/>
      </w:tblGrid>
      <w:tr w:rsidR="004C7E34" w14:paraId="499BBFA3" w14:textId="77777777" w:rsidTr="00156820">
        <w:trPr>
          <w:trHeight w:val="135"/>
        </w:trPr>
        <w:tc>
          <w:tcPr>
            <w:tcW w:w="1939" w:type="dxa"/>
            <w:shd w:val="clear" w:color="auto" w:fill="D9D9D9" w:themeFill="background1" w:themeFillShade="D9"/>
            <w:vAlign w:val="center"/>
          </w:tcPr>
          <w:p w14:paraId="17102CE0" w14:textId="77777777" w:rsidR="004C7E34" w:rsidRPr="00F64C84" w:rsidRDefault="004C7E34" w:rsidP="00156820">
            <w:pPr>
              <w:tabs>
                <w:tab w:val="right" w:pos="10206"/>
              </w:tabs>
              <w:jc w:val="center"/>
              <w:rPr>
                <w:rFonts w:ascii="Arial" w:hAnsi="Arial" w:cs="Arial"/>
                <w:b/>
                <w:sz w:val="20"/>
              </w:rPr>
            </w:pPr>
            <w:r>
              <w:rPr>
                <w:rFonts w:ascii="Arial" w:hAnsi="Arial" w:cs="Arial"/>
                <w:b/>
                <w:sz w:val="20"/>
              </w:rPr>
              <w:t>Aspect</w:t>
            </w:r>
          </w:p>
        </w:tc>
        <w:tc>
          <w:tcPr>
            <w:tcW w:w="1177" w:type="dxa"/>
            <w:shd w:val="clear" w:color="auto" w:fill="D9D9D9" w:themeFill="background1" w:themeFillShade="D9"/>
            <w:vAlign w:val="center"/>
          </w:tcPr>
          <w:p w14:paraId="62963ADB" w14:textId="77777777" w:rsidR="004C7E34" w:rsidRPr="00F64C84" w:rsidRDefault="004C7E34" w:rsidP="00156820">
            <w:pPr>
              <w:tabs>
                <w:tab w:val="right" w:pos="10206"/>
              </w:tabs>
              <w:jc w:val="center"/>
              <w:rPr>
                <w:rFonts w:ascii="Arial" w:hAnsi="Arial" w:cs="Arial"/>
                <w:b/>
                <w:sz w:val="20"/>
              </w:rPr>
            </w:pPr>
            <w:r>
              <w:rPr>
                <w:rFonts w:ascii="Arial" w:hAnsi="Arial" w:cs="Arial"/>
                <w:b/>
                <w:sz w:val="20"/>
              </w:rPr>
              <w:t>0 marks</w:t>
            </w:r>
          </w:p>
        </w:tc>
        <w:tc>
          <w:tcPr>
            <w:tcW w:w="3385" w:type="dxa"/>
            <w:tcBorders>
              <w:bottom w:val="single" w:sz="4" w:space="0" w:color="auto"/>
            </w:tcBorders>
            <w:shd w:val="clear" w:color="auto" w:fill="D9D9D9" w:themeFill="background1" w:themeFillShade="D9"/>
            <w:vAlign w:val="center"/>
          </w:tcPr>
          <w:p w14:paraId="385CC737" w14:textId="77777777" w:rsidR="004C7E34" w:rsidRPr="00F64C84" w:rsidRDefault="004C7E34" w:rsidP="00156820">
            <w:pPr>
              <w:tabs>
                <w:tab w:val="right" w:pos="10206"/>
              </w:tabs>
              <w:jc w:val="center"/>
              <w:rPr>
                <w:rFonts w:ascii="Arial" w:hAnsi="Arial" w:cs="Arial"/>
                <w:b/>
                <w:sz w:val="20"/>
              </w:rPr>
            </w:pPr>
            <w:r>
              <w:rPr>
                <w:rFonts w:ascii="Arial" w:hAnsi="Arial" w:cs="Arial"/>
                <w:b/>
                <w:sz w:val="20"/>
              </w:rPr>
              <w:t>1 mark</w:t>
            </w:r>
          </w:p>
        </w:tc>
        <w:tc>
          <w:tcPr>
            <w:tcW w:w="3326" w:type="dxa"/>
            <w:tcBorders>
              <w:bottom w:val="single" w:sz="4" w:space="0" w:color="auto"/>
            </w:tcBorders>
            <w:shd w:val="clear" w:color="auto" w:fill="D9D9D9" w:themeFill="background1" w:themeFillShade="D9"/>
            <w:vAlign w:val="center"/>
          </w:tcPr>
          <w:p w14:paraId="5A5352C9" w14:textId="77777777" w:rsidR="004C7E34" w:rsidRPr="00F64C84" w:rsidRDefault="004C7E34" w:rsidP="00156820">
            <w:pPr>
              <w:tabs>
                <w:tab w:val="right" w:pos="10206"/>
              </w:tabs>
              <w:jc w:val="center"/>
              <w:rPr>
                <w:rFonts w:ascii="Arial" w:hAnsi="Arial" w:cs="Arial"/>
                <w:b/>
                <w:sz w:val="20"/>
              </w:rPr>
            </w:pPr>
            <w:r>
              <w:rPr>
                <w:rFonts w:ascii="Arial" w:hAnsi="Arial" w:cs="Arial"/>
                <w:b/>
                <w:sz w:val="20"/>
              </w:rPr>
              <w:t>2 marks</w:t>
            </w:r>
          </w:p>
        </w:tc>
      </w:tr>
      <w:tr w:rsidR="004C7E34" w14:paraId="6690817B" w14:textId="77777777" w:rsidTr="001B2E02">
        <w:trPr>
          <w:trHeight w:val="592"/>
        </w:trPr>
        <w:tc>
          <w:tcPr>
            <w:tcW w:w="1939" w:type="dxa"/>
            <w:vAlign w:val="center"/>
          </w:tcPr>
          <w:p w14:paraId="7713A927" w14:textId="77777777" w:rsidR="004C7E34" w:rsidRPr="00F64C84" w:rsidRDefault="004C7E34" w:rsidP="00156820">
            <w:pPr>
              <w:tabs>
                <w:tab w:val="right" w:pos="10206"/>
              </w:tabs>
              <w:jc w:val="center"/>
              <w:rPr>
                <w:rFonts w:ascii="Arial" w:hAnsi="Arial" w:cs="Arial"/>
                <w:sz w:val="20"/>
              </w:rPr>
            </w:pPr>
            <w:r>
              <w:rPr>
                <w:rFonts w:ascii="Arial" w:hAnsi="Arial" w:cs="Arial"/>
                <w:sz w:val="20"/>
              </w:rPr>
              <w:t>References list</w:t>
            </w:r>
          </w:p>
        </w:tc>
        <w:tc>
          <w:tcPr>
            <w:tcW w:w="1177" w:type="dxa"/>
            <w:vAlign w:val="center"/>
          </w:tcPr>
          <w:p w14:paraId="484D2E4F"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53F67154" w14:textId="77777777" w:rsidR="004C7E34" w:rsidRPr="00324A30" w:rsidRDefault="004C7E34" w:rsidP="00156820">
            <w:pPr>
              <w:tabs>
                <w:tab w:val="right" w:pos="10206"/>
              </w:tabs>
              <w:jc w:val="center"/>
              <w:rPr>
                <w:rFonts w:ascii="Arial Narrow" w:hAnsi="Arial Narrow" w:cs="Arial"/>
                <w:sz w:val="20"/>
              </w:rPr>
            </w:pPr>
            <w:r>
              <w:rPr>
                <w:rFonts w:ascii="Arial Narrow" w:hAnsi="Arial Narrow" w:cs="Arial"/>
                <w:sz w:val="20"/>
              </w:rPr>
              <w:t xml:space="preserve">Most references are correctly formatted using APA. Occasional minor problems. </w:t>
            </w:r>
          </w:p>
        </w:tc>
        <w:tc>
          <w:tcPr>
            <w:tcW w:w="3326" w:type="dxa"/>
            <w:tcBorders>
              <w:top w:val="single" w:sz="4" w:space="0" w:color="auto"/>
              <w:left w:val="single" w:sz="4" w:space="0" w:color="auto"/>
              <w:bottom w:val="single" w:sz="4" w:space="0" w:color="auto"/>
              <w:right w:val="single" w:sz="4" w:space="0" w:color="auto"/>
            </w:tcBorders>
            <w:vAlign w:val="center"/>
          </w:tcPr>
          <w:p w14:paraId="30667B2F" w14:textId="77777777" w:rsidR="004C7E34" w:rsidRPr="000A751C" w:rsidRDefault="004C7E34" w:rsidP="00156820">
            <w:pPr>
              <w:tabs>
                <w:tab w:val="right" w:pos="10206"/>
              </w:tabs>
              <w:jc w:val="center"/>
              <w:rPr>
                <w:rFonts w:ascii="Arial Narrow" w:hAnsi="Arial Narrow" w:cs="Arial"/>
                <w:sz w:val="20"/>
              </w:rPr>
            </w:pPr>
            <w:r>
              <w:rPr>
                <w:rFonts w:ascii="Arial Narrow" w:hAnsi="Arial Narrow" w:cs="Arial"/>
                <w:sz w:val="20"/>
              </w:rPr>
              <w:t xml:space="preserve">All references correctly formatted using APA. </w:t>
            </w:r>
            <w:r>
              <w:rPr>
                <w:rFonts w:ascii="Arial Narrow" w:hAnsi="Arial Narrow" w:cs="Arial"/>
                <w:b/>
                <w:sz w:val="20"/>
              </w:rPr>
              <w:t>No</w:t>
            </w:r>
            <w:r>
              <w:rPr>
                <w:rFonts w:ascii="Arial Narrow" w:hAnsi="Arial Narrow" w:cs="Arial"/>
                <w:sz w:val="20"/>
              </w:rPr>
              <w:t xml:space="preserve"> errors in referencing details.</w:t>
            </w:r>
          </w:p>
        </w:tc>
      </w:tr>
      <w:tr w:rsidR="004C7E34" w14:paraId="5E9C71A7" w14:textId="77777777" w:rsidTr="00380ACF">
        <w:trPr>
          <w:trHeight w:val="592"/>
        </w:trPr>
        <w:tc>
          <w:tcPr>
            <w:tcW w:w="1939" w:type="dxa"/>
            <w:vAlign w:val="center"/>
          </w:tcPr>
          <w:p w14:paraId="50C4297E" w14:textId="77777777" w:rsidR="004C7E34" w:rsidRPr="00F64C84" w:rsidRDefault="004C7E34" w:rsidP="00156820">
            <w:pPr>
              <w:tabs>
                <w:tab w:val="right" w:pos="10206"/>
              </w:tabs>
              <w:jc w:val="center"/>
              <w:rPr>
                <w:rFonts w:ascii="Arial" w:hAnsi="Arial" w:cs="Arial"/>
                <w:sz w:val="20"/>
              </w:rPr>
            </w:pPr>
            <w:r>
              <w:rPr>
                <w:rFonts w:ascii="Arial" w:hAnsi="Arial" w:cs="Arial"/>
                <w:sz w:val="20"/>
              </w:rPr>
              <w:t>In-text citations</w:t>
            </w:r>
          </w:p>
        </w:tc>
        <w:tc>
          <w:tcPr>
            <w:tcW w:w="1177" w:type="dxa"/>
            <w:vAlign w:val="center"/>
          </w:tcPr>
          <w:p w14:paraId="1078B080"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0117DD4B"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Some attempt to use in-text citations but some parts are missing citations.</w:t>
            </w:r>
          </w:p>
        </w:tc>
        <w:tc>
          <w:tcPr>
            <w:tcW w:w="3326" w:type="dxa"/>
            <w:tcBorders>
              <w:top w:val="single" w:sz="4" w:space="0" w:color="auto"/>
              <w:left w:val="single" w:sz="4" w:space="0" w:color="auto"/>
              <w:bottom w:val="single" w:sz="4" w:space="0" w:color="auto"/>
              <w:right w:val="single" w:sz="4" w:space="0" w:color="auto"/>
            </w:tcBorders>
            <w:vAlign w:val="center"/>
          </w:tcPr>
          <w:p w14:paraId="0B9141F8" w14:textId="5FF298F1" w:rsidR="004C7E34" w:rsidRPr="00337E31" w:rsidRDefault="004C7E34" w:rsidP="00156820">
            <w:pPr>
              <w:tabs>
                <w:tab w:val="right" w:pos="10206"/>
              </w:tabs>
              <w:jc w:val="center"/>
              <w:rPr>
                <w:rFonts w:ascii="Arial Narrow" w:hAnsi="Arial Narrow" w:cs="Arial"/>
                <w:b/>
                <w:color w:val="FF0000"/>
                <w:sz w:val="20"/>
              </w:rPr>
            </w:pPr>
            <w:r w:rsidRPr="00337E31">
              <w:rPr>
                <w:rFonts w:ascii="Arial Narrow" w:hAnsi="Arial Narrow" w:cs="Arial"/>
                <w:b/>
                <w:color w:val="FF0000"/>
                <w:sz w:val="20"/>
              </w:rPr>
              <w:t>All information that is not common knowledge is attributed using a form of in-text citations.</w:t>
            </w:r>
          </w:p>
        </w:tc>
      </w:tr>
      <w:tr w:rsidR="004C7E34" w14:paraId="7B464D0D" w14:textId="77777777" w:rsidTr="00380ACF">
        <w:trPr>
          <w:gridAfter w:val="1"/>
          <w:wAfter w:w="3326" w:type="dxa"/>
          <w:trHeight w:val="592"/>
        </w:trPr>
        <w:tc>
          <w:tcPr>
            <w:tcW w:w="1939" w:type="dxa"/>
            <w:vAlign w:val="center"/>
          </w:tcPr>
          <w:p w14:paraId="32C0FF9A" w14:textId="77777777" w:rsidR="004C7E34" w:rsidRPr="00F64C84" w:rsidRDefault="004C7E34" w:rsidP="00156820">
            <w:pPr>
              <w:tabs>
                <w:tab w:val="right" w:pos="10206"/>
              </w:tabs>
              <w:jc w:val="center"/>
              <w:rPr>
                <w:rFonts w:ascii="Arial" w:hAnsi="Arial" w:cs="Arial"/>
                <w:sz w:val="20"/>
              </w:rPr>
            </w:pPr>
            <w:r>
              <w:rPr>
                <w:rFonts w:ascii="Arial" w:hAnsi="Arial" w:cs="Arial"/>
                <w:sz w:val="20"/>
              </w:rPr>
              <w:t>Sources</w:t>
            </w:r>
          </w:p>
        </w:tc>
        <w:tc>
          <w:tcPr>
            <w:tcW w:w="1177" w:type="dxa"/>
            <w:vAlign w:val="center"/>
          </w:tcPr>
          <w:p w14:paraId="311A96B4"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64145679" w14:textId="77777777" w:rsidR="004C7E34" w:rsidRPr="00F64C84" w:rsidRDefault="004C7E34" w:rsidP="00156820">
            <w:pPr>
              <w:tabs>
                <w:tab w:val="right" w:pos="10206"/>
              </w:tabs>
              <w:jc w:val="center"/>
              <w:rPr>
                <w:rFonts w:ascii="Arial Narrow" w:hAnsi="Arial Narrow" w:cs="Arial"/>
                <w:sz w:val="20"/>
              </w:rPr>
            </w:pPr>
            <w:r>
              <w:rPr>
                <w:rFonts w:ascii="Arial Narrow" w:hAnsi="Arial Narrow" w:cs="Arial"/>
                <w:sz w:val="20"/>
              </w:rPr>
              <w:t xml:space="preserve">At least three sources are used including at least one text source. </w:t>
            </w:r>
          </w:p>
        </w:tc>
      </w:tr>
      <w:tr w:rsidR="004C7E34" w14:paraId="5B2931F7" w14:textId="77777777" w:rsidTr="00380ACF">
        <w:trPr>
          <w:gridAfter w:val="1"/>
          <w:wAfter w:w="3326" w:type="dxa"/>
          <w:trHeight w:val="592"/>
        </w:trPr>
        <w:tc>
          <w:tcPr>
            <w:tcW w:w="1939" w:type="dxa"/>
            <w:vAlign w:val="center"/>
          </w:tcPr>
          <w:p w14:paraId="5306D78B" w14:textId="77777777" w:rsidR="004C7E34" w:rsidRDefault="004C7E34" w:rsidP="00156820">
            <w:pPr>
              <w:tabs>
                <w:tab w:val="right" w:pos="10206"/>
              </w:tabs>
              <w:jc w:val="center"/>
              <w:rPr>
                <w:rFonts w:ascii="Arial" w:hAnsi="Arial" w:cs="Arial"/>
                <w:sz w:val="20"/>
              </w:rPr>
            </w:pPr>
            <w:r>
              <w:rPr>
                <w:rFonts w:ascii="Arial" w:hAnsi="Arial" w:cs="Arial"/>
                <w:sz w:val="20"/>
              </w:rPr>
              <w:t>Conventions for figures and tables</w:t>
            </w:r>
          </w:p>
        </w:tc>
        <w:tc>
          <w:tcPr>
            <w:tcW w:w="1177" w:type="dxa"/>
            <w:shd w:val="clear" w:color="auto" w:fill="FFFF00"/>
            <w:vAlign w:val="center"/>
          </w:tcPr>
          <w:p w14:paraId="4887D805" w14:textId="77777777" w:rsidR="004C7E34" w:rsidRDefault="004C7E34" w:rsidP="00156820">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vAlign w:val="center"/>
          </w:tcPr>
          <w:p w14:paraId="1E772092" w14:textId="319B4F8A" w:rsidR="004C7E34" w:rsidRPr="00C80E3D" w:rsidRDefault="007A46D3" w:rsidP="00156820">
            <w:pPr>
              <w:tabs>
                <w:tab w:val="right" w:pos="10206"/>
              </w:tabs>
              <w:jc w:val="center"/>
              <w:rPr>
                <w:rFonts w:ascii="Arial Narrow" w:hAnsi="Arial Narrow" w:cs="Arial"/>
                <w:sz w:val="20"/>
              </w:rPr>
            </w:pPr>
            <w:r>
              <w:rPr>
                <w:rFonts w:ascii="Arial Narrow" w:hAnsi="Arial Narrow" w:cs="Arial"/>
                <w:noProof/>
                <w:sz w:val="20"/>
                <w:lang w:val="en-US"/>
              </w:rPr>
              <mc:AlternateContent>
                <mc:Choice Requires="wps">
                  <w:drawing>
                    <wp:anchor distT="0" distB="0" distL="114300" distR="114300" simplePos="0" relativeHeight="251688960" behindDoc="0" locked="0" layoutInCell="1" allowOverlap="1" wp14:anchorId="2E473BF3" wp14:editId="6D826A26">
                      <wp:simplePos x="0" y="0"/>
                      <wp:positionH relativeFrom="column">
                        <wp:posOffset>2159635</wp:posOffset>
                      </wp:positionH>
                      <wp:positionV relativeFrom="paragraph">
                        <wp:posOffset>73660</wp:posOffset>
                      </wp:positionV>
                      <wp:extent cx="4874895" cy="1877695"/>
                      <wp:effectExtent l="0" t="0" r="0" b="1905"/>
                      <wp:wrapNone/>
                      <wp:docPr id="21" name="Text Box 21"/>
                      <wp:cNvGraphicFramePr/>
                      <a:graphic xmlns:a="http://schemas.openxmlformats.org/drawingml/2006/main">
                        <a:graphicData uri="http://schemas.microsoft.com/office/word/2010/wordprocessingShape">
                          <wps:wsp>
                            <wps:cNvSpPr txBox="1"/>
                            <wps:spPr>
                              <a:xfrm>
                                <a:off x="0" y="0"/>
                                <a:ext cx="4874895" cy="187769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A60FF5" w14:textId="426310A5" w:rsidR="007A46D3" w:rsidRDefault="007A46D3">
                                  <w:pPr>
                                    <w:rPr>
                                      <w:b/>
                                    </w:rPr>
                                  </w:pPr>
                                  <w:r>
                                    <w:rPr>
                                      <w:b/>
                                    </w:rPr>
                                    <w:t>OVERALL COMMENTS:</w:t>
                                  </w:r>
                                </w:p>
                                <w:p w14:paraId="3C9B293C" w14:textId="20BC8EDE" w:rsidR="007A46D3" w:rsidRDefault="007A46D3">
                                  <w:r>
                                    <w:t>Your content was generally good but could have used editing and refining to reduce duplication of ideas between the sections.</w:t>
                                  </w:r>
                                </w:p>
                                <w:p w14:paraId="2789BC6A" w14:textId="23F8215D" w:rsidR="007A46D3" w:rsidRPr="007A46D3" w:rsidRDefault="007A46D3">
                                  <w:r>
                                    <w:t xml:space="preserve">The main problem was the lack of in-text referencing. Everywhere I wrote “[source?]” should have had a reference, including all images. </w:t>
                                  </w:r>
                                  <w:r w:rsidR="00B24A94">
                                    <w:t>This is vital to start doing in research assignments.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27" type="#_x0000_t202" style="position:absolute;left:0;text-align:left;margin-left:170.05pt;margin-top:5.8pt;width:383.85pt;height:147.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" filled="f" stroked="f">
                      <v:textbox>
                        <w:txbxContent>
                          <w:p w14:paraId="38A60FF5" w14:textId="426310A5" w:rsidR="007A46D3" w:rsidRDefault="007A46D3">
                            <w:pPr>
                              <w:rPr>
                                <w:b/>
                              </w:rPr>
                            </w:pPr>
                            <w:r>
                              <w:rPr>
                                <w:b/>
                              </w:rPr>
                              <w:t>OVERALL COMMENTS:</w:t>
                            </w:r>
                          </w:p>
                          <w:p w14:paraId="3C9B293C" w14:textId="20BC8EDE" w:rsidR="007A46D3" w:rsidRDefault="007A46D3">
                            <w:r>
                              <w:t>Your content was generally good but could have used editing and refining to reduce duplication of ideas between the sections.</w:t>
                            </w:r>
                          </w:p>
                          <w:p w14:paraId="2789BC6A" w14:textId="23F8215D" w:rsidR="007A46D3" w:rsidRPr="007A46D3" w:rsidRDefault="007A46D3">
                            <w:r>
                              <w:t xml:space="preserve">The main problem was the lack of in-text referencing. Everywhere I wrote “[source?]” should have had a reference, including all images. </w:t>
                            </w:r>
                            <w:r w:rsidR="00B24A94">
                              <w:t>This is vital to start doing in research assignments.</w:t>
                            </w:r>
                          </w:p>
                        </w:txbxContent>
                      </v:textbox>
                    </v:shape>
                  </w:pict>
                </mc:Fallback>
              </mc:AlternateContent>
            </w:r>
            <w:r w:rsidR="004C7E34">
              <w:rPr>
                <w:rFonts w:ascii="Arial Narrow" w:hAnsi="Arial Narrow" w:cs="Arial"/>
                <w:sz w:val="20"/>
              </w:rPr>
              <w:t xml:space="preserve">Includes at least one figure or table. </w:t>
            </w:r>
            <w:r w:rsidR="004C7E34" w:rsidRPr="00380ACF">
              <w:rPr>
                <w:rFonts w:ascii="Arial Narrow" w:hAnsi="Arial Narrow" w:cs="Arial"/>
                <w:b/>
                <w:color w:val="FF0000"/>
                <w:sz w:val="20"/>
              </w:rPr>
              <w:t>All figures</w:t>
            </w:r>
            <w:r w:rsidR="004C7E34">
              <w:rPr>
                <w:rFonts w:ascii="Arial Narrow" w:hAnsi="Arial Narrow" w:cs="Arial"/>
                <w:sz w:val="20"/>
              </w:rPr>
              <w:t xml:space="preserve"> and tables are labelled, </w:t>
            </w:r>
            <w:r w:rsidR="004C7E34" w:rsidRPr="00380ACF">
              <w:rPr>
                <w:rFonts w:ascii="Arial Narrow" w:hAnsi="Arial Narrow" w:cs="Arial"/>
                <w:b/>
                <w:color w:val="FF0000"/>
                <w:sz w:val="20"/>
              </w:rPr>
              <w:t>include</w:t>
            </w:r>
            <w:r w:rsidR="004C7E34">
              <w:rPr>
                <w:rFonts w:ascii="Arial Narrow" w:hAnsi="Arial Narrow" w:cs="Arial"/>
                <w:sz w:val="20"/>
              </w:rPr>
              <w:t xml:space="preserve"> captions and </w:t>
            </w:r>
            <w:r w:rsidR="004C7E34" w:rsidRPr="00380ACF">
              <w:rPr>
                <w:rFonts w:ascii="Arial Narrow" w:hAnsi="Arial Narrow" w:cs="Arial"/>
                <w:b/>
                <w:color w:val="FF0000"/>
                <w:sz w:val="20"/>
              </w:rPr>
              <w:t>sources</w:t>
            </w:r>
            <w:r w:rsidR="004C7E34">
              <w:rPr>
                <w:rFonts w:ascii="Arial Narrow" w:hAnsi="Arial Narrow" w:cs="Arial"/>
                <w:sz w:val="20"/>
              </w:rPr>
              <w:t>, and are referenced in the main text.</w:t>
            </w:r>
            <w:r w:rsidR="004C7E34" w:rsidRPr="00C80E3D">
              <w:rPr>
                <w:rFonts w:ascii="Arial Narrow" w:hAnsi="Arial Narrow" w:cs="Arial"/>
                <w:sz w:val="20"/>
              </w:rPr>
              <w:t xml:space="preserve"> </w:t>
            </w:r>
          </w:p>
        </w:tc>
      </w:tr>
      <w:tr w:rsidR="004C7E34" w14:paraId="723CB011" w14:textId="77777777" w:rsidTr="007E211E">
        <w:trPr>
          <w:gridAfter w:val="1"/>
          <w:wAfter w:w="3326" w:type="dxa"/>
          <w:trHeight w:val="234"/>
        </w:trPr>
        <w:tc>
          <w:tcPr>
            <w:tcW w:w="1939" w:type="dxa"/>
            <w:vAlign w:val="center"/>
          </w:tcPr>
          <w:p w14:paraId="566EC205" w14:textId="77777777" w:rsidR="004C7E34" w:rsidRDefault="004C7E34" w:rsidP="00156820">
            <w:pPr>
              <w:tabs>
                <w:tab w:val="right" w:pos="10206"/>
              </w:tabs>
              <w:jc w:val="center"/>
              <w:rPr>
                <w:rFonts w:ascii="Arial" w:hAnsi="Arial" w:cs="Arial"/>
                <w:sz w:val="20"/>
              </w:rPr>
            </w:pPr>
            <w:r>
              <w:rPr>
                <w:rFonts w:ascii="Arial" w:hAnsi="Arial" w:cs="Arial"/>
                <w:sz w:val="20"/>
              </w:rPr>
              <w:t>Headings</w:t>
            </w:r>
          </w:p>
        </w:tc>
        <w:tc>
          <w:tcPr>
            <w:tcW w:w="1177" w:type="dxa"/>
            <w:vAlign w:val="center"/>
          </w:tcPr>
          <w:p w14:paraId="72162C3B" w14:textId="77777777" w:rsidR="004C7E34" w:rsidRDefault="004C7E34" w:rsidP="00156820">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FFF00"/>
            <w:vAlign w:val="center"/>
          </w:tcPr>
          <w:p w14:paraId="57ABBB48" w14:textId="77777777" w:rsidR="004C7E34" w:rsidRDefault="004C7E34" w:rsidP="00156820">
            <w:pPr>
              <w:tabs>
                <w:tab w:val="right" w:pos="10206"/>
              </w:tabs>
              <w:jc w:val="center"/>
              <w:rPr>
                <w:rFonts w:ascii="Arial Narrow" w:hAnsi="Arial Narrow" w:cs="Arial"/>
                <w:sz w:val="20"/>
              </w:rPr>
            </w:pPr>
            <w:r>
              <w:rPr>
                <w:rFonts w:ascii="Arial Narrow" w:hAnsi="Arial Narrow" w:cs="Arial"/>
                <w:sz w:val="20"/>
              </w:rPr>
              <w:t>Divides report into logical sections using headings.</w:t>
            </w:r>
          </w:p>
        </w:tc>
      </w:tr>
      <w:tr w:rsidR="004C7E34" w14:paraId="72A028D5" w14:textId="77777777" w:rsidTr="007E211E">
        <w:trPr>
          <w:gridAfter w:val="1"/>
          <w:wAfter w:w="3326" w:type="dxa"/>
          <w:trHeight w:val="234"/>
        </w:trPr>
        <w:tc>
          <w:tcPr>
            <w:tcW w:w="1939" w:type="dxa"/>
            <w:vAlign w:val="center"/>
          </w:tcPr>
          <w:p w14:paraId="1D3B6022" w14:textId="77777777" w:rsidR="004C7E34" w:rsidRDefault="004C7E34" w:rsidP="00156820">
            <w:pPr>
              <w:tabs>
                <w:tab w:val="right" w:pos="10206"/>
              </w:tabs>
              <w:jc w:val="center"/>
              <w:rPr>
                <w:rFonts w:ascii="Arial" w:hAnsi="Arial" w:cs="Arial"/>
                <w:sz w:val="20"/>
              </w:rPr>
            </w:pPr>
            <w:r>
              <w:rPr>
                <w:rFonts w:ascii="Arial" w:hAnsi="Arial" w:cs="Arial"/>
                <w:sz w:val="20"/>
              </w:rPr>
              <w:t>Writing</w:t>
            </w:r>
          </w:p>
        </w:tc>
        <w:tc>
          <w:tcPr>
            <w:tcW w:w="1177" w:type="dxa"/>
            <w:shd w:val="clear" w:color="auto" w:fill="F7CAAC" w:themeFill="accent2" w:themeFillTint="66"/>
            <w:vAlign w:val="center"/>
          </w:tcPr>
          <w:p w14:paraId="09E3B7D2" w14:textId="77777777" w:rsidR="004C7E34" w:rsidRDefault="004C7E34" w:rsidP="00156820">
            <w:pPr>
              <w:tabs>
                <w:tab w:val="right" w:pos="10206"/>
              </w:tabs>
              <w:jc w:val="center"/>
              <w:rPr>
                <w:rFonts w:ascii="Arial Narrow" w:hAnsi="Arial Narrow" w:cs="Arial"/>
                <w:sz w:val="20"/>
              </w:rPr>
            </w:pPr>
            <w:r>
              <w:rPr>
                <w:rFonts w:ascii="Arial Narrow" w:hAnsi="Arial Narrow" w:cs="Arial"/>
                <w:sz w:val="20"/>
              </w:rPr>
              <w:t>-</w:t>
            </w:r>
          </w:p>
        </w:tc>
        <w:tc>
          <w:tcPr>
            <w:tcW w:w="3385" w:type="dxa"/>
            <w:tcBorders>
              <w:right w:val="single" w:sz="4" w:space="0" w:color="auto"/>
            </w:tcBorders>
            <w:shd w:val="clear" w:color="auto" w:fill="F7CAAC" w:themeFill="accent2" w:themeFillTint="66"/>
            <w:vAlign w:val="center"/>
          </w:tcPr>
          <w:p w14:paraId="000FA100" w14:textId="77777777" w:rsidR="004C7E34" w:rsidRDefault="004C7E34" w:rsidP="00156820">
            <w:pPr>
              <w:tabs>
                <w:tab w:val="right" w:pos="10206"/>
              </w:tabs>
              <w:jc w:val="center"/>
              <w:rPr>
                <w:rFonts w:ascii="Arial Narrow" w:hAnsi="Arial Narrow" w:cs="Arial"/>
                <w:sz w:val="20"/>
              </w:rPr>
            </w:pPr>
            <w:commentRangeStart w:id="35"/>
            <w:r w:rsidRPr="007E211E">
              <w:rPr>
                <w:rFonts w:ascii="Arial Narrow" w:hAnsi="Arial Narrow" w:cs="Arial"/>
                <w:b/>
                <w:sz w:val="20"/>
              </w:rPr>
              <w:t xml:space="preserve">High quality presentation of writing </w:t>
            </w:r>
            <w:commentRangeEnd w:id="35"/>
            <w:r w:rsidR="007E211E">
              <w:rPr>
                <w:rStyle w:val="CommentReference"/>
              </w:rPr>
              <w:commentReference w:id="35"/>
            </w:r>
            <w:r>
              <w:rPr>
                <w:rFonts w:ascii="Arial Narrow" w:hAnsi="Arial Narrow" w:cs="Arial"/>
                <w:sz w:val="20"/>
              </w:rPr>
              <w:t>with minimal spelling or grammar errors</w:t>
            </w:r>
          </w:p>
        </w:tc>
      </w:tr>
    </w:tbl>
    <w:p w14:paraId="054B5730" w14:textId="77777777" w:rsidR="004C7E34" w:rsidRPr="009D0233" w:rsidRDefault="004C7E34" w:rsidP="004C7E34">
      <w:pPr>
        <w:tabs>
          <w:tab w:val="right" w:pos="10206"/>
        </w:tabs>
        <w:rPr>
          <w:rFonts w:ascii="Arial" w:hAnsi="Arial" w:cs="Arial"/>
          <w:b/>
        </w:rPr>
      </w:pPr>
    </w:p>
    <w:p w14:paraId="365C8B9A" w14:textId="77777777" w:rsidR="009C0DCF" w:rsidRPr="009C0DCF" w:rsidRDefault="009C0DCF" w:rsidP="009C0DCF">
      <w:pPr>
        <w:rPr>
          <w:sz w:val="28"/>
          <w:szCs w:val="28"/>
        </w:rPr>
      </w:pPr>
    </w:p>
    <w:sectPr w:rsidR="009C0DCF" w:rsidRPr="009C0DCF" w:rsidSect="00156820">
      <w:footerReference w:type="default" r:id="rId22"/>
      <w:pgSz w:w="16838" w:h="11906" w:orient="landscape"/>
      <w:pgMar w:top="851" w:right="851" w:bottom="851" w:left="851" w:header="709"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Hayden McKenna" w:date="2015-03-28T18:24:00Z" w:initials="HM">
    <w:p w14:paraId="23154C97" w14:textId="77777777" w:rsidR="007A46D3" w:rsidRDefault="007A46D3">
      <w:pPr>
        <w:pStyle w:val="CommentText"/>
      </w:pPr>
      <w:r>
        <w:rPr>
          <w:rStyle w:val="CommentReference"/>
        </w:rPr>
        <w:annotationRef/>
      </w:r>
      <w:r>
        <w:t>Source? Does most mean literally a majority (&gt;50%)?</w:t>
      </w:r>
    </w:p>
  </w:comment>
  <w:comment w:id="3" w:author="Hayden McKenna" w:date="2015-03-28T18:26:00Z" w:initials="HM">
    <w:p w14:paraId="03281307" w14:textId="77777777" w:rsidR="007A46D3" w:rsidRDefault="007A46D3">
      <w:pPr>
        <w:pStyle w:val="CommentText"/>
      </w:pPr>
      <w:r>
        <w:rPr>
          <w:rStyle w:val="CommentReference"/>
        </w:rPr>
        <w:annotationRef/>
      </w:r>
      <w:r>
        <w:t xml:space="preserve">Studyhplc.com is about liquid chromatography, not gas chromatography. It doesn’t mention the word “gas” or the word “volatility”. So where did you get the idea that gas chromatography separates compounds “based on their </w:t>
      </w:r>
      <w:r w:rsidRPr="004C7E34">
        <w:rPr>
          <w:b/>
        </w:rPr>
        <w:t>volatility</w:t>
      </w:r>
      <w:r>
        <w:t>”??</w:t>
      </w:r>
    </w:p>
  </w:comment>
  <w:comment w:id="4" w:author="Hayden McKenna" w:date="2015-03-28T19:26:00Z" w:initials="HM">
    <w:p w14:paraId="1B5DE4D4" w14:textId="7FAF7A17" w:rsidR="007A46D3" w:rsidRDefault="007A46D3">
      <w:pPr>
        <w:pStyle w:val="CommentText"/>
      </w:pPr>
      <w:r>
        <w:t xml:space="preserve">Either “between </w:t>
      </w:r>
      <w:r>
        <w:rPr>
          <w:rStyle w:val="CommentReference"/>
        </w:rPr>
        <w:annotationRef/>
      </w:r>
      <w:r>
        <w:t xml:space="preserve">40 °C and 320 °C” or “from 40-320 °C”  </w:t>
      </w:r>
    </w:p>
  </w:comment>
  <w:comment w:id="5" w:author="Hayden McKenna" w:date="2015-03-28T19:27:00Z" w:initials="HM">
    <w:p w14:paraId="09EBBFC4" w14:textId="1028DB06" w:rsidR="007A46D3" w:rsidRDefault="007A46D3">
      <w:pPr>
        <w:pStyle w:val="CommentText"/>
      </w:pPr>
      <w:r>
        <w:rPr>
          <w:rStyle w:val="CommentReference"/>
        </w:rPr>
        <w:annotationRef/>
      </w:r>
      <w:r>
        <w:t>Your in-text references are size 11 font but the rest is size 12 font. This should be consistent.</w:t>
      </w:r>
    </w:p>
  </w:comment>
  <w:comment w:id="6" w:author="Hayden McKenna" w:date="2015-03-28T19:28:00Z" w:initials="HM">
    <w:p w14:paraId="325BC908" w14:textId="0A003D94" w:rsidR="007A46D3" w:rsidRDefault="007A46D3">
      <w:pPr>
        <w:pStyle w:val="CommentText"/>
      </w:pPr>
      <w:r>
        <w:rPr>
          <w:rStyle w:val="CommentReference"/>
        </w:rPr>
        <w:annotationRef/>
      </w:r>
      <w:r>
        <w:t>But your report was about drugs, not things like acetone. Just because you have found information doesn’t mean it is relevant to the report.</w:t>
      </w:r>
    </w:p>
    <w:p w14:paraId="46471F12" w14:textId="77777777" w:rsidR="007A46D3" w:rsidRDefault="007A46D3">
      <w:pPr>
        <w:pStyle w:val="CommentText"/>
      </w:pPr>
    </w:p>
    <w:p w14:paraId="317FDA3E" w14:textId="17CEF116" w:rsidR="007A46D3" w:rsidRDefault="007A46D3">
      <w:pPr>
        <w:pStyle w:val="CommentText"/>
      </w:pPr>
      <w:r>
        <w:t>Is BAC ‘blood alcohol content’ or something else? This should be defined.</w:t>
      </w:r>
    </w:p>
  </w:comment>
  <w:comment w:id="7" w:author="Hayden McKenna" w:date="2015-03-28T19:28:00Z" w:initials="HM">
    <w:p w14:paraId="79039B00" w14:textId="2F36ADE2" w:rsidR="007A46D3" w:rsidRDefault="007A46D3">
      <w:pPr>
        <w:pStyle w:val="CommentText"/>
      </w:pPr>
      <w:r>
        <w:rPr>
          <w:rStyle w:val="CommentReference"/>
        </w:rPr>
        <w:annotationRef/>
      </w:r>
      <w:r>
        <w:t>True, but adsorption also plays a role.</w:t>
      </w:r>
    </w:p>
  </w:comment>
  <w:comment w:id="9" w:author="Hayden McKenna" w:date="2015-03-28T19:30:00Z" w:initials="HM">
    <w:p w14:paraId="2CA1AC31" w14:textId="4427B12B" w:rsidR="007A46D3" w:rsidRDefault="007A46D3">
      <w:pPr>
        <w:pStyle w:val="CommentText"/>
      </w:pPr>
      <w:r>
        <w:rPr>
          <w:rStyle w:val="CommentReference"/>
        </w:rPr>
        <w:annotationRef/>
      </w:r>
      <w:r>
        <w:t>The paragraph below is too long. It should be broken into 2 or 3 separate paragraphs for readability.</w:t>
      </w:r>
    </w:p>
    <w:p w14:paraId="41C48EB8" w14:textId="77777777" w:rsidR="007A46D3" w:rsidRDefault="007A46D3">
      <w:pPr>
        <w:pStyle w:val="CommentText"/>
      </w:pPr>
    </w:p>
    <w:p w14:paraId="2CA4095A" w14:textId="7299C868" w:rsidR="007A46D3" w:rsidRDefault="007A46D3">
      <w:pPr>
        <w:pStyle w:val="CommentText"/>
      </w:pPr>
      <w:proofErr w:type="spellStart"/>
      <w:r>
        <w:t>Eg</w:t>
      </w:r>
      <w:proofErr w:type="spellEnd"/>
    </w:p>
    <w:p w14:paraId="2C0799BD" w14:textId="0264ED8F" w:rsidR="007A46D3" w:rsidRDefault="007A46D3" w:rsidP="00A75024">
      <w:pPr>
        <w:pStyle w:val="CommentText"/>
        <w:numPr>
          <w:ilvl w:val="0"/>
          <w:numId w:val="1"/>
        </w:numPr>
      </w:pPr>
      <w:r>
        <w:t>Parts of mass spectrometer (and Figure 3)</w:t>
      </w:r>
    </w:p>
    <w:p w14:paraId="10AA37B1" w14:textId="25264AA4" w:rsidR="007A46D3" w:rsidRDefault="007A46D3" w:rsidP="00A75024">
      <w:pPr>
        <w:pStyle w:val="CommentText"/>
        <w:numPr>
          <w:ilvl w:val="0"/>
          <w:numId w:val="1"/>
        </w:numPr>
      </w:pPr>
      <w:r>
        <w:t>Ionisation and acceleration processes</w:t>
      </w:r>
    </w:p>
    <w:p w14:paraId="1319EDEE" w14:textId="490A30B2" w:rsidR="007A46D3" w:rsidRDefault="007A46D3" w:rsidP="00A75024">
      <w:pPr>
        <w:pStyle w:val="CommentText"/>
        <w:numPr>
          <w:ilvl w:val="0"/>
          <w:numId w:val="1"/>
        </w:numPr>
      </w:pPr>
      <w:r>
        <w:t>Deflection and detection processes</w:t>
      </w:r>
    </w:p>
  </w:comment>
  <w:comment w:id="11" w:author="Hayden McKenna" w:date="2015-03-28T18:32:00Z" w:initials="HM">
    <w:p w14:paraId="336EA2AD" w14:textId="77777777" w:rsidR="007A46D3" w:rsidRDefault="007A46D3">
      <w:pPr>
        <w:pStyle w:val="CommentText"/>
      </w:pPr>
      <w:r>
        <w:rPr>
          <w:rStyle w:val="CommentReference"/>
        </w:rPr>
        <w:annotationRef/>
      </w:r>
      <w:r>
        <w:t>This is not a formal term</w:t>
      </w:r>
    </w:p>
  </w:comment>
  <w:comment w:id="12" w:author="Hayden McKenna" w:date="2015-03-28T18:32:00Z" w:initials="HM">
    <w:p w14:paraId="366383FE" w14:textId="77777777" w:rsidR="007A46D3" w:rsidRDefault="007A46D3">
      <w:pPr>
        <w:pStyle w:val="CommentText"/>
      </w:pPr>
      <w:r>
        <w:rPr>
          <w:rStyle w:val="CommentReference"/>
        </w:rPr>
        <w:annotationRef/>
      </w:r>
      <w:r>
        <w:t>??</w:t>
      </w:r>
    </w:p>
  </w:comment>
  <w:comment w:id="14" w:author="Hayden McKenna" w:date="2015-03-28T18:33:00Z" w:initials="HM">
    <w:p w14:paraId="22CB7A25" w14:textId="77777777" w:rsidR="007A46D3" w:rsidRDefault="007A46D3">
      <w:pPr>
        <w:pStyle w:val="CommentText"/>
      </w:pPr>
      <w:r>
        <w:rPr>
          <w:rStyle w:val="CommentReference"/>
        </w:rPr>
        <w:annotationRef/>
      </w:r>
      <w:r>
        <w:t>Lower-case “c”.</w:t>
      </w:r>
    </w:p>
  </w:comment>
  <w:comment w:id="15" w:author="Hayden McKenna" w:date="2015-03-28T18:33:00Z" w:initials="HM">
    <w:p w14:paraId="7319B33B" w14:textId="77777777" w:rsidR="007A46D3" w:rsidRDefault="007A46D3">
      <w:pPr>
        <w:pStyle w:val="CommentText"/>
      </w:pPr>
      <w:r>
        <w:rPr>
          <w:rStyle w:val="CommentReference"/>
        </w:rPr>
        <w:annotationRef/>
      </w:r>
      <w:r>
        <w:t>Avoid personal pronouns.</w:t>
      </w:r>
    </w:p>
  </w:comment>
  <w:comment w:id="17" w:author="Hayden McKenna" w:date="2015-03-28T19:33:00Z" w:initials="HM">
    <w:p w14:paraId="254E46DB" w14:textId="77777777" w:rsidR="007A46D3" w:rsidRDefault="007A46D3">
      <w:pPr>
        <w:pStyle w:val="CommentText"/>
      </w:pPr>
      <w:r>
        <w:t>Be more specific.</w:t>
      </w:r>
    </w:p>
    <w:p w14:paraId="0B8F4566" w14:textId="77777777" w:rsidR="007A46D3" w:rsidRDefault="007A46D3">
      <w:pPr>
        <w:pStyle w:val="CommentText"/>
      </w:pPr>
    </w:p>
    <w:p w14:paraId="05D6E80F" w14:textId="4700FA4D" w:rsidR="007A46D3" w:rsidRDefault="007A46D3">
      <w:pPr>
        <w:pStyle w:val="CommentText"/>
      </w:pPr>
      <w:r>
        <w:t>“</w:t>
      </w:r>
      <w:r>
        <w:rPr>
          <w:rStyle w:val="CommentReference"/>
        </w:rPr>
        <w:annotationRef/>
      </w:r>
      <w:r>
        <w:t>Mass spectrum of THC-COOH showing major peaks with m/z 327, 299, and 345.”</w:t>
      </w:r>
    </w:p>
  </w:comment>
  <w:comment w:id="18" w:author="Hayden McKenna" w:date="2015-03-28T19:32:00Z" w:initials="HM">
    <w:p w14:paraId="0C501BEB" w14:textId="751370AF" w:rsidR="007A46D3" w:rsidRDefault="007A46D3">
      <w:pPr>
        <w:pStyle w:val="CommentText"/>
      </w:pPr>
      <w:r>
        <w:rPr>
          <w:rStyle w:val="CommentReference"/>
        </w:rPr>
        <w:annotationRef/>
      </w:r>
      <w:r>
        <w:t xml:space="preserve">Mass spectrums are not of a whole sample but of one of the individual compounds from a sample. </w:t>
      </w:r>
    </w:p>
  </w:comment>
  <w:comment w:id="19" w:author="Hayden McKenna" w:date="2015-03-28T19:33:00Z" w:initials="HM">
    <w:p w14:paraId="12662356" w14:textId="4B35D23D" w:rsidR="007A46D3" w:rsidRDefault="007A46D3">
      <w:pPr>
        <w:pStyle w:val="CommentText"/>
      </w:pPr>
      <w:r>
        <w:rPr>
          <w:rStyle w:val="CommentReference"/>
        </w:rPr>
        <w:annotationRef/>
      </w:r>
      <w:r>
        <w:t>A lot of this paragraph is repeating steps that you already described earlier. Doesn’t necessarily need to be repeated.</w:t>
      </w:r>
    </w:p>
  </w:comment>
  <w:comment w:id="20" w:author="Hayden McKenna" w:date="2015-03-28T18:34:00Z" w:initials="HM">
    <w:p w14:paraId="3BFDDDD0" w14:textId="77777777" w:rsidR="007A46D3" w:rsidRDefault="007A46D3">
      <w:pPr>
        <w:pStyle w:val="CommentText"/>
      </w:pPr>
      <w:r>
        <w:rPr>
          <w:rStyle w:val="CommentReference"/>
        </w:rPr>
        <w:annotationRef/>
      </w:r>
      <w:r>
        <w:t>This is informal. You need to use the proper chemical terms.</w:t>
      </w:r>
    </w:p>
  </w:comment>
  <w:comment w:id="21" w:author="Hayden McKenna" w:date="2015-03-28T18:35:00Z" w:initials="HM">
    <w:p w14:paraId="15334650" w14:textId="77777777" w:rsidR="007A46D3" w:rsidRDefault="007A46D3">
      <w:pPr>
        <w:pStyle w:val="CommentText"/>
      </w:pPr>
      <w:r>
        <w:rPr>
          <w:rStyle w:val="CommentReference"/>
        </w:rPr>
        <w:annotationRef/>
      </w:r>
      <w:r>
        <w:t>This is informal language and not relevant. (The topic was about detecting drugs using GC-MS, not about the difficulty of GC-MS to ‘grasp’)</w:t>
      </w:r>
    </w:p>
  </w:comment>
  <w:comment w:id="22" w:author="Hayden McKenna" w:date="2015-03-28T18:38:00Z" w:initials="HM">
    <w:p w14:paraId="6B1D250E" w14:textId="77777777" w:rsidR="007A46D3" w:rsidRDefault="007A46D3">
      <w:pPr>
        <w:pStyle w:val="CommentText"/>
      </w:pPr>
      <w:r>
        <w:rPr>
          <w:rStyle w:val="CommentReference"/>
        </w:rPr>
        <w:annotationRef/>
      </w:r>
      <w:r>
        <w:t>Informal language</w:t>
      </w:r>
    </w:p>
  </w:comment>
  <w:comment w:id="23" w:author="Hayden McKenna" w:date="2015-03-28T18:38:00Z" w:initials="HM">
    <w:p w14:paraId="58237A8D" w14:textId="77777777" w:rsidR="007A46D3" w:rsidRDefault="007A46D3">
      <w:pPr>
        <w:pStyle w:val="CommentText"/>
      </w:pPr>
      <w:r>
        <w:rPr>
          <w:rStyle w:val="CommentReference"/>
        </w:rPr>
        <w:annotationRef/>
      </w:r>
      <w:r>
        <w:t>Avoid personal pronouns</w:t>
      </w:r>
    </w:p>
  </w:comment>
  <w:comment w:id="24" w:author="Hayden McKenna" w:date="2015-03-28T18:37:00Z" w:initials="HM">
    <w:p w14:paraId="642165C9" w14:textId="77777777" w:rsidR="007A46D3" w:rsidRDefault="007A46D3">
      <w:pPr>
        <w:pStyle w:val="CommentText"/>
      </w:pPr>
      <w:r>
        <w:rPr>
          <w:rStyle w:val="CommentReference"/>
        </w:rPr>
        <w:annotationRef/>
      </w:r>
      <w:r>
        <w:t>Conclusion didn’t summarise main ideas.</w:t>
      </w:r>
    </w:p>
    <w:p w14:paraId="704AC5CE" w14:textId="77777777" w:rsidR="007A46D3" w:rsidRDefault="007A46D3">
      <w:pPr>
        <w:pStyle w:val="CommentText"/>
      </w:pPr>
    </w:p>
    <w:p w14:paraId="7F935E5A" w14:textId="77777777" w:rsidR="007A46D3" w:rsidRPr="002C2898" w:rsidRDefault="007A46D3">
      <w:pPr>
        <w:pStyle w:val="CommentText"/>
        <w:rPr>
          <w:i/>
        </w:rPr>
      </w:pPr>
      <w:r>
        <w:rPr>
          <w:i/>
        </w:rPr>
        <w:t>“There is a need to detect for drugs such as cannabis in modern times. Gas chromatography-mass spectrometry is a powerful tool which allows such analysis. GC allows compounds to be separated and MS allows for the identification of different compounds. When used in conjunction they allow for metabolites of drugs such as cannabis to be detected from very small sample sizes with a high degree of reliability.</w:t>
      </w:r>
    </w:p>
  </w:comment>
  <w:comment w:id="25" w:author="Hayden McKenna" w:date="2015-03-28T19:37:00Z" w:initials="HM">
    <w:p w14:paraId="2BAABE67" w14:textId="79BD3886" w:rsidR="007A46D3" w:rsidRDefault="007A46D3">
      <w:pPr>
        <w:pStyle w:val="CommentText"/>
      </w:pPr>
      <w:r>
        <w:rPr>
          <w:rStyle w:val="CommentReference"/>
        </w:rPr>
        <w:annotationRef/>
      </w:r>
      <w:r>
        <w:t>This should be “</w:t>
      </w:r>
      <w:proofErr w:type="spellStart"/>
      <w:r w:rsidRPr="00C44D89">
        <w:t>Júnio</w:t>
      </w:r>
      <w:r>
        <w:t>r</w:t>
      </w:r>
      <w:proofErr w:type="spellEnd"/>
      <w:r>
        <w:t>”</w:t>
      </w:r>
    </w:p>
  </w:comment>
  <w:comment w:id="26" w:author="Hayden McKenna" w:date="2015-03-28T19:37:00Z" w:initials="HM">
    <w:p w14:paraId="0A08F78F" w14:textId="58FAE186" w:rsidR="007A46D3" w:rsidRDefault="007A46D3">
      <w:pPr>
        <w:pStyle w:val="CommentText"/>
      </w:pPr>
      <w:r>
        <w:rPr>
          <w:rStyle w:val="CommentReference"/>
        </w:rPr>
        <w:annotationRef/>
      </w:r>
      <w:r>
        <w:t>This should be “</w:t>
      </w:r>
      <w:proofErr w:type="spellStart"/>
      <w:r w:rsidRPr="00C44D89">
        <w:t>Química</w:t>
      </w:r>
      <w:proofErr w:type="spellEnd"/>
      <w:r w:rsidRPr="00C44D89">
        <w:t xml:space="preserve"> Nova</w:t>
      </w:r>
      <w:r>
        <w:t>” (full name) or “</w:t>
      </w:r>
      <w:proofErr w:type="spellStart"/>
      <w:r>
        <w:t>Quím</w:t>
      </w:r>
      <w:proofErr w:type="spellEnd"/>
      <w:r>
        <w:t>.</w:t>
      </w:r>
      <w:r w:rsidRPr="00C44D89">
        <w:t xml:space="preserve"> Nova</w:t>
      </w:r>
      <w:r>
        <w:t>” (abbreviation)</w:t>
      </w:r>
    </w:p>
  </w:comment>
  <w:comment w:id="27" w:author="Hayden McKenna" w:date="2015-03-28T19:37:00Z" w:initials="HM">
    <w:p w14:paraId="047AB662" w14:textId="69B8E49F" w:rsidR="007A46D3" w:rsidRPr="00C44D89" w:rsidRDefault="007A46D3">
      <w:pPr>
        <w:pStyle w:val="CommentText"/>
        <w:rPr>
          <w:b/>
        </w:rPr>
      </w:pPr>
      <w:r>
        <w:rPr>
          <w:rStyle w:val="CommentReference"/>
        </w:rPr>
        <w:annotationRef/>
      </w:r>
      <w:r>
        <w:t xml:space="preserve">Author name is </w:t>
      </w:r>
      <w:r>
        <w:rPr>
          <w:b/>
        </w:rPr>
        <w:t>Clark, J.</w:t>
      </w:r>
    </w:p>
  </w:comment>
  <w:comment w:id="28" w:author="Hayden McKenna" w:date="2015-03-28T19:38:00Z" w:initials="HM">
    <w:p w14:paraId="58DB2AB5" w14:textId="09E54373" w:rsidR="007A46D3" w:rsidRDefault="007A46D3">
      <w:pPr>
        <w:pStyle w:val="CommentText"/>
      </w:pPr>
      <w:r>
        <w:rPr>
          <w:rStyle w:val="CommentReference"/>
        </w:rPr>
        <w:annotationRef/>
      </w:r>
      <w:r>
        <w:t xml:space="preserve">Authors are </w:t>
      </w:r>
      <w:proofErr w:type="spellStart"/>
      <w:r>
        <w:rPr>
          <w:b/>
        </w:rPr>
        <w:t>Thet</w:t>
      </w:r>
      <w:proofErr w:type="spellEnd"/>
      <w:r>
        <w:rPr>
          <w:b/>
        </w:rPr>
        <w:t>, K. &amp; Woo, N.</w:t>
      </w:r>
    </w:p>
    <w:p w14:paraId="3B594308" w14:textId="77777777" w:rsidR="007A46D3" w:rsidRDefault="007A46D3">
      <w:pPr>
        <w:pStyle w:val="CommentText"/>
      </w:pPr>
    </w:p>
    <w:p w14:paraId="6A6D62D8" w14:textId="0175E99D" w:rsidR="007A46D3" w:rsidRPr="00C44D89" w:rsidRDefault="007A46D3">
      <w:pPr>
        <w:pStyle w:val="CommentText"/>
      </w:pPr>
      <w:r>
        <w:t>There is no publish year (not 2015)</w:t>
      </w:r>
    </w:p>
  </w:comment>
  <w:comment w:id="29" w:author="Hayden McKenna" w:date="2015-03-28T19:39:00Z" w:initials="HM">
    <w:p w14:paraId="238FEA27" w14:textId="39E03DCF" w:rsidR="007A46D3" w:rsidRDefault="007A46D3">
      <w:pPr>
        <w:pStyle w:val="CommentText"/>
      </w:pPr>
      <w:r>
        <w:rPr>
          <w:rStyle w:val="CommentReference"/>
        </w:rPr>
        <w:annotationRef/>
      </w:r>
      <w:r>
        <w:t>You already included this reference above (but without the author name). This time you have the author name but missed the year (2015)</w:t>
      </w:r>
    </w:p>
  </w:comment>
  <w:comment w:id="30" w:author="Hayden McKenna" w:date="2015-03-28T19:39:00Z" w:initials="HM">
    <w:p w14:paraId="6AB000FE" w14:textId="43955D01" w:rsidR="007A46D3" w:rsidRDefault="007A46D3">
      <w:pPr>
        <w:pStyle w:val="CommentText"/>
      </w:pPr>
      <w:r>
        <w:rPr>
          <w:rStyle w:val="CommentReference"/>
        </w:rPr>
        <w:annotationRef/>
      </w:r>
      <w:r>
        <w:t>Publish location is Melbourne</w:t>
      </w:r>
    </w:p>
  </w:comment>
  <w:comment w:id="31" w:author="Hayden McKenna" w:date="2015-03-28T19:40:00Z" w:initials="HM">
    <w:p w14:paraId="13C46ABB" w14:textId="3E133E77" w:rsidR="007A46D3" w:rsidRDefault="007A46D3">
      <w:pPr>
        <w:pStyle w:val="CommentText"/>
      </w:pPr>
      <w:r>
        <w:rPr>
          <w:rStyle w:val="CommentReference"/>
        </w:rPr>
        <w:annotationRef/>
      </w:r>
      <w:r>
        <w:t>This should be:</w:t>
      </w:r>
    </w:p>
    <w:p w14:paraId="211F0518" w14:textId="7D49370C" w:rsidR="007A46D3" w:rsidRDefault="007A46D3">
      <w:pPr>
        <w:pStyle w:val="CommentText"/>
      </w:pPr>
      <w:r>
        <w:t>Study HPLC (2010)</w:t>
      </w:r>
    </w:p>
  </w:comment>
  <w:comment w:id="32" w:author="Hayden McKenna" w:date="2015-03-28T19:41:00Z" w:initials="HM">
    <w:p w14:paraId="6F5E6F39" w14:textId="50C17451" w:rsidR="007A46D3" w:rsidRDefault="007A46D3">
      <w:pPr>
        <w:pStyle w:val="CommentText"/>
      </w:pPr>
      <w:r>
        <w:rPr>
          <w:rStyle w:val="CommentReference"/>
        </w:rPr>
        <w:annotationRef/>
      </w:r>
      <w:r>
        <w:t>Correct reference is:</w:t>
      </w:r>
    </w:p>
    <w:p w14:paraId="1A0519F4" w14:textId="77777777" w:rsidR="007A46D3" w:rsidRDefault="007A46D3">
      <w:pPr>
        <w:pStyle w:val="CommentText"/>
      </w:pPr>
    </w:p>
    <w:p w14:paraId="758B0E84" w14:textId="6CFB5F33" w:rsidR="007A46D3" w:rsidRPr="0025089D" w:rsidRDefault="007A46D3" w:rsidP="0025089D">
      <w:pPr>
        <w:spacing w:after="0" w:line="240" w:lineRule="auto"/>
        <w:rPr>
          <w:rFonts w:ascii="Times" w:eastAsia="Times New Roman" w:hAnsi="Times" w:cs="Times New Roman"/>
          <w:sz w:val="20"/>
          <w:szCs w:val="20"/>
        </w:rPr>
      </w:pPr>
      <w:r>
        <w:rPr>
          <w:rFonts w:ascii="Times" w:eastAsia="Times New Roman" w:hAnsi="Times" w:cs="Times New Roman"/>
          <w:sz w:val="20"/>
          <w:szCs w:val="20"/>
        </w:rPr>
        <w:t>Oregon State University</w:t>
      </w:r>
      <w:r w:rsidRPr="0025089D">
        <w:rPr>
          <w:rFonts w:ascii="Times" w:eastAsia="Times New Roman" w:hAnsi="Times" w:cs="Times New Roman"/>
          <w:sz w:val="20"/>
          <w:szCs w:val="20"/>
        </w:rPr>
        <w:t xml:space="preserve">. </w:t>
      </w:r>
      <w:r w:rsidRPr="0025089D">
        <w:rPr>
          <w:rFonts w:ascii="Times" w:eastAsia="Times New Roman" w:hAnsi="Times" w:cs="Times New Roman"/>
          <w:i/>
          <w:iCs/>
          <w:sz w:val="20"/>
          <w:szCs w:val="20"/>
        </w:rPr>
        <w:t>GCMS - How does it work?</w:t>
      </w:r>
      <w:r w:rsidRPr="0025089D">
        <w:rPr>
          <w:rFonts w:ascii="Times" w:eastAsia="Times New Roman" w:hAnsi="Times" w:cs="Times New Roman"/>
          <w:sz w:val="20"/>
          <w:szCs w:val="20"/>
        </w:rPr>
        <w:t xml:space="preserve"> Retrieved 24 March 2015, from http://unsolvedmysteries.oregonstate.edu/MS_05</w:t>
      </w:r>
    </w:p>
    <w:p w14:paraId="289816A0" w14:textId="77777777" w:rsidR="007A46D3" w:rsidRDefault="007A46D3">
      <w:pPr>
        <w:pStyle w:val="CommentText"/>
      </w:pPr>
    </w:p>
  </w:comment>
  <w:comment w:id="33" w:author="Hayden McKenna" w:date="2015-03-28T19:44:00Z" w:initials="HM">
    <w:p w14:paraId="028028DC" w14:textId="5C07F541" w:rsidR="007A46D3" w:rsidRDefault="007A46D3">
      <w:pPr>
        <w:pStyle w:val="CommentText"/>
      </w:pPr>
      <w:r>
        <w:rPr>
          <w:rStyle w:val="CommentReference"/>
        </w:rPr>
        <w:annotationRef/>
      </w:r>
      <w:r>
        <w:t>Because you have two Wikipedia articles from the same year, both would appear as (Wikipedia, 2015) in your in-text references. To fix this, the first one in the bibliography has the year written as “</w:t>
      </w:r>
      <w:r>
        <w:rPr>
          <w:b/>
        </w:rPr>
        <w:t>2015a”</w:t>
      </w:r>
      <w:r>
        <w:t xml:space="preserve"> and the second one has the year written as </w:t>
      </w:r>
      <w:r>
        <w:rPr>
          <w:b/>
        </w:rPr>
        <w:t>“2015b”</w:t>
      </w:r>
      <w:r>
        <w:t>.</w:t>
      </w:r>
    </w:p>
    <w:p w14:paraId="0EE28735" w14:textId="77777777" w:rsidR="007A46D3" w:rsidRDefault="007A46D3">
      <w:pPr>
        <w:pStyle w:val="CommentText"/>
      </w:pPr>
    </w:p>
    <w:p w14:paraId="2369A504" w14:textId="319AF0EB" w:rsidR="007A46D3" w:rsidRPr="0025089D" w:rsidRDefault="007A46D3">
      <w:pPr>
        <w:pStyle w:val="CommentText"/>
      </w:pPr>
      <w:r>
        <w:t>This is also done for in-text references so you have (Wikipedia, 2015a) and (Wikipedia, 2015b)</w:t>
      </w:r>
    </w:p>
  </w:comment>
  <w:comment w:id="34" w:author="Hayden McKenna" w:date="2015-03-28T18:39:00Z" w:initials="HM">
    <w:p w14:paraId="271649A6" w14:textId="77777777" w:rsidR="007A46D3" w:rsidRDefault="007A46D3">
      <w:pPr>
        <w:pStyle w:val="CommentText"/>
        <w:rPr>
          <w:b/>
        </w:rPr>
      </w:pPr>
      <w:r>
        <w:rPr>
          <w:b/>
        </w:rPr>
        <w:t>Marks awarded: 5/6</w:t>
      </w:r>
    </w:p>
    <w:p w14:paraId="28E78CBB" w14:textId="77777777" w:rsidR="007A46D3" w:rsidRDefault="007A46D3">
      <w:pPr>
        <w:pStyle w:val="CommentText"/>
        <w:rPr>
          <w:b/>
        </w:rPr>
      </w:pPr>
    </w:p>
    <w:p w14:paraId="560EBDA5" w14:textId="77777777" w:rsidR="007A46D3" w:rsidRDefault="007A46D3">
      <w:pPr>
        <w:pStyle w:val="CommentText"/>
      </w:pPr>
      <w:r>
        <w:t>MS was okay</w:t>
      </w:r>
    </w:p>
    <w:p w14:paraId="03A1809B" w14:textId="77777777" w:rsidR="007A46D3" w:rsidRDefault="007A46D3">
      <w:pPr>
        <w:pStyle w:val="CommentText"/>
      </w:pPr>
    </w:p>
    <w:p w14:paraId="1838FE7E" w14:textId="65CF6B89" w:rsidR="007A46D3" w:rsidRDefault="007A46D3">
      <w:pPr>
        <w:pStyle w:val="CommentText"/>
      </w:pPr>
      <w:r>
        <w:t xml:space="preserve">GC: </w:t>
      </w:r>
      <w:r>
        <w:rPr>
          <w:rStyle w:val="CommentReference"/>
        </w:rPr>
        <w:annotationRef/>
      </w:r>
      <w:r>
        <w:t>Talked about volatility but didn’t explain the role of adsorption in the chromatographic process</w:t>
      </w:r>
    </w:p>
  </w:comment>
  <w:comment w:id="35" w:author="Hayden McKenna" w:date="2015-03-28T18:42:00Z" w:initials="HM">
    <w:p w14:paraId="2E0150F4" w14:textId="77777777" w:rsidR="007A46D3" w:rsidRDefault="007A46D3">
      <w:pPr>
        <w:pStyle w:val="CommentText"/>
        <w:rPr>
          <w:b/>
        </w:rPr>
      </w:pPr>
      <w:r w:rsidRPr="007E211E">
        <w:rPr>
          <w:rStyle w:val="CommentReference"/>
          <w:b/>
        </w:rPr>
        <w:annotationRef/>
      </w:r>
      <w:r w:rsidRPr="007E211E">
        <w:rPr>
          <w:b/>
        </w:rPr>
        <w:t>Marks awarded: 0.5/1</w:t>
      </w:r>
    </w:p>
    <w:p w14:paraId="038B7C0F" w14:textId="77777777" w:rsidR="007A46D3" w:rsidRDefault="007A46D3">
      <w:pPr>
        <w:pStyle w:val="CommentText"/>
        <w:rPr>
          <w:b/>
        </w:rPr>
      </w:pPr>
    </w:p>
    <w:p w14:paraId="36DBE170" w14:textId="70992BFA" w:rsidR="007A46D3" w:rsidRPr="007E211E" w:rsidRDefault="007A46D3">
      <w:pPr>
        <w:pStyle w:val="CommentText"/>
      </w:pPr>
      <w:r>
        <w:t xml:space="preserve">Spelling and grammar were okay, but informal language was used and conclusion was too general. </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E5E2D4" w14:textId="77777777" w:rsidR="007A46D3" w:rsidRDefault="007A46D3" w:rsidP="00B13D4B">
      <w:pPr>
        <w:spacing w:after="0" w:line="240" w:lineRule="auto"/>
      </w:pPr>
      <w:r>
        <w:separator/>
      </w:r>
    </w:p>
  </w:endnote>
  <w:endnote w:type="continuationSeparator" w:id="0">
    <w:p w14:paraId="1788EE3E" w14:textId="77777777" w:rsidR="007A46D3" w:rsidRDefault="007A46D3" w:rsidP="00B13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ＭＳ ゴシック">
    <w:charset w:val="4E"/>
    <w:family w:val="auto"/>
    <w:pitch w:val="variable"/>
    <w:sig w:usb0="00000001" w:usb1="08070000" w:usb2="00000010" w:usb3="00000000" w:csb0="00020000" w:csb1="00000000"/>
  </w:font>
  <w:font w:name="Calibri Light">
    <w:altName w:val="Calibri"/>
    <w:charset w:val="00"/>
    <w:family w:val="swiss"/>
    <w:pitch w:val="variable"/>
    <w:sig w:usb0="00000001" w:usb1="4000207B"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3895940"/>
      <w:docPartObj>
        <w:docPartGallery w:val="Page Numbers (Bottom of Page)"/>
        <w:docPartUnique/>
      </w:docPartObj>
    </w:sdtPr>
    <w:sdtEndPr>
      <w:rPr>
        <w:noProof/>
      </w:rPr>
    </w:sdtEndPr>
    <w:sdtContent>
      <w:p w14:paraId="30FEB13F" w14:textId="77777777" w:rsidR="007A46D3" w:rsidRDefault="007A46D3">
        <w:pPr>
          <w:pStyle w:val="Footer"/>
          <w:jc w:val="center"/>
        </w:pPr>
        <w:r>
          <w:fldChar w:fldCharType="begin"/>
        </w:r>
        <w:r>
          <w:instrText xml:space="preserve"> PAGE   \* MERGEFORMAT </w:instrText>
        </w:r>
        <w:r>
          <w:fldChar w:fldCharType="separate"/>
        </w:r>
        <w:r w:rsidR="007212FA">
          <w:rPr>
            <w:noProof/>
          </w:rPr>
          <w:t>7</w:t>
        </w:r>
        <w:r>
          <w:rPr>
            <w:noProof/>
          </w:rPr>
          <w:fldChar w:fldCharType="end"/>
        </w:r>
      </w:p>
    </w:sdtContent>
  </w:sdt>
  <w:p w14:paraId="35E278A2" w14:textId="77777777" w:rsidR="007A46D3" w:rsidRDefault="007A46D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DE2879" w14:textId="77777777" w:rsidR="007A46D3" w:rsidRDefault="007A46D3" w:rsidP="00B13D4B">
      <w:pPr>
        <w:spacing w:after="0" w:line="240" w:lineRule="auto"/>
      </w:pPr>
      <w:r>
        <w:separator/>
      </w:r>
    </w:p>
  </w:footnote>
  <w:footnote w:type="continuationSeparator" w:id="0">
    <w:p w14:paraId="6552FC05" w14:textId="77777777" w:rsidR="007A46D3" w:rsidRDefault="007A46D3" w:rsidP="00B13D4B">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71E212" w14:textId="77777777" w:rsidR="007A46D3" w:rsidRPr="0064518E" w:rsidRDefault="007A46D3" w:rsidP="0064518E">
    <w:pPr>
      <w:pStyle w:val="Header"/>
      <w:jc w:val="center"/>
      <w:rPr>
        <w:sz w:val="36"/>
        <w:szCs w:val="36"/>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8B6061" w14:textId="77777777" w:rsidR="007A46D3" w:rsidRPr="0064518E" w:rsidRDefault="007A46D3" w:rsidP="002C7905">
    <w:pPr>
      <w:pStyle w:val="Header"/>
      <w:jc w:val="center"/>
      <w:rPr>
        <w:sz w:val="36"/>
        <w:szCs w:val="36"/>
      </w:rPr>
    </w:pPr>
    <w:r>
      <w:rPr>
        <w:sz w:val="36"/>
        <w:szCs w:val="36"/>
      </w:rPr>
      <w:t xml:space="preserve">Gas Chromatography-Mass Spectrometry Applied in Detecting the Use of Cannabis Through a Urine Sample </w:t>
    </w:r>
  </w:p>
  <w:p w14:paraId="35FD18D2" w14:textId="77777777" w:rsidR="007A46D3" w:rsidRDefault="007A46D3">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DC6E4B"/>
    <w:multiLevelType w:val="hybridMultilevel"/>
    <w:tmpl w:val="ED24415E"/>
    <w:lvl w:ilvl="0" w:tplc="0478D354">
      <w:start w:val="4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0E86"/>
    <w:rsid w:val="000E67CF"/>
    <w:rsid w:val="000F6BED"/>
    <w:rsid w:val="00156820"/>
    <w:rsid w:val="001645A2"/>
    <w:rsid w:val="001B2E02"/>
    <w:rsid w:val="0025089D"/>
    <w:rsid w:val="002C2898"/>
    <w:rsid w:val="002C7905"/>
    <w:rsid w:val="002E3062"/>
    <w:rsid w:val="00301027"/>
    <w:rsid w:val="00337E31"/>
    <w:rsid w:val="00354928"/>
    <w:rsid w:val="0035658F"/>
    <w:rsid w:val="00380ACF"/>
    <w:rsid w:val="004721FB"/>
    <w:rsid w:val="004C7E34"/>
    <w:rsid w:val="004D6591"/>
    <w:rsid w:val="00510E1D"/>
    <w:rsid w:val="00544B49"/>
    <w:rsid w:val="00574995"/>
    <w:rsid w:val="00585477"/>
    <w:rsid w:val="005C5D36"/>
    <w:rsid w:val="005F351F"/>
    <w:rsid w:val="0064518E"/>
    <w:rsid w:val="007212FA"/>
    <w:rsid w:val="00790E86"/>
    <w:rsid w:val="007A46D3"/>
    <w:rsid w:val="007E211E"/>
    <w:rsid w:val="00847D44"/>
    <w:rsid w:val="00850416"/>
    <w:rsid w:val="0085058A"/>
    <w:rsid w:val="00875ABA"/>
    <w:rsid w:val="008A638E"/>
    <w:rsid w:val="008D56CE"/>
    <w:rsid w:val="008F3302"/>
    <w:rsid w:val="009C0D83"/>
    <w:rsid w:val="009C0DCF"/>
    <w:rsid w:val="00A75024"/>
    <w:rsid w:val="00AA7BFD"/>
    <w:rsid w:val="00AC526A"/>
    <w:rsid w:val="00AF62E3"/>
    <w:rsid w:val="00B13D4B"/>
    <w:rsid w:val="00B24A94"/>
    <w:rsid w:val="00B76DAD"/>
    <w:rsid w:val="00BB68A7"/>
    <w:rsid w:val="00BC7775"/>
    <w:rsid w:val="00C15C48"/>
    <w:rsid w:val="00C23E6C"/>
    <w:rsid w:val="00C44D89"/>
    <w:rsid w:val="00C9636B"/>
    <w:rsid w:val="00D05B35"/>
    <w:rsid w:val="00EA20F0"/>
    <w:rsid w:val="00EE75F8"/>
    <w:rsid w:val="00F379C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9D8B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D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D4B"/>
  </w:style>
  <w:style w:type="paragraph" w:styleId="Footer">
    <w:name w:val="footer"/>
    <w:basedOn w:val="Normal"/>
    <w:link w:val="FooterChar"/>
    <w:uiPriority w:val="99"/>
    <w:unhideWhenUsed/>
    <w:rsid w:val="00B13D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D4B"/>
  </w:style>
  <w:style w:type="table" w:styleId="TableGrid">
    <w:name w:val="Table Grid"/>
    <w:basedOn w:val="TableNormal"/>
    <w:uiPriority w:val="39"/>
    <w:rsid w:val="004C7E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C7E34"/>
    <w:rPr>
      <w:sz w:val="18"/>
      <w:szCs w:val="18"/>
    </w:rPr>
  </w:style>
  <w:style w:type="paragraph" w:styleId="CommentText">
    <w:name w:val="annotation text"/>
    <w:basedOn w:val="Normal"/>
    <w:link w:val="CommentTextChar"/>
    <w:uiPriority w:val="99"/>
    <w:semiHidden/>
    <w:unhideWhenUsed/>
    <w:rsid w:val="004C7E34"/>
    <w:pPr>
      <w:spacing w:line="240" w:lineRule="auto"/>
    </w:pPr>
    <w:rPr>
      <w:sz w:val="24"/>
      <w:szCs w:val="24"/>
    </w:rPr>
  </w:style>
  <w:style w:type="character" w:customStyle="1" w:styleId="CommentTextChar">
    <w:name w:val="Comment Text Char"/>
    <w:basedOn w:val="DefaultParagraphFont"/>
    <w:link w:val="CommentText"/>
    <w:uiPriority w:val="99"/>
    <w:semiHidden/>
    <w:rsid w:val="004C7E34"/>
    <w:rPr>
      <w:sz w:val="24"/>
      <w:szCs w:val="24"/>
    </w:rPr>
  </w:style>
  <w:style w:type="paragraph" w:styleId="CommentSubject">
    <w:name w:val="annotation subject"/>
    <w:basedOn w:val="CommentText"/>
    <w:next w:val="CommentText"/>
    <w:link w:val="CommentSubjectChar"/>
    <w:uiPriority w:val="99"/>
    <w:semiHidden/>
    <w:unhideWhenUsed/>
    <w:rsid w:val="004C7E34"/>
    <w:rPr>
      <w:b/>
      <w:bCs/>
      <w:sz w:val="20"/>
      <w:szCs w:val="20"/>
    </w:rPr>
  </w:style>
  <w:style w:type="character" w:customStyle="1" w:styleId="CommentSubjectChar">
    <w:name w:val="Comment Subject Char"/>
    <w:basedOn w:val="CommentTextChar"/>
    <w:link w:val="CommentSubject"/>
    <w:uiPriority w:val="99"/>
    <w:semiHidden/>
    <w:rsid w:val="004C7E34"/>
    <w:rPr>
      <w:b/>
      <w:bCs/>
      <w:sz w:val="20"/>
      <w:szCs w:val="20"/>
    </w:rPr>
  </w:style>
  <w:style w:type="paragraph" w:styleId="BalloonText">
    <w:name w:val="Balloon Text"/>
    <w:basedOn w:val="Normal"/>
    <w:link w:val="BalloonTextChar"/>
    <w:uiPriority w:val="99"/>
    <w:semiHidden/>
    <w:unhideWhenUsed/>
    <w:rsid w:val="004C7E34"/>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C7E3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D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D4B"/>
  </w:style>
  <w:style w:type="paragraph" w:styleId="Footer">
    <w:name w:val="footer"/>
    <w:basedOn w:val="Normal"/>
    <w:link w:val="FooterChar"/>
    <w:uiPriority w:val="99"/>
    <w:unhideWhenUsed/>
    <w:rsid w:val="00B13D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D4B"/>
  </w:style>
  <w:style w:type="table" w:styleId="TableGrid">
    <w:name w:val="Table Grid"/>
    <w:basedOn w:val="TableNormal"/>
    <w:uiPriority w:val="39"/>
    <w:rsid w:val="004C7E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C7E34"/>
    <w:rPr>
      <w:sz w:val="18"/>
      <w:szCs w:val="18"/>
    </w:rPr>
  </w:style>
  <w:style w:type="paragraph" w:styleId="CommentText">
    <w:name w:val="annotation text"/>
    <w:basedOn w:val="Normal"/>
    <w:link w:val="CommentTextChar"/>
    <w:uiPriority w:val="99"/>
    <w:semiHidden/>
    <w:unhideWhenUsed/>
    <w:rsid w:val="004C7E34"/>
    <w:pPr>
      <w:spacing w:line="240" w:lineRule="auto"/>
    </w:pPr>
    <w:rPr>
      <w:sz w:val="24"/>
      <w:szCs w:val="24"/>
    </w:rPr>
  </w:style>
  <w:style w:type="character" w:customStyle="1" w:styleId="CommentTextChar">
    <w:name w:val="Comment Text Char"/>
    <w:basedOn w:val="DefaultParagraphFont"/>
    <w:link w:val="CommentText"/>
    <w:uiPriority w:val="99"/>
    <w:semiHidden/>
    <w:rsid w:val="004C7E34"/>
    <w:rPr>
      <w:sz w:val="24"/>
      <w:szCs w:val="24"/>
    </w:rPr>
  </w:style>
  <w:style w:type="paragraph" w:styleId="CommentSubject">
    <w:name w:val="annotation subject"/>
    <w:basedOn w:val="CommentText"/>
    <w:next w:val="CommentText"/>
    <w:link w:val="CommentSubjectChar"/>
    <w:uiPriority w:val="99"/>
    <w:semiHidden/>
    <w:unhideWhenUsed/>
    <w:rsid w:val="004C7E34"/>
    <w:rPr>
      <w:b/>
      <w:bCs/>
      <w:sz w:val="20"/>
      <w:szCs w:val="20"/>
    </w:rPr>
  </w:style>
  <w:style w:type="character" w:customStyle="1" w:styleId="CommentSubjectChar">
    <w:name w:val="Comment Subject Char"/>
    <w:basedOn w:val="CommentTextChar"/>
    <w:link w:val="CommentSubject"/>
    <w:uiPriority w:val="99"/>
    <w:semiHidden/>
    <w:rsid w:val="004C7E34"/>
    <w:rPr>
      <w:b/>
      <w:bCs/>
      <w:sz w:val="20"/>
      <w:szCs w:val="20"/>
    </w:rPr>
  </w:style>
  <w:style w:type="paragraph" w:styleId="BalloonText">
    <w:name w:val="Balloon Text"/>
    <w:basedOn w:val="Normal"/>
    <w:link w:val="BalloonTextChar"/>
    <w:uiPriority w:val="99"/>
    <w:semiHidden/>
    <w:unhideWhenUsed/>
    <w:rsid w:val="004C7E34"/>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C7E3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4836405">
      <w:bodyDiv w:val="1"/>
      <w:marLeft w:val="0"/>
      <w:marRight w:val="0"/>
      <w:marTop w:val="0"/>
      <w:marBottom w:val="0"/>
      <w:divBdr>
        <w:top w:val="none" w:sz="0" w:space="0" w:color="auto"/>
        <w:left w:val="none" w:sz="0" w:space="0" w:color="auto"/>
        <w:bottom w:val="none" w:sz="0" w:space="0" w:color="auto"/>
        <w:right w:val="none" w:sz="0" w:space="0" w:color="auto"/>
      </w:divBdr>
    </w:div>
    <w:div w:id="177304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1.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comments" Target="comments.xml"/><Relationship Id="rId11" Type="http://schemas.openxmlformats.org/officeDocument/2006/relationships/image" Target="media/image2.GIF"/><Relationship Id="rId12" Type="http://schemas.openxmlformats.org/officeDocument/2006/relationships/image" Target="media/image3.jpg"/><Relationship Id="rId13" Type="http://schemas.openxmlformats.org/officeDocument/2006/relationships/image" Target="media/image4.GIF"/><Relationship Id="rId14" Type="http://schemas.openxmlformats.org/officeDocument/2006/relationships/image" Target="media/image5.GIF"/><Relationship Id="rId15" Type="http://schemas.openxmlformats.org/officeDocument/2006/relationships/image" Target="media/image6.GIF"/><Relationship Id="rId16" Type="http://schemas.openxmlformats.org/officeDocument/2006/relationships/image" Target="media/image7.GIF"/><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20DA4-21C5-D94A-9870-3BE0E38F0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1888</Words>
  <Characters>10762</Characters>
  <Application>Microsoft Macintosh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Gregory</dc:creator>
  <cp:keywords/>
  <dc:description/>
  <cp:lastModifiedBy>Hayden McKenna</cp:lastModifiedBy>
  <cp:revision>12</cp:revision>
  <dcterms:created xsi:type="dcterms:W3CDTF">2015-03-28T10:29:00Z</dcterms:created>
  <dcterms:modified xsi:type="dcterms:W3CDTF">2015-04-01T12:04:00Z</dcterms:modified>
</cp:coreProperties>
</file>