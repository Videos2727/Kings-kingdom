
<file path=[Content_Types].xml><?xml version="1.0" encoding="utf-8"?>
<Types xmlns="http://schemas.openxmlformats.org/package/2006/content-types">
  <Default Extension="xml" ContentType="application/xml"/>
  <Default Extension="jpeg" ContentType="image/jpeg"/>
  <Default Extension="png" ContentType="image/png"/>
  <Default Extension="wdp" ContentType="image/vnd.ms-photo"/>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D489AE" w14:textId="77777777" w:rsidR="00F92221" w:rsidRDefault="00F92221" w:rsidP="000C4A87">
      <w:pPr>
        <w:spacing w:line="276" w:lineRule="auto"/>
        <w:rPr>
          <w:b/>
          <w:u w:val="single"/>
        </w:rPr>
      </w:pPr>
    </w:p>
    <w:p w14:paraId="38B2914F" w14:textId="77777777" w:rsidR="00F92221" w:rsidRDefault="00F92221" w:rsidP="000C4A87">
      <w:pPr>
        <w:spacing w:line="276" w:lineRule="auto"/>
        <w:rPr>
          <w:b/>
          <w:u w:val="single"/>
        </w:rPr>
      </w:pPr>
    </w:p>
    <w:p w14:paraId="357D46E9" w14:textId="77777777" w:rsidR="00F92221" w:rsidRDefault="00F92221" w:rsidP="000C4A87">
      <w:pPr>
        <w:spacing w:line="276" w:lineRule="auto"/>
        <w:rPr>
          <w:b/>
          <w:u w:val="single"/>
        </w:rPr>
      </w:pPr>
    </w:p>
    <w:p w14:paraId="22162FDD" w14:textId="77777777" w:rsidR="00F92221" w:rsidRDefault="00F92221" w:rsidP="000C4A87">
      <w:pPr>
        <w:spacing w:line="276" w:lineRule="auto"/>
        <w:rPr>
          <w:b/>
          <w:u w:val="single"/>
        </w:rPr>
      </w:pPr>
    </w:p>
    <w:p w14:paraId="4836F53F" w14:textId="77777777" w:rsidR="00F92221" w:rsidRPr="00F92221" w:rsidRDefault="00F92221" w:rsidP="000C4A87">
      <w:pPr>
        <w:spacing w:line="276" w:lineRule="auto"/>
        <w:rPr>
          <w:b/>
          <w:sz w:val="32"/>
          <w:u w:val="single"/>
        </w:rPr>
      </w:pPr>
    </w:p>
    <w:p w14:paraId="2845F818" w14:textId="166AF912" w:rsidR="00F92221" w:rsidRDefault="00F92221" w:rsidP="00A65595">
      <w:pPr>
        <w:spacing w:line="276" w:lineRule="auto"/>
        <w:jc w:val="center"/>
        <w:rPr>
          <w:b/>
          <w:sz w:val="48"/>
          <w:u w:val="single"/>
        </w:rPr>
      </w:pPr>
      <w:r w:rsidRPr="00F92221">
        <w:rPr>
          <w:b/>
          <w:sz w:val="48"/>
          <w:u w:val="single"/>
        </w:rPr>
        <w:t>Atomic Absorption Spectroscopy</w:t>
      </w:r>
    </w:p>
    <w:p w14:paraId="20E1E7D4" w14:textId="15878403" w:rsidR="00A65595" w:rsidRPr="00A65595" w:rsidRDefault="00A65595" w:rsidP="00A65595">
      <w:pPr>
        <w:spacing w:line="276" w:lineRule="auto"/>
        <w:jc w:val="center"/>
        <w:rPr>
          <w:b/>
          <w:sz w:val="28"/>
        </w:rPr>
      </w:pPr>
      <w:r w:rsidRPr="00A65595">
        <w:rPr>
          <w:b/>
          <w:sz w:val="28"/>
        </w:rPr>
        <w:t>By Corey Rowell</w:t>
      </w:r>
    </w:p>
    <w:p w14:paraId="0AE03252" w14:textId="77777777" w:rsidR="00A65595" w:rsidRPr="00A65595" w:rsidRDefault="00A65595" w:rsidP="00A65595">
      <w:pPr>
        <w:spacing w:line="276" w:lineRule="auto"/>
        <w:jc w:val="center"/>
        <w:rPr>
          <w:b/>
          <w:sz w:val="28"/>
          <w:u w:val="single"/>
        </w:rPr>
      </w:pPr>
    </w:p>
    <w:p w14:paraId="1F4B7BF3" w14:textId="77777777" w:rsidR="00F92221" w:rsidRDefault="00F92221" w:rsidP="000C4A87">
      <w:pPr>
        <w:spacing w:line="276" w:lineRule="auto"/>
        <w:rPr>
          <w:b/>
          <w:u w:val="single"/>
        </w:rPr>
      </w:pPr>
    </w:p>
    <w:p w14:paraId="2DDEDAD7" w14:textId="77777777" w:rsidR="00F92221" w:rsidRDefault="00F92221" w:rsidP="000C4A87">
      <w:pPr>
        <w:spacing w:line="276" w:lineRule="auto"/>
        <w:rPr>
          <w:b/>
          <w:u w:val="single"/>
        </w:rPr>
      </w:pPr>
    </w:p>
    <w:p w14:paraId="597E4178" w14:textId="77777777" w:rsidR="00F92221" w:rsidRDefault="00F92221" w:rsidP="000C4A87">
      <w:pPr>
        <w:spacing w:line="276" w:lineRule="auto"/>
        <w:rPr>
          <w:b/>
          <w:u w:val="single"/>
        </w:rPr>
      </w:pPr>
    </w:p>
    <w:p w14:paraId="5BA290DA" w14:textId="77777777" w:rsidR="00F92221" w:rsidRDefault="00F92221" w:rsidP="000C4A87">
      <w:pPr>
        <w:spacing w:line="276" w:lineRule="auto"/>
        <w:rPr>
          <w:b/>
          <w:u w:val="single"/>
        </w:rPr>
      </w:pPr>
    </w:p>
    <w:p w14:paraId="069BE97E" w14:textId="77777777" w:rsidR="00F92221" w:rsidRDefault="00F92221" w:rsidP="000C4A87">
      <w:pPr>
        <w:spacing w:line="276" w:lineRule="auto"/>
        <w:rPr>
          <w:b/>
          <w:u w:val="single"/>
        </w:rPr>
      </w:pPr>
    </w:p>
    <w:p w14:paraId="265948A3" w14:textId="77777777" w:rsidR="00F92221" w:rsidRDefault="00F92221" w:rsidP="000C4A87">
      <w:pPr>
        <w:spacing w:line="276" w:lineRule="auto"/>
        <w:rPr>
          <w:b/>
          <w:u w:val="single"/>
        </w:rPr>
      </w:pPr>
    </w:p>
    <w:p w14:paraId="4A446217" w14:textId="77777777" w:rsidR="00F92221" w:rsidRDefault="00F92221" w:rsidP="000C4A87">
      <w:pPr>
        <w:spacing w:line="276" w:lineRule="auto"/>
        <w:rPr>
          <w:b/>
          <w:u w:val="single"/>
        </w:rPr>
      </w:pPr>
    </w:p>
    <w:p w14:paraId="3C73F422" w14:textId="77777777" w:rsidR="00F92221" w:rsidRDefault="00F92221" w:rsidP="000C4A87">
      <w:pPr>
        <w:spacing w:line="276" w:lineRule="auto"/>
        <w:rPr>
          <w:b/>
          <w:u w:val="single"/>
        </w:rPr>
      </w:pPr>
    </w:p>
    <w:p w14:paraId="476985C8" w14:textId="77777777" w:rsidR="00F92221" w:rsidRDefault="00F92221" w:rsidP="000C4A87">
      <w:pPr>
        <w:spacing w:line="276" w:lineRule="auto"/>
        <w:rPr>
          <w:b/>
          <w:u w:val="single"/>
        </w:rPr>
      </w:pPr>
    </w:p>
    <w:p w14:paraId="363E23CC" w14:textId="77777777" w:rsidR="00F92221" w:rsidRDefault="00F92221" w:rsidP="000C4A87">
      <w:pPr>
        <w:spacing w:line="276" w:lineRule="auto"/>
        <w:rPr>
          <w:b/>
          <w:u w:val="single"/>
        </w:rPr>
      </w:pPr>
    </w:p>
    <w:p w14:paraId="08F0104C" w14:textId="77777777" w:rsidR="00F92221" w:rsidRDefault="00F92221" w:rsidP="000C4A87">
      <w:pPr>
        <w:spacing w:line="276" w:lineRule="auto"/>
        <w:rPr>
          <w:b/>
          <w:u w:val="single"/>
        </w:rPr>
      </w:pPr>
    </w:p>
    <w:p w14:paraId="7CADD626" w14:textId="77777777" w:rsidR="00F92221" w:rsidRDefault="00F92221" w:rsidP="000C4A87">
      <w:pPr>
        <w:spacing w:line="276" w:lineRule="auto"/>
        <w:rPr>
          <w:b/>
          <w:u w:val="single"/>
        </w:rPr>
      </w:pPr>
    </w:p>
    <w:p w14:paraId="33FD65E5" w14:textId="77777777" w:rsidR="00F92221" w:rsidRDefault="00F92221" w:rsidP="000C4A87">
      <w:pPr>
        <w:spacing w:line="276" w:lineRule="auto"/>
        <w:rPr>
          <w:b/>
          <w:u w:val="single"/>
        </w:rPr>
      </w:pPr>
    </w:p>
    <w:p w14:paraId="1B3ABFDC" w14:textId="77777777" w:rsidR="00F92221" w:rsidRDefault="00F92221" w:rsidP="000C4A87">
      <w:pPr>
        <w:spacing w:line="276" w:lineRule="auto"/>
        <w:rPr>
          <w:b/>
          <w:u w:val="single"/>
        </w:rPr>
      </w:pPr>
    </w:p>
    <w:p w14:paraId="37DF2135" w14:textId="77777777" w:rsidR="00F92221" w:rsidRDefault="00F92221" w:rsidP="000C4A87">
      <w:pPr>
        <w:spacing w:line="276" w:lineRule="auto"/>
        <w:rPr>
          <w:b/>
          <w:u w:val="single"/>
        </w:rPr>
      </w:pPr>
    </w:p>
    <w:p w14:paraId="0609B045" w14:textId="77777777" w:rsidR="00F92221" w:rsidRDefault="00F92221" w:rsidP="000C4A87">
      <w:pPr>
        <w:spacing w:line="276" w:lineRule="auto"/>
        <w:rPr>
          <w:b/>
          <w:u w:val="single"/>
        </w:rPr>
      </w:pPr>
    </w:p>
    <w:p w14:paraId="3CBBFB84" w14:textId="77777777" w:rsidR="00F92221" w:rsidRDefault="00F92221" w:rsidP="000C4A87">
      <w:pPr>
        <w:spacing w:line="276" w:lineRule="auto"/>
        <w:rPr>
          <w:b/>
          <w:u w:val="single"/>
        </w:rPr>
      </w:pPr>
    </w:p>
    <w:p w14:paraId="12ACD67D" w14:textId="77777777" w:rsidR="00F92221" w:rsidRDefault="00F92221" w:rsidP="000C4A87">
      <w:pPr>
        <w:spacing w:line="276" w:lineRule="auto"/>
        <w:rPr>
          <w:b/>
          <w:u w:val="single"/>
        </w:rPr>
      </w:pPr>
    </w:p>
    <w:p w14:paraId="0BAD4398" w14:textId="77777777" w:rsidR="00F92221" w:rsidRDefault="00F92221" w:rsidP="000C4A87">
      <w:pPr>
        <w:spacing w:line="276" w:lineRule="auto"/>
        <w:rPr>
          <w:b/>
          <w:u w:val="single"/>
        </w:rPr>
      </w:pPr>
    </w:p>
    <w:p w14:paraId="1106CAF4" w14:textId="77777777" w:rsidR="00F92221" w:rsidRDefault="00F92221" w:rsidP="000C4A87">
      <w:pPr>
        <w:spacing w:line="276" w:lineRule="auto"/>
        <w:rPr>
          <w:b/>
          <w:u w:val="single"/>
        </w:rPr>
      </w:pPr>
    </w:p>
    <w:p w14:paraId="4CA4B6FA" w14:textId="77777777" w:rsidR="00F92221" w:rsidRDefault="00F92221" w:rsidP="000C4A87">
      <w:pPr>
        <w:spacing w:line="276" w:lineRule="auto"/>
        <w:rPr>
          <w:b/>
          <w:u w:val="single"/>
        </w:rPr>
      </w:pPr>
    </w:p>
    <w:p w14:paraId="660C6178" w14:textId="77777777" w:rsidR="00F92221" w:rsidRDefault="00F92221" w:rsidP="000C4A87">
      <w:pPr>
        <w:spacing w:line="276" w:lineRule="auto"/>
        <w:rPr>
          <w:b/>
          <w:u w:val="single"/>
        </w:rPr>
      </w:pPr>
    </w:p>
    <w:p w14:paraId="040431D5" w14:textId="77777777" w:rsidR="00F92221" w:rsidRDefault="00F92221" w:rsidP="000C4A87">
      <w:pPr>
        <w:spacing w:line="276" w:lineRule="auto"/>
        <w:rPr>
          <w:b/>
          <w:u w:val="single"/>
        </w:rPr>
      </w:pPr>
    </w:p>
    <w:p w14:paraId="2FF867CF" w14:textId="77777777" w:rsidR="00F92221" w:rsidRDefault="00F92221" w:rsidP="000C4A87">
      <w:pPr>
        <w:spacing w:line="276" w:lineRule="auto"/>
        <w:rPr>
          <w:b/>
          <w:u w:val="single"/>
        </w:rPr>
      </w:pPr>
    </w:p>
    <w:p w14:paraId="67B34936" w14:textId="77777777" w:rsidR="00F92221" w:rsidRDefault="00F92221" w:rsidP="000C4A87">
      <w:pPr>
        <w:spacing w:line="276" w:lineRule="auto"/>
        <w:rPr>
          <w:b/>
          <w:u w:val="single"/>
        </w:rPr>
      </w:pPr>
    </w:p>
    <w:p w14:paraId="640C94BA" w14:textId="77777777" w:rsidR="00F92221" w:rsidRDefault="00F92221" w:rsidP="000C4A87">
      <w:pPr>
        <w:spacing w:line="276" w:lineRule="auto"/>
        <w:rPr>
          <w:b/>
          <w:u w:val="single"/>
        </w:rPr>
      </w:pPr>
    </w:p>
    <w:p w14:paraId="51B283ED" w14:textId="77777777" w:rsidR="00F92221" w:rsidRDefault="00F92221" w:rsidP="000C4A87">
      <w:pPr>
        <w:spacing w:line="276" w:lineRule="auto"/>
        <w:rPr>
          <w:b/>
          <w:u w:val="single"/>
        </w:rPr>
      </w:pPr>
    </w:p>
    <w:p w14:paraId="487C0B91" w14:textId="77777777" w:rsidR="00F92221" w:rsidRDefault="00F92221" w:rsidP="000C4A87">
      <w:pPr>
        <w:spacing w:line="276" w:lineRule="auto"/>
        <w:rPr>
          <w:b/>
          <w:u w:val="single"/>
        </w:rPr>
      </w:pPr>
    </w:p>
    <w:p w14:paraId="59D485CD" w14:textId="77777777" w:rsidR="00F92221" w:rsidRDefault="00F92221" w:rsidP="000C4A87">
      <w:pPr>
        <w:spacing w:line="276" w:lineRule="auto"/>
        <w:rPr>
          <w:b/>
          <w:u w:val="single"/>
        </w:rPr>
      </w:pPr>
    </w:p>
    <w:p w14:paraId="491DF84B" w14:textId="77777777" w:rsidR="00F92221" w:rsidRDefault="00F92221" w:rsidP="000C4A87">
      <w:pPr>
        <w:spacing w:line="276" w:lineRule="auto"/>
        <w:rPr>
          <w:b/>
          <w:u w:val="single"/>
        </w:rPr>
      </w:pPr>
    </w:p>
    <w:p w14:paraId="1DCB2187" w14:textId="77777777" w:rsidR="00F92221" w:rsidRDefault="00F92221" w:rsidP="000C4A87">
      <w:pPr>
        <w:spacing w:line="276" w:lineRule="auto"/>
        <w:rPr>
          <w:b/>
          <w:u w:val="single"/>
        </w:rPr>
      </w:pPr>
    </w:p>
    <w:p w14:paraId="14D1E813" w14:textId="77777777" w:rsidR="00F92221" w:rsidRDefault="00F92221" w:rsidP="000C4A87">
      <w:pPr>
        <w:spacing w:line="276" w:lineRule="auto"/>
        <w:rPr>
          <w:b/>
          <w:u w:val="single"/>
        </w:rPr>
      </w:pPr>
    </w:p>
    <w:p w14:paraId="6B3EB400" w14:textId="77777777" w:rsidR="00F92221" w:rsidRDefault="00F92221" w:rsidP="000C4A87">
      <w:pPr>
        <w:spacing w:line="276" w:lineRule="auto"/>
        <w:rPr>
          <w:b/>
          <w:u w:val="single"/>
        </w:rPr>
      </w:pPr>
    </w:p>
    <w:p w14:paraId="5DD916FA" w14:textId="77777777" w:rsidR="004A2887" w:rsidRPr="00E3512F" w:rsidRDefault="0076381D" w:rsidP="000C4A87">
      <w:pPr>
        <w:spacing w:line="276" w:lineRule="auto"/>
        <w:rPr>
          <w:b/>
          <w:u w:val="single"/>
        </w:rPr>
      </w:pPr>
      <w:r w:rsidRPr="00E3512F">
        <w:rPr>
          <w:b/>
          <w:u w:val="single"/>
        </w:rPr>
        <w:lastRenderedPageBreak/>
        <w:t xml:space="preserve">Introduction </w:t>
      </w:r>
    </w:p>
    <w:p w14:paraId="4C24A4D2" w14:textId="6DBE8528" w:rsidR="00954A1D" w:rsidRPr="008E1DA4" w:rsidRDefault="00293D5D" w:rsidP="000C4A87">
      <w:pPr>
        <w:spacing w:line="276" w:lineRule="auto"/>
        <w:rPr>
          <w:rFonts w:ascii="Times New Roman" w:hAnsi="Times New Roman" w:cs="Times New Roman"/>
        </w:rPr>
      </w:pPr>
      <w:r w:rsidRPr="008E1DA4">
        <w:rPr>
          <w:rFonts w:ascii="Times New Roman" w:hAnsi="Times New Roman" w:cs="Times New Roman"/>
        </w:rPr>
        <w:t>When atoms are heated the electrons absorb the energy</w:t>
      </w:r>
      <w:r w:rsidR="00CD1AB7" w:rsidRPr="008E1DA4">
        <w:rPr>
          <w:rFonts w:ascii="Times New Roman" w:hAnsi="Times New Roman" w:cs="Times New Roman"/>
        </w:rPr>
        <w:t xml:space="preserve"> and</w:t>
      </w:r>
      <w:r w:rsidRPr="008E1DA4">
        <w:rPr>
          <w:rFonts w:ascii="Times New Roman" w:hAnsi="Times New Roman" w:cs="Times New Roman"/>
        </w:rPr>
        <w:t xml:space="preserve"> get ‘excited’</w:t>
      </w:r>
      <w:r w:rsidR="004751BF" w:rsidRPr="008E1DA4">
        <w:rPr>
          <w:rFonts w:ascii="Times New Roman" w:hAnsi="Times New Roman" w:cs="Times New Roman"/>
        </w:rPr>
        <w:t>,</w:t>
      </w:r>
      <w:r w:rsidRPr="008E1DA4">
        <w:rPr>
          <w:rFonts w:ascii="Times New Roman" w:hAnsi="Times New Roman" w:cs="Times New Roman"/>
        </w:rPr>
        <w:t xml:space="preserve"> meaning that they jump around electron shells. </w:t>
      </w:r>
      <w:r w:rsidR="00E62F16" w:rsidRPr="008E1DA4">
        <w:rPr>
          <w:rFonts w:ascii="Times New Roman" w:hAnsi="Times New Roman" w:cs="Times New Roman"/>
        </w:rPr>
        <w:t>Light</w:t>
      </w:r>
      <w:r w:rsidR="00B809D7" w:rsidRPr="008E1DA4">
        <w:rPr>
          <w:rFonts w:ascii="Times New Roman" w:hAnsi="Times New Roman" w:cs="Times New Roman"/>
        </w:rPr>
        <w:t xml:space="preserve"> is produced when these electrons return back to their ‘ground state’ and release</w:t>
      </w:r>
      <w:r w:rsidRPr="008E1DA4">
        <w:rPr>
          <w:rFonts w:ascii="Times New Roman" w:hAnsi="Times New Roman" w:cs="Times New Roman"/>
        </w:rPr>
        <w:t xml:space="preserve"> the absorbed energy</w:t>
      </w:r>
      <w:r w:rsidR="00B809D7" w:rsidRPr="008E1DA4">
        <w:rPr>
          <w:rFonts w:ascii="Times New Roman" w:hAnsi="Times New Roman" w:cs="Times New Roman"/>
        </w:rPr>
        <w:t xml:space="preserve"> </w:t>
      </w:r>
      <w:commentRangeStart w:id="0"/>
      <w:r w:rsidR="00B809D7" w:rsidRPr="008E1DA4">
        <w:rPr>
          <w:rFonts w:ascii="Times New Roman" w:hAnsi="Times New Roman" w:cs="Times New Roman"/>
        </w:rPr>
        <w:t>(Deb Smith and others, 2014)</w:t>
      </w:r>
      <w:r w:rsidRPr="008E1DA4">
        <w:rPr>
          <w:rFonts w:ascii="Times New Roman" w:hAnsi="Times New Roman" w:cs="Times New Roman"/>
        </w:rPr>
        <w:t>.</w:t>
      </w:r>
      <w:r w:rsidR="00CD1AB7" w:rsidRPr="008E1DA4">
        <w:rPr>
          <w:rFonts w:ascii="Times New Roman" w:hAnsi="Times New Roman" w:cs="Times New Roman"/>
        </w:rPr>
        <w:t xml:space="preserve"> </w:t>
      </w:r>
      <w:commentRangeEnd w:id="0"/>
      <w:r w:rsidR="00D86B27">
        <w:rPr>
          <w:rStyle w:val="CommentReference"/>
        </w:rPr>
        <w:commentReference w:id="0"/>
      </w:r>
      <w:r w:rsidR="00CD1AB7" w:rsidRPr="008E1DA4">
        <w:rPr>
          <w:rFonts w:ascii="Times New Roman" w:hAnsi="Times New Roman" w:cs="Times New Roman"/>
        </w:rPr>
        <w:t xml:space="preserve">Different wavelengths of light are all characteristic to certain compounds and elements as each have a unique set of electron configurations. This is all called </w:t>
      </w:r>
      <w:commentRangeStart w:id="1"/>
      <w:r w:rsidR="00CD1AB7" w:rsidRPr="008E1DA4">
        <w:rPr>
          <w:rFonts w:ascii="Times New Roman" w:hAnsi="Times New Roman" w:cs="Times New Roman"/>
        </w:rPr>
        <w:t xml:space="preserve">Emission Spectroscopy and is related to Atomic Absorption Spectroscopy </w:t>
      </w:r>
      <w:commentRangeEnd w:id="1"/>
      <w:r w:rsidR="003F0FA6">
        <w:rPr>
          <w:rStyle w:val="CommentReference"/>
        </w:rPr>
        <w:commentReference w:id="1"/>
      </w:r>
      <w:r w:rsidR="00CD1AB7" w:rsidRPr="008E1DA4">
        <w:rPr>
          <w:rFonts w:ascii="Times New Roman" w:hAnsi="Times New Roman" w:cs="Times New Roman"/>
        </w:rPr>
        <w:t>(AAS).</w:t>
      </w:r>
      <w:r w:rsidR="00954A1D" w:rsidRPr="008E1DA4">
        <w:rPr>
          <w:rFonts w:ascii="Times New Roman" w:hAnsi="Times New Roman" w:cs="Times New Roman"/>
        </w:rPr>
        <w:t xml:space="preserve"> Atomic Absorption Spectroscopy is a really useful technique, which has been used to detect the amount of lead content within paints. Lead detection in paints is important as paint used to be made with lead  (especially bright yellows for nurseries) and scientist later found out that lead can be poisonous to the body. It can eve</w:t>
      </w:r>
      <w:r w:rsidR="00EF5D7E">
        <w:rPr>
          <w:rFonts w:ascii="Times New Roman" w:hAnsi="Times New Roman" w:cs="Times New Roman"/>
        </w:rPr>
        <w:t>n cause brain damage as it stop</w:t>
      </w:r>
      <w:r w:rsidR="00954A1D" w:rsidRPr="008E1DA4">
        <w:rPr>
          <w:rFonts w:ascii="Times New Roman" w:hAnsi="Times New Roman" w:cs="Times New Roman"/>
        </w:rPr>
        <w:t xml:space="preserve">s oxygen flow to the brain. People nowadays analyse it to make sure that no lead is going into the </w:t>
      </w:r>
      <w:r w:rsidR="001932FA" w:rsidRPr="008E1DA4">
        <w:rPr>
          <w:rFonts w:ascii="Times New Roman" w:hAnsi="Times New Roman" w:cs="Times New Roman"/>
        </w:rPr>
        <w:t>paints that</w:t>
      </w:r>
      <w:r w:rsidR="00954A1D" w:rsidRPr="008E1DA4">
        <w:rPr>
          <w:rFonts w:ascii="Times New Roman" w:hAnsi="Times New Roman" w:cs="Times New Roman"/>
        </w:rPr>
        <w:t xml:space="preserve"> </w:t>
      </w:r>
      <w:commentRangeStart w:id="2"/>
      <w:r w:rsidR="00954A1D" w:rsidRPr="008E1DA4">
        <w:rPr>
          <w:rFonts w:ascii="Times New Roman" w:hAnsi="Times New Roman" w:cs="Times New Roman"/>
        </w:rPr>
        <w:t xml:space="preserve">we </w:t>
      </w:r>
      <w:commentRangeEnd w:id="2"/>
      <w:r w:rsidR="003F0FA6">
        <w:rPr>
          <w:rStyle w:val="CommentReference"/>
        </w:rPr>
        <w:commentReference w:id="2"/>
      </w:r>
      <w:r w:rsidR="00954A1D" w:rsidRPr="008E1DA4">
        <w:rPr>
          <w:rFonts w:ascii="Times New Roman" w:hAnsi="Times New Roman" w:cs="Times New Roman"/>
        </w:rPr>
        <w:t>use.</w:t>
      </w:r>
    </w:p>
    <w:p w14:paraId="726D35C9" w14:textId="77777777" w:rsidR="00CD1AB7" w:rsidRPr="00E3512F" w:rsidRDefault="00CD1AB7" w:rsidP="000C4A87">
      <w:pPr>
        <w:spacing w:line="276" w:lineRule="auto"/>
      </w:pPr>
    </w:p>
    <w:p w14:paraId="62B5428C" w14:textId="77777777" w:rsidR="00CD1AB7" w:rsidRPr="00E3512F" w:rsidRDefault="00CD1AB7" w:rsidP="000C4A87">
      <w:pPr>
        <w:spacing w:line="276" w:lineRule="auto"/>
        <w:rPr>
          <w:b/>
          <w:u w:val="single"/>
        </w:rPr>
      </w:pPr>
      <w:r w:rsidRPr="00E3512F">
        <w:rPr>
          <w:b/>
          <w:u w:val="single"/>
        </w:rPr>
        <w:t>Atomic Absorption Spectroscopy</w:t>
      </w:r>
    </w:p>
    <w:p w14:paraId="5EC6EFAA" w14:textId="490DA0E7" w:rsidR="00CD1AB7" w:rsidRPr="008E1DA4" w:rsidRDefault="00CD1AB7" w:rsidP="000C4A87">
      <w:pPr>
        <w:spacing w:line="276" w:lineRule="auto"/>
        <w:rPr>
          <w:rFonts w:ascii="Times New Roman" w:hAnsi="Times New Roman" w:cs="Times New Roman"/>
        </w:rPr>
      </w:pPr>
      <w:r w:rsidRPr="008E1DA4">
        <w:rPr>
          <w:rFonts w:ascii="Times New Roman" w:hAnsi="Times New Roman" w:cs="Times New Roman"/>
        </w:rPr>
        <w:t xml:space="preserve">Atomic Absorption Spectroscopy is a technique used to identify the presence and concentration of substances. It relies on the electron transfer between atomic energy levels and measures how much of an element is within the sample (Deb Smith and others, 2014). </w:t>
      </w:r>
      <w:r w:rsidR="00803D6A" w:rsidRPr="008E1DA4">
        <w:rPr>
          <w:rFonts w:ascii="Times New Roman" w:hAnsi="Times New Roman" w:cs="Times New Roman"/>
        </w:rPr>
        <w:t>It does this by shining a light of a certain element into a vaporised sample of the substance being tested.</w:t>
      </w:r>
      <w:r w:rsidR="0085567B" w:rsidRPr="008E1DA4">
        <w:rPr>
          <w:rFonts w:ascii="Times New Roman" w:hAnsi="Times New Roman" w:cs="Times New Roman"/>
        </w:rPr>
        <w:t xml:space="preserve"> </w:t>
      </w:r>
      <w:r w:rsidR="00803D6A" w:rsidRPr="008E1DA4">
        <w:rPr>
          <w:rFonts w:ascii="Times New Roman" w:hAnsi="Times New Roman" w:cs="Times New Roman"/>
        </w:rPr>
        <w:t>The results are then collected and displayed in the form of numbers</w:t>
      </w:r>
      <w:r w:rsidR="00283013" w:rsidRPr="008E1DA4">
        <w:rPr>
          <w:rFonts w:ascii="Times New Roman" w:hAnsi="Times New Roman" w:cs="Times New Roman"/>
        </w:rPr>
        <w:t xml:space="preserve"> on the output display</w:t>
      </w:r>
      <w:r w:rsidR="00803D6A" w:rsidRPr="008E1DA4">
        <w:rPr>
          <w:rFonts w:ascii="Times New Roman" w:hAnsi="Times New Roman" w:cs="Times New Roman"/>
        </w:rPr>
        <w:t>.</w:t>
      </w:r>
      <w:r w:rsidR="00B809D7" w:rsidRPr="008E1DA4">
        <w:rPr>
          <w:rFonts w:ascii="Times New Roman" w:hAnsi="Times New Roman" w:cs="Times New Roman"/>
        </w:rPr>
        <w:t xml:space="preserve"> This can b</w:t>
      </w:r>
      <w:r w:rsidR="00C4598D" w:rsidRPr="008E1DA4">
        <w:rPr>
          <w:rFonts w:ascii="Times New Roman" w:hAnsi="Times New Roman" w:cs="Times New Roman"/>
        </w:rPr>
        <w:t xml:space="preserve">e done to find the amount of </w:t>
      </w:r>
      <w:r w:rsidR="00973881" w:rsidRPr="008E1DA4">
        <w:rPr>
          <w:rFonts w:ascii="Times New Roman" w:hAnsi="Times New Roman" w:cs="Times New Roman"/>
        </w:rPr>
        <w:t>lead present in paint or to determine the amount of zinc in tissue samples.</w:t>
      </w:r>
      <w:r w:rsidR="00283013" w:rsidRPr="008E1DA4">
        <w:rPr>
          <w:rFonts w:ascii="Times New Roman" w:hAnsi="Times New Roman" w:cs="Times New Roman"/>
        </w:rPr>
        <w:t xml:space="preserve"> </w:t>
      </w:r>
      <w:r w:rsidR="00803D6A" w:rsidRPr="008E1DA4">
        <w:rPr>
          <w:rFonts w:ascii="Times New Roman" w:hAnsi="Times New Roman" w:cs="Times New Roman"/>
        </w:rPr>
        <w:t xml:space="preserve">The process of using finding the AAS of a substance is done through the use of a machine called an Atomic Absorption Spectrophometer (see </w:t>
      </w:r>
      <w:commentRangeStart w:id="3"/>
      <w:r w:rsidR="00803D6A" w:rsidRPr="008E1DA4">
        <w:rPr>
          <w:rFonts w:ascii="Times New Roman" w:hAnsi="Times New Roman" w:cs="Times New Roman"/>
        </w:rPr>
        <w:t>fig 1.0)</w:t>
      </w:r>
      <w:commentRangeEnd w:id="3"/>
      <w:r w:rsidR="003F0FA6">
        <w:rPr>
          <w:rStyle w:val="CommentReference"/>
        </w:rPr>
        <w:commentReference w:id="3"/>
      </w:r>
    </w:p>
    <w:p w14:paraId="10E541CD" w14:textId="77777777" w:rsidR="00803D6A" w:rsidRPr="00E3512F" w:rsidRDefault="00195D27" w:rsidP="000C4A87">
      <w:pPr>
        <w:spacing w:line="276" w:lineRule="auto"/>
      </w:pPr>
      <w:r w:rsidRPr="00E3512F">
        <w:rPr>
          <w:noProof/>
          <w:lang w:val="en-US"/>
        </w:rPr>
        <w:drawing>
          <wp:anchor distT="0" distB="0" distL="114300" distR="114300" simplePos="0" relativeHeight="251658240" behindDoc="0" locked="0" layoutInCell="1" allowOverlap="1" wp14:anchorId="71D06D8C" wp14:editId="7FEE47C6">
            <wp:simplePos x="0" y="0"/>
            <wp:positionH relativeFrom="column">
              <wp:posOffset>114300</wp:posOffset>
            </wp:positionH>
            <wp:positionV relativeFrom="paragraph">
              <wp:posOffset>29845</wp:posOffset>
            </wp:positionV>
            <wp:extent cx="4914900" cy="1847215"/>
            <wp:effectExtent l="0" t="0" r="12700" b="6985"/>
            <wp:wrapTight wrapText="bothSides">
              <wp:wrapPolygon edited="0">
                <wp:start x="0" y="0"/>
                <wp:lineTo x="0" y="21385"/>
                <wp:lineTo x="21544" y="21385"/>
                <wp:lineTo x="2154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screen">
                      <a:extLst>
                        <a:ext uri="{BEBA8EAE-BF5A-486C-A8C5-ECC9F3942E4B}">
                          <a14:imgProps xmlns:a14="http://schemas.microsoft.com/office/drawing/2010/main">
                            <a14:imgLayer r:embed="rId9">
                              <a14:imgEffect>
                                <a14:backgroundRemoval t="0" b="100000" l="0" r="100000">
                                  <a14:foregroundMark x1="77843" y1="69231" x2="8431" y2="8077"/>
                                  <a14:foregroundMark x1="97451" y1="60385" x2="90392" y2="54231"/>
                                  <a14:backgroundMark x1="88431" y1="60000" x2="98039" y2="56923"/>
                                  <a14:backgroundMark x1="87647" y1="54231" x2="98235" y2="54615"/>
                                  <a14:backgroundMark x1="97451" y1="57692" x2="88431" y2="55385"/>
                                  <a14:backgroundMark x1="98824" y1="53462" x2="93529" y2="57692"/>
                                  <a14:backgroundMark x1="87843" y1="56538" x2="98431" y2="56154"/>
                                  <a14:backgroundMark x1="98627" y1="56154" x2="97059" y2="56154"/>
                                  <a14:backgroundMark x1="97843" y1="60769" x2="97647" y2="53462"/>
                                  <a14:backgroundMark x1="85490" y1="61154" x2="99020" y2="54231"/>
                                  <a14:backgroundMark x1="87059" y1="54615" x2="96275" y2="56154"/>
                                  <a14:backgroundMark x1="86275" y1="52308" x2="97451" y2="56923"/>
                                  <a14:backgroundMark x1="84118" y1="53462" x2="98824" y2="54231"/>
                                  <a14:backgroundMark x1="86863" y1="58462" x2="96275" y2="55385"/>
                                </a14:backgroundRemoval>
                              </a14:imgEffect>
                            </a14:imgLayer>
                          </a14:imgProps>
                        </a:ext>
                        <a:ext uri="{28A0092B-C50C-407E-A947-70E740481C1C}">
                          <a14:useLocalDpi xmlns:a14="http://schemas.microsoft.com/office/drawing/2010/main"/>
                        </a:ext>
                      </a:extLst>
                    </a:blip>
                    <a:srcRect t="17381"/>
                    <a:stretch/>
                  </pic:blipFill>
                  <pic:spPr bwMode="auto">
                    <a:xfrm>
                      <a:off x="0" y="0"/>
                      <a:ext cx="4914900" cy="18472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19FE4F" w14:textId="77777777" w:rsidR="00803D6A" w:rsidRPr="00E3512F" w:rsidRDefault="00803D6A" w:rsidP="000C4A87">
      <w:pPr>
        <w:spacing w:line="276" w:lineRule="auto"/>
      </w:pPr>
    </w:p>
    <w:p w14:paraId="6E3DF650" w14:textId="77777777" w:rsidR="00803D6A" w:rsidRPr="00E3512F" w:rsidRDefault="00803D6A" w:rsidP="000C4A87">
      <w:pPr>
        <w:spacing w:line="276" w:lineRule="auto"/>
      </w:pPr>
    </w:p>
    <w:p w14:paraId="5A1F3E31" w14:textId="77777777" w:rsidR="00803D6A" w:rsidRPr="00E3512F" w:rsidRDefault="00803D6A" w:rsidP="000C4A87">
      <w:pPr>
        <w:spacing w:line="276" w:lineRule="auto"/>
      </w:pPr>
    </w:p>
    <w:p w14:paraId="7BA1C3A0" w14:textId="77777777" w:rsidR="00803D6A" w:rsidRPr="00E3512F" w:rsidRDefault="00803D6A" w:rsidP="000C4A87">
      <w:pPr>
        <w:spacing w:line="276" w:lineRule="auto"/>
      </w:pPr>
    </w:p>
    <w:p w14:paraId="1E871F72" w14:textId="0F600CE3" w:rsidR="00BA7AD9" w:rsidRPr="00E3512F" w:rsidRDefault="00030F0A" w:rsidP="000C4A87">
      <w:pPr>
        <w:spacing w:line="276" w:lineRule="auto"/>
      </w:pPr>
      <w:r w:rsidRPr="00E3512F">
        <w:rPr>
          <w:noProof/>
          <w:lang w:val="en-US"/>
        </w:rPr>
        <w:drawing>
          <wp:anchor distT="0" distB="0" distL="114300" distR="114300" simplePos="0" relativeHeight="251660288" behindDoc="0" locked="0" layoutInCell="1" allowOverlap="1" wp14:anchorId="0835E49E" wp14:editId="5673781F">
            <wp:simplePos x="0" y="0"/>
            <wp:positionH relativeFrom="column">
              <wp:posOffset>-5930265</wp:posOffset>
            </wp:positionH>
            <wp:positionV relativeFrom="paragraph">
              <wp:posOffset>831215</wp:posOffset>
            </wp:positionV>
            <wp:extent cx="2173605" cy="2552065"/>
            <wp:effectExtent l="0" t="0" r="10795" b="0"/>
            <wp:wrapTight wrapText="bothSides">
              <wp:wrapPolygon edited="0">
                <wp:start x="0" y="0"/>
                <wp:lineTo x="0" y="21283"/>
                <wp:lineTo x="21455" y="21283"/>
                <wp:lineTo x="21455" y="0"/>
                <wp:lineTo x="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screen">
                      <a:extLst>
                        <a:ext uri="{28A0092B-C50C-407E-A947-70E740481C1C}">
                          <a14:useLocalDpi xmlns:a14="http://schemas.microsoft.com/office/drawing/2010/main"/>
                        </a:ext>
                      </a:extLst>
                    </a:blip>
                    <a:srcRect/>
                    <a:stretch/>
                  </pic:blipFill>
                  <pic:spPr bwMode="auto">
                    <a:xfrm>
                      <a:off x="0" y="0"/>
                      <a:ext cx="2173605" cy="2552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512F">
        <w:rPr>
          <w:noProof/>
          <w:lang w:val="en-US"/>
        </w:rPr>
        <mc:AlternateContent>
          <mc:Choice Requires="wps">
            <w:drawing>
              <wp:anchor distT="0" distB="0" distL="114300" distR="114300" simplePos="0" relativeHeight="251659264" behindDoc="0" locked="0" layoutInCell="1" allowOverlap="1" wp14:anchorId="0E38C4A2" wp14:editId="6BEF2ED0">
                <wp:simplePos x="0" y="0"/>
                <wp:positionH relativeFrom="column">
                  <wp:posOffset>-2386965</wp:posOffset>
                </wp:positionH>
                <wp:positionV relativeFrom="paragraph">
                  <wp:posOffset>145415</wp:posOffset>
                </wp:positionV>
                <wp:extent cx="2971800" cy="6858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971800" cy="685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3D236B" w14:textId="77777777" w:rsidR="00E5108B" w:rsidRPr="002A2E58" w:rsidRDefault="00E5108B" w:rsidP="00195D27">
                            <w:pPr>
                              <w:jc w:val="center"/>
                              <w:rPr>
                                <w:b/>
                                <w:i/>
                                <w:sz w:val="20"/>
                                <w:u w:val="single"/>
                              </w:rPr>
                            </w:pPr>
                            <w:r w:rsidRPr="002A2E58">
                              <w:rPr>
                                <w:b/>
                                <w:i/>
                                <w:sz w:val="20"/>
                                <w:u w:val="single"/>
                              </w:rPr>
                              <w:t>^Fig 1.0</w:t>
                            </w:r>
                          </w:p>
                          <w:p w14:paraId="32849032" w14:textId="11E3FA12" w:rsidR="00E5108B" w:rsidRPr="002A2E58" w:rsidRDefault="00E5108B" w:rsidP="00534ABB">
                            <w:pPr>
                              <w:jc w:val="both"/>
                              <w:rPr>
                                <w:i/>
                                <w:sz w:val="20"/>
                              </w:rPr>
                            </w:pPr>
                            <w:r w:rsidRPr="002A2E58">
                              <w:rPr>
                                <w:i/>
                                <w:sz w:val="20"/>
                              </w:rPr>
                              <w:t>A simplified diagram of an Atomic Absorption Spectrophometer and how it works</w:t>
                            </w:r>
                          </w:p>
                          <w:p w14:paraId="229C9D37" w14:textId="77777777" w:rsidR="00E5108B" w:rsidRDefault="00E510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187.9pt;margin-top:11.45pt;width:234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" filled="f" stroked="f">
                <v:textbox>
                  <w:txbxContent>
                    <w:p w14:paraId="463D236B" w14:textId="77777777" w:rsidR="00E5108B" w:rsidRPr="002A2E58" w:rsidRDefault="00E5108B" w:rsidP="00195D27">
                      <w:pPr>
                        <w:jc w:val="center"/>
                        <w:rPr>
                          <w:b/>
                          <w:i/>
                          <w:sz w:val="20"/>
                          <w:u w:val="single"/>
                        </w:rPr>
                      </w:pPr>
                      <w:r w:rsidRPr="002A2E58">
                        <w:rPr>
                          <w:b/>
                          <w:i/>
                          <w:sz w:val="20"/>
                          <w:u w:val="single"/>
                        </w:rPr>
                        <w:t>^Fig 1.0</w:t>
                      </w:r>
                    </w:p>
                    <w:p w14:paraId="32849032" w14:textId="11E3FA12" w:rsidR="00E5108B" w:rsidRPr="002A2E58" w:rsidRDefault="00E5108B" w:rsidP="00534ABB">
                      <w:pPr>
                        <w:jc w:val="both"/>
                        <w:rPr>
                          <w:i/>
                          <w:sz w:val="20"/>
                        </w:rPr>
                      </w:pPr>
                      <w:r w:rsidRPr="002A2E58">
                        <w:rPr>
                          <w:i/>
                          <w:sz w:val="20"/>
                        </w:rPr>
                        <w:t>A simplified diagram of an Atomic Absorption Spectrophometer and how it works</w:t>
                      </w:r>
                    </w:p>
                    <w:p w14:paraId="229C9D37" w14:textId="77777777" w:rsidR="00E5108B" w:rsidRDefault="00E5108B"/>
                  </w:txbxContent>
                </v:textbox>
                <w10:wrap type="square"/>
              </v:shape>
            </w:pict>
          </mc:Fallback>
        </mc:AlternateContent>
      </w:r>
    </w:p>
    <w:p w14:paraId="675C4D07" w14:textId="5CC63D3D" w:rsidR="000C4A87" w:rsidRDefault="003F0FA6" w:rsidP="000C4A87">
      <w:pPr>
        <w:spacing w:line="276" w:lineRule="auto"/>
        <w:rPr>
          <w:rFonts w:ascii="Times New Roman" w:hAnsi="Times New Roman" w:cs="Times New Roman"/>
        </w:rPr>
      </w:pPr>
      <w:ins w:id="4" w:author="Hayden McKenna" w:date="2015-03-26T20:02:00Z">
        <w:r w:rsidRPr="00DC7CA0">
          <w:rPr>
            <w:noProof/>
            <w:lang w:val="en-US"/>
          </w:rPr>
          <w:drawing>
            <wp:anchor distT="0" distB="0" distL="114300" distR="114300" simplePos="0" relativeHeight="251669504" behindDoc="0" locked="0" layoutInCell="1" allowOverlap="1" wp14:anchorId="06490D25" wp14:editId="3C2822BB">
              <wp:simplePos x="0" y="0"/>
              <wp:positionH relativeFrom="column">
                <wp:posOffset>3394075</wp:posOffset>
              </wp:positionH>
              <wp:positionV relativeFrom="paragraph">
                <wp:posOffset>249555</wp:posOffset>
              </wp:positionV>
              <wp:extent cx="271780" cy="263525"/>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4C4991" w:rsidRPr="008E1DA4">
        <w:rPr>
          <w:rFonts w:ascii="Times New Roman" w:hAnsi="Times New Roman" w:cs="Times New Roman"/>
        </w:rPr>
        <w:t>The Atomic Absorption Spectrophometer</w:t>
      </w:r>
      <w:r w:rsidR="00973881" w:rsidRPr="008E1DA4">
        <w:rPr>
          <w:rFonts w:ascii="Times New Roman" w:hAnsi="Times New Roman" w:cs="Times New Roman"/>
        </w:rPr>
        <w:t xml:space="preserve"> is a machine containing a </w:t>
      </w:r>
      <w:commentRangeStart w:id="5"/>
      <w:r w:rsidR="00973881" w:rsidRPr="008E1DA4">
        <w:rPr>
          <w:rFonts w:ascii="Times New Roman" w:hAnsi="Times New Roman" w:cs="Times New Roman"/>
        </w:rPr>
        <w:t>Hollow Cathode Lamp</w:t>
      </w:r>
      <w:commentRangeEnd w:id="5"/>
      <w:r>
        <w:rPr>
          <w:rStyle w:val="CommentReference"/>
        </w:rPr>
        <w:commentReference w:id="5"/>
      </w:r>
      <w:r w:rsidR="00973881" w:rsidRPr="008E1DA4">
        <w:rPr>
          <w:rFonts w:ascii="Times New Roman" w:hAnsi="Times New Roman" w:cs="Times New Roman"/>
        </w:rPr>
        <w:t>, a vaporiser, monochromators, photomultiplier and an output display</w:t>
      </w:r>
      <w:r w:rsidR="00C66FC2" w:rsidRPr="008E1DA4">
        <w:rPr>
          <w:rFonts w:ascii="Times New Roman" w:hAnsi="Times New Roman" w:cs="Times New Roman"/>
        </w:rPr>
        <w:t>. At the start of the machine it</w:t>
      </w:r>
      <w:r w:rsidR="004C4991" w:rsidRPr="008E1DA4">
        <w:rPr>
          <w:rFonts w:ascii="Times New Roman" w:hAnsi="Times New Roman" w:cs="Times New Roman"/>
        </w:rPr>
        <w:t xml:space="preserve"> works through using a type of lamp containing the element that is wanted to be locat</w:t>
      </w:r>
      <w:r w:rsidR="001B7FE1" w:rsidRPr="008E1DA4">
        <w:rPr>
          <w:rFonts w:ascii="Times New Roman" w:hAnsi="Times New Roman" w:cs="Times New Roman"/>
        </w:rPr>
        <w:t>ed within the sample substanc</w:t>
      </w:r>
      <w:r w:rsidR="00D67F54" w:rsidRPr="008E1DA4">
        <w:rPr>
          <w:rFonts w:ascii="Times New Roman" w:hAnsi="Times New Roman" w:cs="Times New Roman"/>
        </w:rPr>
        <w:t xml:space="preserve">e. </w:t>
      </w:r>
    </w:p>
    <w:commentRangeStart w:id="6"/>
    <w:p w14:paraId="36D816E3" w14:textId="7498CAB3" w:rsidR="003F0FA6" w:rsidRPr="008E1DA4" w:rsidRDefault="003F0FA6" w:rsidP="000C4A87">
      <w:pPr>
        <w:spacing w:line="276" w:lineRule="auto"/>
        <w:rPr>
          <w:rFonts w:ascii="Times New Roman" w:hAnsi="Times New Roman" w:cs="Times New Roman"/>
        </w:rPr>
      </w:pPr>
      <w:r w:rsidRPr="008E1DA4">
        <w:rPr>
          <w:rFonts w:ascii="Times New Roman" w:hAnsi="Times New Roman" w:cs="Times New Roman"/>
          <w:noProof/>
          <w:lang w:val="en-US"/>
        </w:rPr>
        <mc:AlternateContent>
          <mc:Choice Requires="wps">
            <w:drawing>
              <wp:inline distT="0" distB="0" distL="0" distR="0" wp14:anchorId="24A536BB" wp14:editId="71316797">
                <wp:extent cx="2400300" cy="571500"/>
                <wp:effectExtent l="0" t="0" r="0" b="12700"/>
                <wp:docPr id="5" name="Text Box 5"/>
                <wp:cNvGraphicFramePr/>
                <a:graphic xmlns:a="http://schemas.openxmlformats.org/drawingml/2006/main">
                  <a:graphicData uri="http://schemas.microsoft.com/office/word/2010/wordprocessingShape">
                    <wps:wsp>
                      <wps:cNvSpPr txBox="1"/>
                      <wps:spPr>
                        <a:xfrm>
                          <a:off x="0" y="0"/>
                          <a:ext cx="24003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AF2CF92" w14:textId="77777777" w:rsidR="00E5108B" w:rsidRPr="00BA7AD9" w:rsidRDefault="00E5108B" w:rsidP="003F0FA6">
                            <w:pPr>
                              <w:rPr>
                                <w:b/>
                                <w:i/>
                                <w:sz w:val="20"/>
                                <w:u w:val="single"/>
                              </w:rPr>
                            </w:pPr>
                            <w:r>
                              <w:rPr>
                                <w:b/>
                                <w:i/>
                                <w:sz w:val="20"/>
                                <w:u w:val="single"/>
                              </w:rPr>
                              <w:t>&lt;</w:t>
                            </w:r>
                            <w:r w:rsidRPr="00BA7AD9">
                              <w:rPr>
                                <w:b/>
                                <w:i/>
                                <w:sz w:val="20"/>
                                <w:u w:val="single"/>
                              </w:rPr>
                              <w:t>Fig 1.1</w:t>
                            </w:r>
                          </w:p>
                          <w:p w14:paraId="7011C3FE" w14:textId="77777777" w:rsidR="00E5108B" w:rsidRPr="00BA7AD9" w:rsidRDefault="00E5108B" w:rsidP="003F0FA6">
                            <w:pPr>
                              <w:rPr>
                                <w:i/>
                                <w:sz w:val="22"/>
                              </w:rPr>
                            </w:pPr>
                            <w:r w:rsidRPr="00BA7AD9">
                              <w:rPr>
                                <w:i/>
                                <w:sz w:val="20"/>
                              </w:rPr>
                              <w:t>Example of results from a</w:t>
                            </w:r>
                            <w:r>
                              <w:rPr>
                                <w:i/>
                                <w:sz w:val="20"/>
                              </w:rPr>
                              <w:t>n</w:t>
                            </w:r>
                            <w:r w:rsidRPr="00BA7AD9">
                              <w:rPr>
                                <w:i/>
                                <w:sz w:val="20"/>
                              </w:rPr>
                              <w:t xml:space="preserve"> atomic absorption </w:t>
                            </w:r>
                            <w:proofErr w:type="spellStart"/>
                            <w:r>
                              <w:rPr>
                                <w:i/>
                                <w:sz w:val="20"/>
                              </w:rPr>
                              <w:t>Spectrophometer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Text Box 5" o:spid="_x0000_s1027" type="#_x0000_t202" style="width:189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" filled="f" stroked="f">
                <v:textbox>
                  <w:txbxContent>
                    <w:p w14:paraId="1AF2CF92" w14:textId="77777777" w:rsidR="00E5108B" w:rsidRPr="00BA7AD9" w:rsidRDefault="00E5108B" w:rsidP="003F0FA6">
                      <w:pPr>
                        <w:rPr>
                          <w:b/>
                          <w:i/>
                          <w:sz w:val="20"/>
                          <w:u w:val="single"/>
                        </w:rPr>
                      </w:pPr>
                      <w:r>
                        <w:rPr>
                          <w:b/>
                          <w:i/>
                          <w:sz w:val="20"/>
                          <w:u w:val="single"/>
                        </w:rPr>
                        <w:t>&lt;</w:t>
                      </w:r>
                      <w:r w:rsidRPr="00BA7AD9">
                        <w:rPr>
                          <w:b/>
                          <w:i/>
                          <w:sz w:val="20"/>
                          <w:u w:val="single"/>
                        </w:rPr>
                        <w:t>Fig 1.1</w:t>
                      </w:r>
                    </w:p>
                    <w:p w14:paraId="7011C3FE" w14:textId="77777777" w:rsidR="00E5108B" w:rsidRPr="00BA7AD9" w:rsidRDefault="00E5108B" w:rsidP="003F0FA6">
                      <w:pPr>
                        <w:rPr>
                          <w:i/>
                          <w:sz w:val="22"/>
                        </w:rPr>
                      </w:pPr>
                      <w:r w:rsidRPr="00BA7AD9">
                        <w:rPr>
                          <w:i/>
                          <w:sz w:val="20"/>
                        </w:rPr>
                        <w:t>Example of results from a</w:t>
                      </w:r>
                      <w:r>
                        <w:rPr>
                          <w:i/>
                          <w:sz w:val="20"/>
                        </w:rPr>
                        <w:t>n</w:t>
                      </w:r>
                      <w:r w:rsidRPr="00BA7AD9">
                        <w:rPr>
                          <w:i/>
                          <w:sz w:val="20"/>
                        </w:rPr>
                        <w:t xml:space="preserve"> atomic absorption </w:t>
                      </w:r>
                      <w:proofErr w:type="spellStart"/>
                      <w:r>
                        <w:rPr>
                          <w:i/>
                          <w:sz w:val="20"/>
                        </w:rPr>
                        <w:t>Spectrophometer</w:t>
                      </w:r>
                      <w:proofErr w:type="spellEnd"/>
                    </w:p>
                  </w:txbxContent>
                </v:textbox>
                <w10:anchorlock/>
              </v:shape>
            </w:pict>
          </mc:Fallback>
        </mc:AlternateContent>
      </w:r>
      <w:commentRangeEnd w:id="6"/>
      <w:r>
        <w:rPr>
          <w:rStyle w:val="CommentReference"/>
        </w:rPr>
        <w:commentReference w:id="6"/>
      </w:r>
    </w:p>
    <w:p w14:paraId="5BC7E363" w14:textId="6EE9723C" w:rsidR="00165130" w:rsidRPr="008E1DA4" w:rsidRDefault="000C4A87" w:rsidP="00165130">
      <w:pPr>
        <w:rPr>
          <w:rFonts w:ascii="Times New Roman" w:eastAsia="Times New Roman" w:hAnsi="Times New Roman" w:cs="Times New Roman"/>
          <w:color w:val="222222"/>
          <w:sz w:val="18"/>
          <w:szCs w:val="18"/>
          <w:shd w:val="clear" w:color="auto" w:fill="D9D9D9"/>
        </w:rPr>
      </w:pPr>
      <w:bookmarkStart w:id="7" w:name="_GoBack"/>
      <w:r w:rsidRPr="008E1DA4">
        <w:rPr>
          <w:rFonts w:ascii="Times New Roman" w:hAnsi="Times New Roman" w:cs="Times New Roman"/>
          <w:noProof/>
          <w:lang w:val="en-US"/>
        </w:rPr>
        <w:drawing>
          <wp:anchor distT="0" distB="0" distL="114300" distR="114300" simplePos="0" relativeHeight="251664384" behindDoc="0" locked="0" layoutInCell="1" allowOverlap="1" wp14:anchorId="3F801B79" wp14:editId="09C6956B">
            <wp:simplePos x="0" y="0"/>
            <wp:positionH relativeFrom="column">
              <wp:posOffset>-228600</wp:posOffset>
            </wp:positionH>
            <wp:positionV relativeFrom="paragraph">
              <wp:posOffset>1714500</wp:posOffset>
            </wp:positionV>
            <wp:extent cx="2171700" cy="1291590"/>
            <wp:effectExtent l="0" t="0" r="12700" b="3810"/>
            <wp:wrapSquare wrapText="bothSides"/>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screen">
                      <a:extLst>
                        <a:ext uri="{28A0092B-C50C-407E-A947-70E740481C1C}">
                          <a14:useLocalDpi xmlns:a14="http://schemas.microsoft.com/office/drawing/2010/main"/>
                        </a:ext>
                      </a:extLst>
                    </a:blip>
                    <a:srcRect/>
                    <a:stretch/>
                  </pic:blipFill>
                  <pic:spPr bwMode="auto">
                    <a:xfrm>
                      <a:off x="0" y="0"/>
                      <a:ext cx="2171700" cy="1291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7"/>
      <w:r w:rsidR="004C4991" w:rsidRPr="008E1DA4">
        <w:rPr>
          <w:rFonts w:ascii="Times New Roman" w:hAnsi="Times New Roman" w:cs="Times New Roman"/>
        </w:rPr>
        <w:t>This is called the</w:t>
      </w:r>
      <w:r w:rsidRPr="008E1DA4">
        <w:rPr>
          <w:rFonts w:ascii="Times New Roman" w:hAnsi="Times New Roman" w:cs="Times New Roman"/>
        </w:rPr>
        <w:t xml:space="preserve"> </w:t>
      </w:r>
      <w:r w:rsidR="004C4991" w:rsidRPr="008E1DA4">
        <w:rPr>
          <w:rFonts w:ascii="Times New Roman" w:hAnsi="Times New Roman" w:cs="Times New Roman"/>
        </w:rPr>
        <w:t>Hollo</w:t>
      </w:r>
      <w:r w:rsidR="0085567B" w:rsidRPr="008E1DA4">
        <w:rPr>
          <w:rFonts w:ascii="Times New Roman" w:hAnsi="Times New Roman" w:cs="Times New Roman"/>
        </w:rPr>
        <w:t>w Cathode Lamp and it is shone o</w:t>
      </w:r>
      <w:r w:rsidR="004C4991" w:rsidRPr="008E1DA4">
        <w:rPr>
          <w:rFonts w:ascii="Times New Roman" w:hAnsi="Times New Roman" w:cs="Times New Roman"/>
        </w:rPr>
        <w:t xml:space="preserve">nto a vaporised sample of the </w:t>
      </w:r>
      <w:r w:rsidR="00534ABB" w:rsidRPr="008E1DA4">
        <w:rPr>
          <w:rFonts w:ascii="Times New Roman" w:hAnsi="Times New Roman" w:cs="Times New Roman"/>
        </w:rPr>
        <w:t>substance that</w:t>
      </w:r>
      <w:r w:rsidR="004C4991" w:rsidRPr="008E1DA4">
        <w:rPr>
          <w:rFonts w:ascii="Times New Roman" w:hAnsi="Times New Roman" w:cs="Times New Roman"/>
        </w:rPr>
        <w:t xml:space="preserve"> is being tested to have traces of the element</w:t>
      </w:r>
      <w:r w:rsidR="0064144E" w:rsidRPr="008E1DA4">
        <w:rPr>
          <w:rFonts w:ascii="Times New Roman" w:hAnsi="Times New Roman" w:cs="Times New Roman"/>
        </w:rPr>
        <w:t xml:space="preserve"> in the Hollow Cathode Lamp</w:t>
      </w:r>
      <w:r w:rsidR="00610C41" w:rsidRPr="008E1DA4">
        <w:rPr>
          <w:rFonts w:ascii="Times New Roman" w:hAnsi="Times New Roman" w:cs="Times New Roman"/>
        </w:rPr>
        <w:t xml:space="preserve">. </w:t>
      </w:r>
      <w:commentRangeStart w:id="8"/>
      <w:r w:rsidR="00BD00C2" w:rsidRPr="008E1DA4">
        <w:rPr>
          <w:rFonts w:ascii="Times New Roman" w:hAnsi="Times New Roman" w:cs="Times New Roman"/>
        </w:rPr>
        <w:t xml:space="preserve">The </w:t>
      </w:r>
      <w:r w:rsidR="00325A18" w:rsidRPr="008E1DA4">
        <w:rPr>
          <w:rFonts w:ascii="Times New Roman" w:hAnsi="Times New Roman" w:cs="Times New Roman"/>
        </w:rPr>
        <w:t>element that is being tested</w:t>
      </w:r>
      <w:r w:rsidR="00BD00C2" w:rsidRPr="008E1DA4">
        <w:rPr>
          <w:rFonts w:ascii="Times New Roman" w:hAnsi="Times New Roman" w:cs="Times New Roman"/>
        </w:rPr>
        <w:t xml:space="preserve"> will absorb the light from the lamp and the other wavelengths of light continue to </w:t>
      </w:r>
      <w:r w:rsidR="00990A39" w:rsidRPr="008E1DA4">
        <w:rPr>
          <w:rFonts w:ascii="Times New Roman" w:hAnsi="Times New Roman" w:cs="Times New Roman"/>
        </w:rPr>
        <w:t xml:space="preserve">penetrate </w:t>
      </w:r>
      <w:r w:rsidR="00BD00C2" w:rsidRPr="008E1DA4">
        <w:rPr>
          <w:rFonts w:ascii="Times New Roman" w:hAnsi="Times New Roman" w:cs="Times New Roman"/>
        </w:rPr>
        <w:t xml:space="preserve">into the </w:t>
      </w:r>
      <w:proofErr w:type="spellStart"/>
      <w:r w:rsidR="00891F96" w:rsidRPr="008E1DA4">
        <w:rPr>
          <w:rFonts w:ascii="Times New Roman" w:hAnsi="Times New Roman" w:cs="Times New Roman"/>
        </w:rPr>
        <w:t>monochromator</w:t>
      </w:r>
      <w:commentRangeEnd w:id="8"/>
      <w:proofErr w:type="spellEnd"/>
      <w:r w:rsidR="00C5462C">
        <w:rPr>
          <w:rStyle w:val="CommentReference"/>
        </w:rPr>
        <w:commentReference w:id="8"/>
      </w:r>
      <w:r w:rsidR="00325A18" w:rsidRPr="008E1DA4">
        <w:rPr>
          <w:rFonts w:ascii="Times New Roman" w:hAnsi="Times New Roman" w:cs="Times New Roman"/>
        </w:rPr>
        <w:t>, which</w:t>
      </w:r>
      <w:r w:rsidR="00BD00C2" w:rsidRPr="008E1DA4">
        <w:rPr>
          <w:rFonts w:ascii="Times New Roman" w:hAnsi="Times New Roman" w:cs="Times New Roman"/>
        </w:rPr>
        <w:t xml:space="preserve"> selects a wavelength of light and focuses it into the </w:t>
      </w:r>
      <w:r w:rsidR="00325A18" w:rsidRPr="008E1DA4">
        <w:rPr>
          <w:rFonts w:ascii="Times New Roman" w:hAnsi="Times New Roman" w:cs="Times New Roman"/>
        </w:rPr>
        <w:t>photomultiplier</w:t>
      </w:r>
      <w:r w:rsidR="00891F96" w:rsidRPr="008E1DA4">
        <w:rPr>
          <w:rFonts w:ascii="Times New Roman" w:hAnsi="Times New Roman" w:cs="Times New Roman"/>
        </w:rPr>
        <w:t xml:space="preserve">. The monochromator does this by </w:t>
      </w:r>
      <w:r w:rsidR="003004BA" w:rsidRPr="008E1DA4">
        <w:rPr>
          <w:rFonts w:ascii="Times New Roman" w:hAnsi="Times New Roman" w:cs="Times New Roman"/>
        </w:rPr>
        <w:t>being composed of two slits (</w:t>
      </w:r>
      <w:r w:rsidR="00891F96" w:rsidRPr="008E1DA4">
        <w:rPr>
          <w:rFonts w:ascii="Times New Roman" w:hAnsi="Times New Roman" w:cs="Times New Roman"/>
        </w:rPr>
        <w:t>entrance and exit</w:t>
      </w:r>
      <w:r w:rsidR="00463205" w:rsidRPr="008E1DA4">
        <w:rPr>
          <w:rFonts w:ascii="Times New Roman" w:hAnsi="Times New Roman" w:cs="Times New Roman"/>
        </w:rPr>
        <w:t xml:space="preserve"> for the light</w:t>
      </w:r>
      <w:r w:rsidR="00891F96" w:rsidRPr="008E1DA4">
        <w:rPr>
          <w:rFonts w:ascii="Times New Roman" w:hAnsi="Times New Roman" w:cs="Times New Roman"/>
        </w:rPr>
        <w:t xml:space="preserve">) and </w:t>
      </w:r>
      <w:r w:rsidR="00864157" w:rsidRPr="008E1DA4">
        <w:rPr>
          <w:rFonts w:ascii="Times New Roman" w:hAnsi="Times New Roman" w:cs="Times New Roman"/>
        </w:rPr>
        <w:t>a dispersion object like a prism or diffraction grating (users.uj.edu.pl, N.D.).</w:t>
      </w:r>
      <w:r w:rsidR="003004BA" w:rsidRPr="008E1DA4">
        <w:rPr>
          <w:rFonts w:ascii="Times New Roman" w:hAnsi="Times New Roman" w:cs="Times New Roman"/>
        </w:rPr>
        <w:t xml:space="preserve"> </w:t>
      </w:r>
      <w:r w:rsidR="00463205" w:rsidRPr="008E1DA4">
        <w:rPr>
          <w:rFonts w:ascii="Times New Roman" w:hAnsi="Times New Roman" w:cs="Times New Roman"/>
        </w:rPr>
        <w:t xml:space="preserve">The photomultiplier is basically a </w:t>
      </w:r>
      <w:r w:rsidR="00610C41" w:rsidRPr="008E1DA4">
        <w:rPr>
          <w:rFonts w:ascii="Times New Roman" w:hAnsi="Times New Roman" w:cs="Times New Roman"/>
        </w:rPr>
        <w:t>detector that determines the intensity of the wavelength of light exiting from the monochromator</w:t>
      </w:r>
      <w:r w:rsidR="00463205" w:rsidRPr="008E1DA4">
        <w:rPr>
          <w:rFonts w:ascii="Times New Roman" w:hAnsi="Times New Roman" w:cs="Times New Roman"/>
        </w:rPr>
        <w:t xml:space="preserve"> and sends the results to the output display </w:t>
      </w:r>
      <w:commentRangeStart w:id="9"/>
      <w:r w:rsidR="00463205" w:rsidRPr="008E1DA4">
        <w:rPr>
          <w:rFonts w:ascii="Times New Roman" w:hAnsi="Times New Roman" w:cs="Times New Roman"/>
        </w:rPr>
        <w:t>(</w:t>
      </w:r>
      <w:r w:rsidR="00463205" w:rsidRPr="008E1DA4">
        <w:rPr>
          <w:rFonts w:ascii="Times New Roman" w:eastAsia="Times New Roman" w:hAnsi="Times New Roman" w:cs="Times New Roman"/>
        </w:rPr>
        <w:t>Dhanlal de Lloyd, 200)</w:t>
      </w:r>
      <w:commentRangeEnd w:id="9"/>
      <w:r w:rsidR="00C5462C">
        <w:rPr>
          <w:rStyle w:val="CommentReference"/>
        </w:rPr>
        <w:commentReference w:id="9"/>
      </w:r>
      <w:r w:rsidR="00610C41" w:rsidRPr="008E1DA4">
        <w:rPr>
          <w:rFonts w:ascii="Times New Roman" w:hAnsi="Times New Roman" w:cs="Times New Roman"/>
        </w:rPr>
        <w:t>. The output display then gives results, which</w:t>
      </w:r>
      <w:r w:rsidR="00325A18" w:rsidRPr="008E1DA4">
        <w:rPr>
          <w:rFonts w:ascii="Times New Roman" w:hAnsi="Times New Roman" w:cs="Times New Roman"/>
        </w:rPr>
        <w:t xml:space="preserve"> </w:t>
      </w:r>
      <w:r w:rsidR="00610C41" w:rsidRPr="008E1DA4">
        <w:rPr>
          <w:rFonts w:ascii="Times New Roman" w:hAnsi="Times New Roman" w:cs="Times New Roman"/>
        </w:rPr>
        <w:t>a</w:t>
      </w:r>
      <w:r w:rsidR="00165130" w:rsidRPr="008E1DA4">
        <w:rPr>
          <w:rFonts w:ascii="Times New Roman" w:hAnsi="Times New Roman" w:cs="Times New Roman"/>
        </w:rPr>
        <w:t>re displayed in different ways. These ways depend on the type of read out device used, some of which can be digital meters, recorders, cathode-ray tubes, LCD panels and computer displays (</w:t>
      </w:r>
      <w:r w:rsidR="008E1DA4" w:rsidRPr="008E1DA4">
        <w:rPr>
          <w:rFonts w:ascii="Times New Roman" w:eastAsia="Times New Roman" w:hAnsi="Times New Roman" w:cs="Times New Roman"/>
          <w:szCs w:val="20"/>
        </w:rPr>
        <w:t>Blogs.maryville, 2015)</w:t>
      </w:r>
    </w:p>
    <w:p w14:paraId="6F1F1A19" w14:textId="0CD06D66" w:rsidR="00D44E42" w:rsidRDefault="008D0BC3" w:rsidP="000C4A87">
      <w:pPr>
        <w:spacing w:line="276" w:lineRule="auto"/>
      </w:pPr>
      <w:r w:rsidRPr="008E1DA4">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31DC9B73" wp14:editId="5A0FE5A3">
                <wp:simplePos x="0" y="0"/>
                <wp:positionH relativeFrom="column">
                  <wp:posOffset>-127000</wp:posOffset>
                </wp:positionH>
                <wp:positionV relativeFrom="paragraph">
                  <wp:posOffset>114300</wp:posOffset>
                </wp:positionV>
                <wp:extent cx="1371600" cy="571500"/>
                <wp:effectExtent l="0" t="0" r="0" b="12700"/>
                <wp:wrapSquare wrapText="bothSides"/>
                <wp:docPr id="9" name="Text Box 9"/>
                <wp:cNvGraphicFramePr/>
                <a:graphic xmlns:a="http://schemas.openxmlformats.org/drawingml/2006/main">
                  <a:graphicData uri="http://schemas.microsoft.com/office/word/2010/wordprocessingShape">
                    <wps:wsp>
                      <wps:cNvSpPr txBox="1"/>
                      <wps:spPr>
                        <a:xfrm>
                          <a:off x="0" y="0"/>
                          <a:ext cx="13716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ABA634" w14:textId="7B3C3C16" w:rsidR="00E5108B" w:rsidRPr="00C269DB" w:rsidRDefault="00E5108B">
                            <w:pPr>
                              <w:rPr>
                                <w:b/>
                                <w:sz w:val="22"/>
                                <w:u w:val="single"/>
                              </w:rPr>
                            </w:pPr>
                            <w:r>
                              <w:rPr>
                                <w:b/>
                                <w:sz w:val="22"/>
                                <w:u w:val="single"/>
                              </w:rPr>
                              <w:t>&lt;</w:t>
                            </w:r>
                            <w:r w:rsidRPr="00C269DB">
                              <w:rPr>
                                <w:b/>
                                <w:sz w:val="22"/>
                                <w:u w:val="single"/>
                              </w:rPr>
                              <w:t>Fig 1.1</w:t>
                            </w:r>
                          </w:p>
                          <w:p w14:paraId="30F83C2C" w14:textId="4C2A9C5F" w:rsidR="00E5108B" w:rsidRPr="00C269DB" w:rsidRDefault="00E5108B">
                            <w:pPr>
                              <w:rPr>
                                <w:sz w:val="22"/>
                              </w:rPr>
                            </w:pPr>
                            <w:r w:rsidRPr="00C269DB">
                              <w:rPr>
                                <w:sz w:val="22"/>
                              </w:rPr>
                              <w:t>Inside of a monochromator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margin-left:-9.95pt;margin-top:9pt;width:108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" filled="f" stroked="f">
                <v:textbox>
                  <w:txbxContent>
                    <w:p w14:paraId="63ABA634" w14:textId="7B3C3C16" w:rsidR="00E5108B" w:rsidRPr="00C269DB" w:rsidRDefault="00E5108B">
                      <w:pPr>
                        <w:rPr>
                          <w:b/>
                          <w:sz w:val="22"/>
                          <w:u w:val="single"/>
                        </w:rPr>
                      </w:pPr>
                      <w:r>
                        <w:rPr>
                          <w:b/>
                          <w:sz w:val="22"/>
                          <w:u w:val="single"/>
                        </w:rPr>
                        <w:t>&lt;</w:t>
                      </w:r>
                      <w:r w:rsidRPr="00C269DB">
                        <w:rPr>
                          <w:b/>
                          <w:sz w:val="22"/>
                          <w:u w:val="single"/>
                        </w:rPr>
                        <w:t>Fig 1.1</w:t>
                      </w:r>
                    </w:p>
                    <w:p w14:paraId="30F83C2C" w14:textId="4C2A9C5F" w:rsidR="00E5108B" w:rsidRPr="00C269DB" w:rsidRDefault="00E5108B">
                      <w:pPr>
                        <w:rPr>
                          <w:sz w:val="22"/>
                        </w:rPr>
                      </w:pPr>
                      <w:r w:rsidRPr="00C269DB">
                        <w:rPr>
                          <w:sz w:val="22"/>
                        </w:rPr>
                        <w:t>Inside of a monochromator</w:t>
                      </w:r>
                    </w:p>
                  </w:txbxContent>
                </v:textbox>
                <w10:wrap type="square"/>
              </v:shape>
            </w:pict>
          </mc:Fallback>
        </mc:AlternateContent>
      </w:r>
    </w:p>
    <w:p w14:paraId="2FEA2003" w14:textId="77777777" w:rsidR="008D0BC3" w:rsidRDefault="008D0BC3" w:rsidP="000C4A87">
      <w:pPr>
        <w:spacing w:line="276" w:lineRule="auto"/>
      </w:pPr>
    </w:p>
    <w:p w14:paraId="43DAD195" w14:textId="77777777" w:rsidR="008D0BC3" w:rsidRDefault="008D0BC3" w:rsidP="000C4A87">
      <w:pPr>
        <w:spacing w:line="276" w:lineRule="auto"/>
      </w:pPr>
    </w:p>
    <w:p w14:paraId="3CA70756" w14:textId="77777777" w:rsidR="008D0BC3" w:rsidRPr="00E3512F" w:rsidRDefault="008D0BC3" w:rsidP="000C4A87">
      <w:pPr>
        <w:spacing w:line="276" w:lineRule="auto"/>
      </w:pPr>
    </w:p>
    <w:p w14:paraId="173930D6" w14:textId="1FD7748B" w:rsidR="00D44E42" w:rsidRPr="00E3512F" w:rsidRDefault="00D44E42" w:rsidP="000C4A87">
      <w:pPr>
        <w:spacing w:line="276" w:lineRule="auto"/>
        <w:rPr>
          <w:b/>
          <w:u w:val="single"/>
        </w:rPr>
      </w:pPr>
      <w:r w:rsidRPr="00E3512F">
        <w:rPr>
          <w:b/>
          <w:u w:val="single"/>
        </w:rPr>
        <w:t>Detecting Lead content in pain</w:t>
      </w:r>
      <w:r w:rsidR="00CF04A0" w:rsidRPr="00E3512F">
        <w:rPr>
          <w:b/>
          <w:u w:val="single"/>
        </w:rPr>
        <w:t>ts</w:t>
      </w:r>
    </w:p>
    <w:p w14:paraId="0F09B598" w14:textId="25BFE2FA" w:rsidR="00814D66" w:rsidRPr="008E1DA4" w:rsidRDefault="00C5462C" w:rsidP="000C4A87">
      <w:pPr>
        <w:spacing w:line="276" w:lineRule="auto"/>
        <w:rPr>
          <w:rFonts w:ascii="Times New Roman" w:eastAsia="Times New Roman" w:hAnsi="Times New Roman" w:cs="Times New Roman"/>
        </w:rPr>
      </w:pPr>
      <w:ins w:id="10" w:author="Hayden McKenna" w:date="2015-03-26T20:02:00Z">
        <w:r w:rsidRPr="00DC7CA0">
          <w:rPr>
            <w:noProof/>
            <w:lang w:val="en-US"/>
          </w:rPr>
          <w:drawing>
            <wp:anchor distT="0" distB="0" distL="114300" distR="114300" simplePos="0" relativeHeight="251675648" behindDoc="0" locked="0" layoutInCell="1" allowOverlap="1" wp14:anchorId="7E3584D4" wp14:editId="4D735B26">
              <wp:simplePos x="0" y="0"/>
              <wp:positionH relativeFrom="column">
                <wp:posOffset>1594029</wp:posOffset>
              </wp:positionH>
              <wp:positionV relativeFrom="paragraph">
                <wp:posOffset>1732965</wp:posOffset>
              </wp:positionV>
              <wp:extent cx="271780" cy="263525"/>
              <wp:effectExtent l="0" t="0" r="762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3600" behindDoc="0" locked="0" layoutInCell="1" allowOverlap="1" wp14:anchorId="62928122" wp14:editId="4455FE4F">
              <wp:simplePos x="0" y="0"/>
              <wp:positionH relativeFrom="column">
                <wp:posOffset>1482725</wp:posOffset>
              </wp:positionH>
              <wp:positionV relativeFrom="paragraph">
                <wp:posOffset>1518920</wp:posOffset>
              </wp:positionV>
              <wp:extent cx="271780" cy="263525"/>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1552" behindDoc="0" locked="0" layoutInCell="1" allowOverlap="1" wp14:anchorId="5A3F219E" wp14:editId="63D848EC">
              <wp:simplePos x="0" y="0"/>
              <wp:positionH relativeFrom="column">
                <wp:posOffset>1299845</wp:posOffset>
              </wp:positionH>
              <wp:positionV relativeFrom="paragraph">
                <wp:posOffset>904240</wp:posOffset>
              </wp:positionV>
              <wp:extent cx="271780" cy="263525"/>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780BF4" w:rsidRPr="008E1DA4">
        <w:rPr>
          <w:rFonts w:ascii="Times New Roman" w:hAnsi="Times New Roman" w:cs="Times New Roman"/>
          <w:noProof/>
          <w:lang w:val="en-US"/>
        </w:rPr>
        <w:drawing>
          <wp:anchor distT="0" distB="0" distL="114300" distR="114300" simplePos="0" relativeHeight="251662336" behindDoc="0" locked="0" layoutInCell="1" allowOverlap="1" wp14:anchorId="3729947D" wp14:editId="067D9BF6">
            <wp:simplePos x="0" y="0"/>
            <wp:positionH relativeFrom="column">
              <wp:posOffset>2971800</wp:posOffset>
            </wp:positionH>
            <wp:positionV relativeFrom="paragraph">
              <wp:posOffset>507365</wp:posOffset>
            </wp:positionV>
            <wp:extent cx="2984500" cy="2370455"/>
            <wp:effectExtent l="0" t="0" r="12700" b="0"/>
            <wp:wrapTight wrapText="bothSides">
              <wp:wrapPolygon edited="0">
                <wp:start x="0" y="0"/>
                <wp:lineTo x="0" y="21293"/>
                <wp:lineTo x="21508" y="21293"/>
                <wp:lineTo x="21508" y="0"/>
                <wp:lineTo x="0"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screen">
                      <a:extLst>
                        <a:ext uri="{28A0092B-C50C-407E-A947-70E740481C1C}">
                          <a14:useLocalDpi xmlns:a14="http://schemas.microsoft.com/office/drawing/2010/main"/>
                        </a:ext>
                      </a:extLst>
                    </a:blip>
                    <a:srcRect/>
                    <a:stretch/>
                  </pic:blipFill>
                  <pic:spPr bwMode="auto">
                    <a:xfrm>
                      <a:off x="0" y="0"/>
                      <a:ext cx="2984500" cy="2370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D66" w:rsidRPr="008E1DA4">
        <w:rPr>
          <w:rFonts w:ascii="Times New Roman" w:hAnsi="Times New Roman" w:cs="Times New Roman"/>
        </w:rPr>
        <w:t>There are two ways in which using AAS to</w:t>
      </w:r>
      <w:r w:rsidR="00CF04A0" w:rsidRPr="008E1DA4">
        <w:rPr>
          <w:rFonts w:ascii="Times New Roman" w:hAnsi="Times New Roman" w:cs="Times New Roman"/>
        </w:rPr>
        <w:t xml:space="preserve"> a</w:t>
      </w:r>
      <w:r w:rsidR="00814D66" w:rsidRPr="008E1DA4">
        <w:rPr>
          <w:rFonts w:ascii="Times New Roman" w:hAnsi="Times New Roman" w:cs="Times New Roman"/>
        </w:rPr>
        <w:t>nalyse lead content in paints can be done. One of the ways is through the normal use of an atomic absorption Spectrophometer. This is based on the fact that free atoms absorb light at wavelengths characteristic of the element of int</w:t>
      </w:r>
      <w:r w:rsidR="00FE46C3" w:rsidRPr="008E1DA4">
        <w:rPr>
          <w:rFonts w:ascii="Times New Roman" w:hAnsi="Times New Roman" w:cs="Times New Roman"/>
        </w:rPr>
        <w:t>e</w:t>
      </w:r>
      <w:r w:rsidR="00814D66" w:rsidRPr="008E1DA4">
        <w:rPr>
          <w:rFonts w:ascii="Times New Roman" w:hAnsi="Times New Roman" w:cs="Times New Roman"/>
        </w:rPr>
        <w:t>rest</w:t>
      </w:r>
      <w:r w:rsidR="00FE46C3" w:rsidRPr="008E1DA4">
        <w:rPr>
          <w:rFonts w:ascii="Times New Roman" w:eastAsia="Times New Roman" w:hAnsi="Times New Roman" w:cs="Times New Roman"/>
        </w:rPr>
        <w:t xml:space="preserve">. The ground state for lead atoms is 283.3nm and the amount of light absorbed can be </w:t>
      </w:r>
      <w:r w:rsidR="00F825D1" w:rsidRPr="008E1DA4">
        <w:rPr>
          <w:rFonts w:ascii="Times New Roman" w:eastAsia="Times New Roman" w:hAnsi="Times New Roman" w:cs="Times New Roman"/>
        </w:rPr>
        <w:t xml:space="preserve">made into </w:t>
      </w:r>
      <w:r w:rsidR="00FE46C3" w:rsidRPr="008E1DA4">
        <w:rPr>
          <w:rFonts w:ascii="Times New Roman" w:eastAsia="Times New Roman" w:hAnsi="Times New Roman" w:cs="Times New Roman"/>
        </w:rPr>
        <w:t>a linear fashion</w:t>
      </w:r>
      <w:r w:rsidR="00F825D1" w:rsidRPr="008E1DA4">
        <w:rPr>
          <w:rFonts w:ascii="Times New Roman" w:eastAsia="Times New Roman" w:hAnsi="Times New Roman" w:cs="Times New Roman"/>
        </w:rPr>
        <w:t>,</w:t>
      </w:r>
      <w:r w:rsidR="00FE46C3" w:rsidRPr="008E1DA4">
        <w:rPr>
          <w:rFonts w:ascii="Times New Roman" w:eastAsia="Times New Roman" w:hAnsi="Times New Roman" w:cs="Times New Roman"/>
        </w:rPr>
        <w:t xml:space="preserve"> to </w:t>
      </w:r>
      <w:r w:rsidR="00F825D1" w:rsidRPr="008E1DA4">
        <w:rPr>
          <w:rFonts w:ascii="Times New Roman" w:eastAsia="Times New Roman" w:hAnsi="Times New Roman" w:cs="Times New Roman"/>
        </w:rPr>
        <w:t>the concentration of the sample being analysed</w:t>
      </w:r>
      <w:r w:rsidR="0085567B" w:rsidRPr="008E1DA4">
        <w:rPr>
          <w:rFonts w:ascii="Times New Roman" w:eastAsia="Times New Roman" w:hAnsi="Times New Roman" w:cs="Times New Roman"/>
        </w:rPr>
        <w:t xml:space="preserve"> </w:t>
      </w:r>
      <w:r w:rsidR="00F85607" w:rsidRPr="008E1DA4">
        <w:rPr>
          <w:rFonts w:ascii="Times New Roman" w:hAnsi="Times New Roman" w:cs="Times New Roman"/>
        </w:rPr>
        <w:t>(</w:t>
      </w:r>
      <w:r w:rsidR="00F85607" w:rsidRPr="008E1DA4">
        <w:rPr>
          <w:rFonts w:ascii="Times New Roman" w:eastAsia="Times New Roman" w:hAnsi="Times New Roman" w:cs="Times New Roman"/>
        </w:rPr>
        <w:t>who.int</w:t>
      </w:r>
      <w:r w:rsidR="00E048A3" w:rsidRPr="008E1DA4">
        <w:rPr>
          <w:rFonts w:ascii="Times New Roman" w:eastAsia="Times New Roman" w:hAnsi="Times New Roman" w:cs="Times New Roman"/>
        </w:rPr>
        <w:t>/</w:t>
      </w:r>
      <w:r w:rsidR="00F85607" w:rsidRPr="008E1DA4">
        <w:rPr>
          <w:rFonts w:ascii="Times New Roman" w:eastAsia="Times New Roman" w:hAnsi="Times New Roman" w:cs="Times New Roman"/>
        </w:rPr>
        <w:t>, 2011.)</w:t>
      </w:r>
      <w:r w:rsidR="00F825D1" w:rsidRPr="008E1DA4">
        <w:rPr>
          <w:rFonts w:ascii="Times New Roman" w:eastAsia="Times New Roman" w:hAnsi="Times New Roman" w:cs="Times New Roman"/>
        </w:rPr>
        <w:t>. These are ca</w:t>
      </w:r>
      <w:r w:rsidR="003004BA" w:rsidRPr="008E1DA4">
        <w:rPr>
          <w:rFonts w:ascii="Times New Roman" w:eastAsia="Times New Roman" w:hAnsi="Times New Roman" w:cs="Times New Roman"/>
        </w:rPr>
        <w:t>lled calibration curves (Fig 1.3</w:t>
      </w:r>
      <w:r w:rsidR="00F825D1" w:rsidRPr="008E1DA4">
        <w:rPr>
          <w:rFonts w:ascii="Times New Roman" w:eastAsia="Times New Roman" w:hAnsi="Times New Roman" w:cs="Times New Roman"/>
        </w:rPr>
        <w:t>).</w:t>
      </w:r>
      <w:r w:rsidR="00610C41" w:rsidRPr="008E1DA4">
        <w:rPr>
          <w:rFonts w:ascii="Times New Roman" w:eastAsia="Times New Roman" w:hAnsi="Times New Roman" w:cs="Times New Roman"/>
        </w:rPr>
        <w:t xml:space="preserve"> </w:t>
      </w:r>
    </w:p>
    <w:p w14:paraId="359A2AAE" w14:textId="77777777" w:rsidR="00610C41" w:rsidRPr="008E1DA4" w:rsidRDefault="00610C41" w:rsidP="000C4A87">
      <w:pPr>
        <w:spacing w:line="276" w:lineRule="auto"/>
        <w:rPr>
          <w:rFonts w:ascii="Times New Roman" w:eastAsia="Times New Roman" w:hAnsi="Times New Roman" w:cs="Times New Roman"/>
        </w:rPr>
      </w:pPr>
    </w:p>
    <w:p w14:paraId="1160BE1D" w14:textId="27491713" w:rsidR="00DA324E" w:rsidRDefault="00C5462C" w:rsidP="000C4A87">
      <w:pPr>
        <w:spacing w:line="276" w:lineRule="auto"/>
        <w:rPr>
          <w:rFonts w:ascii="Times New Roman" w:hAnsi="Times New Roman" w:cs="Times New Roman"/>
        </w:rPr>
      </w:pPr>
      <w:ins w:id="11" w:author="Hayden McKenna" w:date="2015-03-26T20:02:00Z">
        <w:r w:rsidRPr="00DC7CA0">
          <w:rPr>
            <w:noProof/>
            <w:lang w:val="en-US"/>
          </w:rPr>
          <w:drawing>
            <wp:anchor distT="0" distB="0" distL="114300" distR="114300" simplePos="0" relativeHeight="251679744" behindDoc="0" locked="0" layoutInCell="1" allowOverlap="1" wp14:anchorId="23B8C2E3" wp14:editId="4F3EC204">
              <wp:simplePos x="0" y="0"/>
              <wp:positionH relativeFrom="column">
                <wp:posOffset>2484120</wp:posOffset>
              </wp:positionH>
              <wp:positionV relativeFrom="paragraph">
                <wp:posOffset>1310005</wp:posOffset>
              </wp:positionV>
              <wp:extent cx="271780" cy="263525"/>
              <wp:effectExtent l="0" t="0" r="762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7696" behindDoc="0" locked="0" layoutInCell="1" allowOverlap="1" wp14:anchorId="6D2EE54E" wp14:editId="702AE87B">
              <wp:simplePos x="0" y="0"/>
              <wp:positionH relativeFrom="column">
                <wp:posOffset>955040</wp:posOffset>
              </wp:positionH>
              <wp:positionV relativeFrom="paragraph">
                <wp:posOffset>706120</wp:posOffset>
              </wp:positionV>
              <wp:extent cx="271780" cy="263525"/>
              <wp:effectExtent l="0" t="0" r="762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610C41" w:rsidRPr="008E1DA4">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38EAD2D1" wp14:editId="51BD2A22">
                <wp:simplePos x="0" y="0"/>
                <wp:positionH relativeFrom="column">
                  <wp:posOffset>3429000</wp:posOffset>
                </wp:positionH>
                <wp:positionV relativeFrom="paragraph">
                  <wp:posOffset>641985</wp:posOffset>
                </wp:positionV>
                <wp:extent cx="2400300" cy="4572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4003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601D08" w14:textId="0FF5D76D" w:rsidR="00E5108B" w:rsidRPr="00780BF4" w:rsidRDefault="00E5108B">
                            <w:pPr>
                              <w:rPr>
                                <w:b/>
                                <w:i/>
                                <w:sz w:val="20"/>
                                <w:u w:val="single"/>
                              </w:rPr>
                            </w:pPr>
                            <w:r w:rsidRPr="00780BF4">
                              <w:rPr>
                                <w:b/>
                                <w:i/>
                                <w:sz w:val="20"/>
                                <w:u w:val="single"/>
                              </w:rPr>
                              <w:t>^</w:t>
                            </w:r>
                            <w:r>
                              <w:rPr>
                                <w:b/>
                                <w:i/>
                                <w:sz w:val="20"/>
                                <w:u w:val="single"/>
                              </w:rPr>
                              <w:t>Fig 1.3</w:t>
                            </w:r>
                          </w:p>
                          <w:p w14:paraId="403E83F9" w14:textId="4E400C38" w:rsidR="00E5108B" w:rsidRPr="00780BF4" w:rsidRDefault="00E5108B">
                            <w:pPr>
                              <w:rPr>
                                <w:i/>
                                <w:sz w:val="20"/>
                              </w:rPr>
                            </w:pPr>
                            <w:r w:rsidRPr="00780BF4">
                              <w:rPr>
                                <w:i/>
                                <w:sz w:val="20"/>
                              </w:rPr>
                              <w:t>Example of a calibration curve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 o:spid="_x0000_s1029" type="#_x0000_t202" style="position:absolute;margin-left:270pt;margin-top:50.55pt;width:189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" filled="f" stroked="f">
                <v:textbox>
                  <w:txbxContent>
                    <w:p w14:paraId="0B601D08" w14:textId="0FF5D76D" w:rsidR="00E5108B" w:rsidRPr="00780BF4" w:rsidRDefault="00E5108B">
                      <w:pPr>
                        <w:rPr>
                          <w:b/>
                          <w:i/>
                          <w:sz w:val="20"/>
                          <w:u w:val="single"/>
                        </w:rPr>
                      </w:pPr>
                      <w:r w:rsidRPr="00780BF4">
                        <w:rPr>
                          <w:b/>
                          <w:i/>
                          <w:sz w:val="20"/>
                          <w:u w:val="single"/>
                        </w:rPr>
                        <w:t>^</w:t>
                      </w:r>
                      <w:r>
                        <w:rPr>
                          <w:b/>
                          <w:i/>
                          <w:sz w:val="20"/>
                          <w:u w:val="single"/>
                        </w:rPr>
                        <w:t>Fig 1.3</w:t>
                      </w:r>
                    </w:p>
                    <w:p w14:paraId="403E83F9" w14:textId="4E400C38" w:rsidR="00E5108B" w:rsidRPr="00780BF4" w:rsidRDefault="00E5108B">
                      <w:pPr>
                        <w:rPr>
                          <w:i/>
                          <w:sz w:val="20"/>
                        </w:rPr>
                      </w:pPr>
                      <w:r w:rsidRPr="00780BF4">
                        <w:rPr>
                          <w:i/>
                          <w:sz w:val="20"/>
                        </w:rPr>
                        <w:t>Example of a calibration curve</w:t>
                      </w:r>
                    </w:p>
                  </w:txbxContent>
                </v:textbox>
                <w10:wrap type="square"/>
              </v:shape>
            </w:pict>
          </mc:Fallback>
        </mc:AlternateContent>
      </w:r>
      <w:r w:rsidR="00610C41" w:rsidRPr="008E1DA4">
        <w:rPr>
          <w:rFonts w:ascii="Times New Roman" w:hAnsi="Times New Roman" w:cs="Times New Roman"/>
        </w:rPr>
        <w:t>For the</w:t>
      </w:r>
      <w:r w:rsidR="003C0F6C" w:rsidRPr="008E1DA4">
        <w:rPr>
          <w:rFonts w:ascii="Times New Roman" w:hAnsi="Times New Roman" w:cs="Times New Roman"/>
        </w:rPr>
        <w:t xml:space="preserve"> lead within the</w:t>
      </w:r>
      <w:r w:rsidR="00610C41" w:rsidRPr="008E1DA4">
        <w:rPr>
          <w:rFonts w:ascii="Times New Roman" w:hAnsi="Times New Roman" w:cs="Times New Roman"/>
        </w:rPr>
        <w:t xml:space="preserve"> paint t</w:t>
      </w:r>
      <w:r w:rsidR="00347B2B" w:rsidRPr="008E1DA4">
        <w:rPr>
          <w:rFonts w:ascii="Times New Roman" w:hAnsi="Times New Roman" w:cs="Times New Roman"/>
        </w:rPr>
        <w:t xml:space="preserve">o be able to be detected a sample of </w:t>
      </w:r>
      <w:r w:rsidR="00610C41" w:rsidRPr="008E1DA4">
        <w:rPr>
          <w:rFonts w:ascii="Times New Roman" w:hAnsi="Times New Roman" w:cs="Times New Roman"/>
        </w:rPr>
        <w:t>it needs to be vaporised so that the Hollow Cathode Lamp (containin</w:t>
      </w:r>
      <w:r w:rsidR="00347B2B" w:rsidRPr="008E1DA4">
        <w:rPr>
          <w:rFonts w:ascii="Times New Roman" w:hAnsi="Times New Roman" w:cs="Times New Roman"/>
        </w:rPr>
        <w:t>g lead) shines the light through</w:t>
      </w:r>
      <w:r w:rsidR="00610C41" w:rsidRPr="008E1DA4">
        <w:rPr>
          <w:rFonts w:ascii="Times New Roman" w:hAnsi="Times New Roman" w:cs="Times New Roman"/>
        </w:rPr>
        <w:t xml:space="preserve"> the vaporised particles of paint.</w:t>
      </w:r>
      <w:r w:rsidR="00347B2B" w:rsidRPr="008E1DA4">
        <w:rPr>
          <w:rFonts w:ascii="Times New Roman" w:hAnsi="Times New Roman" w:cs="Times New Roman"/>
        </w:rPr>
        <w:t xml:space="preserve"> These particles containing lead absorb those light waves and the others continue on into the</w:t>
      </w:r>
      <w:r w:rsidR="00CA5699" w:rsidRPr="008E1DA4">
        <w:rPr>
          <w:rFonts w:ascii="Times New Roman" w:hAnsi="Times New Roman" w:cs="Times New Roman"/>
        </w:rPr>
        <w:t xml:space="preserve"> monochromator, which selects a characteristic wavelength of light and displays the results onto the output display.</w:t>
      </w:r>
      <w:r w:rsidR="000C4A87" w:rsidRPr="008E1DA4">
        <w:rPr>
          <w:rFonts w:ascii="Times New Roman" w:hAnsi="Times New Roman" w:cs="Times New Roman"/>
        </w:rPr>
        <w:t xml:space="preserve"> </w:t>
      </w:r>
      <w:r w:rsidR="00C269DB" w:rsidRPr="008E1DA4">
        <w:rPr>
          <w:rFonts w:ascii="Times New Roman" w:hAnsi="Times New Roman" w:cs="Times New Roman"/>
        </w:rPr>
        <w:t xml:space="preserve">Using this method is generally good, </w:t>
      </w:r>
      <w:proofErr w:type="gramStart"/>
      <w:r w:rsidR="00C269DB" w:rsidRPr="008E1DA4">
        <w:rPr>
          <w:rFonts w:ascii="Times New Roman" w:hAnsi="Times New Roman" w:cs="Times New Roman"/>
        </w:rPr>
        <w:t>however it is not as accurate as some results can get messed up by the interference of scattered light</w:t>
      </w:r>
      <w:proofErr w:type="gramEnd"/>
      <w:r w:rsidR="00C269DB" w:rsidRPr="008E1DA4">
        <w:rPr>
          <w:rFonts w:ascii="Times New Roman" w:hAnsi="Times New Roman" w:cs="Times New Roman"/>
        </w:rPr>
        <w:t xml:space="preserve">. This is why another method can by </w:t>
      </w:r>
      <w:r w:rsidR="003A0A65" w:rsidRPr="008E1DA4">
        <w:rPr>
          <w:rFonts w:ascii="Times New Roman" w:hAnsi="Times New Roman" w:cs="Times New Roman"/>
        </w:rPr>
        <w:t>used. This is</w:t>
      </w:r>
      <w:r w:rsidR="00C269DB" w:rsidRPr="008E1DA4">
        <w:rPr>
          <w:rFonts w:ascii="Times New Roman" w:hAnsi="Times New Roman" w:cs="Times New Roman"/>
        </w:rPr>
        <w:t xml:space="preserve"> called Graphite Furnace Atomic Absorption Spectroscopy (GFAAS). GFAAS uses an electrically heated graphite tube to vaporize and atomize the analyte, with temperatures up to 3000</w:t>
      </w:r>
      <w:r w:rsidR="00C269DB" w:rsidRPr="008E1DA4">
        <w:rPr>
          <w:rFonts w:ascii="Times New Roman" w:hAnsi="Times New Roman" w:cs="Times New Roman"/>
          <w:vertAlign w:val="superscript"/>
        </w:rPr>
        <w:t>o</w:t>
      </w:r>
      <w:r w:rsidR="00C269DB" w:rsidRPr="008E1DA4">
        <w:rPr>
          <w:rFonts w:ascii="Times New Roman" w:hAnsi="Times New Roman" w:cs="Times New Roman"/>
        </w:rPr>
        <w:t>C (who.int/, 2011). This method is good as it has very low detection limits.</w:t>
      </w:r>
    </w:p>
    <w:p w14:paraId="5E396708" w14:textId="77777777" w:rsidR="008E1DA4" w:rsidRPr="008E1DA4" w:rsidRDefault="008E1DA4" w:rsidP="000C4A87">
      <w:pPr>
        <w:spacing w:line="276" w:lineRule="auto"/>
        <w:rPr>
          <w:rFonts w:ascii="Times New Roman" w:hAnsi="Times New Roman" w:cs="Times New Roman"/>
        </w:rPr>
      </w:pPr>
    </w:p>
    <w:p w14:paraId="118D0A8A" w14:textId="7F7A1AA2" w:rsidR="0014786C" w:rsidRDefault="00071412" w:rsidP="000C4A87">
      <w:pPr>
        <w:spacing w:line="276" w:lineRule="auto"/>
        <w:rPr>
          <w:b/>
          <w:u w:val="single"/>
        </w:rPr>
      </w:pPr>
      <w:commentRangeStart w:id="12"/>
      <w:r>
        <w:rPr>
          <w:b/>
          <w:u w:val="single"/>
        </w:rPr>
        <w:t>References</w:t>
      </w:r>
      <w:commentRangeEnd w:id="12"/>
      <w:r w:rsidR="00D86B27">
        <w:rPr>
          <w:rStyle w:val="CommentReference"/>
        </w:rPr>
        <w:commentReference w:id="12"/>
      </w:r>
    </w:p>
    <w:p w14:paraId="5B8781CF" w14:textId="77777777" w:rsidR="00071412" w:rsidRDefault="00071412" w:rsidP="000C4A87">
      <w:pPr>
        <w:spacing w:line="276" w:lineRule="auto"/>
        <w:rPr>
          <w:b/>
          <w:u w:val="single"/>
        </w:rPr>
      </w:pPr>
    </w:p>
    <w:p w14:paraId="1D94B5FC" w14:textId="788BCBFF" w:rsidR="00071412" w:rsidRPr="008E1DA4" w:rsidRDefault="00071412" w:rsidP="000C4A87">
      <w:pPr>
        <w:spacing w:line="276" w:lineRule="auto"/>
        <w:rPr>
          <w:rFonts w:ascii="Times New Roman" w:eastAsia="Times New Roman" w:hAnsi="Times New Roman" w:cs="Times New Roman"/>
          <w:szCs w:val="20"/>
        </w:rPr>
      </w:pPr>
      <w:commentRangeStart w:id="13"/>
      <w:r w:rsidRPr="008E1DA4">
        <w:rPr>
          <w:rFonts w:ascii="Times New Roman" w:eastAsia="Times New Roman" w:hAnsi="Times New Roman" w:cs="Times New Roman"/>
          <w:szCs w:val="20"/>
        </w:rPr>
        <w:t xml:space="preserve">Schiller, Matt. 'Atomic Absorption Spectroscopy (AAS) - Easychem - The Ultimate Resource For HSC Chemistry: Syllabus-Based Dot-Point Study Notes/Summaries, Past Exam Papers, And More'. </w:t>
      </w:r>
      <w:r w:rsidRPr="008E1DA4">
        <w:rPr>
          <w:rFonts w:ascii="Times New Roman" w:eastAsia="Times New Roman" w:hAnsi="Times New Roman" w:cs="Times New Roman"/>
          <w:i/>
          <w:iCs/>
          <w:szCs w:val="20"/>
        </w:rPr>
        <w:t>Easychem.com.au</w:t>
      </w:r>
      <w:r w:rsidRPr="008E1DA4">
        <w:rPr>
          <w:rFonts w:ascii="Times New Roman" w:eastAsia="Times New Roman" w:hAnsi="Times New Roman" w:cs="Times New Roman"/>
          <w:szCs w:val="20"/>
        </w:rPr>
        <w:t>. Web. 22 Mar. 2015.</w:t>
      </w:r>
      <w:commentRangeEnd w:id="13"/>
      <w:r w:rsidR="00D86B27">
        <w:rPr>
          <w:rStyle w:val="CommentReference"/>
        </w:rPr>
        <w:commentReference w:id="13"/>
      </w:r>
    </w:p>
    <w:p w14:paraId="6D163878" w14:textId="77777777" w:rsidR="00071412" w:rsidRPr="008E1DA4" w:rsidRDefault="00071412" w:rsidP="000C4A87">
      <w:pPr>
        <w:spacing w:line="276" w:lineRule="auto"/>
        <w:rPr>
          <w:rFonts w:ascii="Times New Roman" w:eastAsia="Times New Roman" w:hAnsi="Times New Roman" w:cs="Times New Roman"/>
          <w:szCs w:val="20"/>
        </w:rPr>
      </w:pPr>
    </w:p>
    <w:p w14:paraId="08814F14" w14:textId="5BD82785" w:rsidR="00071412" w:rsidRPr="008E1DA4" w:rsidRDefault="00E048A3" w:rsidP="000C4A87">
      <w:pPr>
        <w:spacing w:line="276" w:lineRule="auto"/>
        <w:rPr>
          <w:rFonts w:ascii="Times New Roman" w:eastAsia="Times New Roman" w:hAnsi="Times New Roman" w:cs="Times New Roman"/>
          <w:szCs w:val="20"/>
        </w:rPr>
      </w:pPr>
      <w:commentRangeStart w:id="14"/>
      <w:proofErr w:type="gramStart"/>
      <w:r w:rsidRPr="008E1DA4">
        <w:rPr>
          <w:rFonts w:ascii="Times New Roman" w:eastAsia="Times New Roman" w:hAnsi="Times New Roman" w:cs="Times New Roman"/>
          <w:szCs w:val="20"/>
        </w:rPr>
        <w:t>www.who.int</w:t>
      </w:r>
      <w:proofErr w:type="gramEnd"/>
      <w:r w:rsidRPr="008E1DA4">
        <w:rPr>
          <w:rFonts w:ascii="Times New Roman" w:eastAsia="Times New Roman" w:hAnsi="Times New Roman" w:cs="Times New Roman"/>
          <w:szCs w:val="20"/>
        </w:rPr>
        <w:t xml:space="preserve">/ </w:t>
      </w:r>
      <w:r w:rsidR="00071412" w:rsidRPr="008E1DA4">
        <w:rPr>
          <w:rFonts w:ascii="Times New Roman" w:eastAsia="Times New Roman" w:hAnsi="Times New Roman" w:cs="Times New Roman"/>
          <w:szCs w:val="20"/>
        </w:rPr>
        <w:t>brief guide to analytical methods for measuring lead in paint,. N.p., 2011. Web. 22 Mar. 2015.</w:t>
      </w:r>
      <w:commentRangeEnd w:id="14"/>
      <w:r w:rsidR="00D86B27">
        <w:rPr>
          <w:rStyle w:val="CommentReference"/>
        </w:rPr>
        <w:commentReference w:id="14"/>
      </w:r>
    </w:p>
    <w:p w14:paraId="63C372ED" w14:textId="77777777" w:rsidR="00071412" w:rsidRPr="008E1DA4" w:rsidRDefault="00071412" w:rsidP="000C4A87">
      <w:pPr>
        <w:spacing w:line="276" w:lineRule="auto"/>
        <w:rPr>
          <w:rFonts w:ascii="Times New Roman" w:eastAsia="Times New Roman" w:hAnsi="Times New Roman" w:cs="Times New Roman"/>
          <w:szCs w:val="20"/>
        </w:rPr>
      </w:pPr>
    </w:p>
    <w:p w14:paraId="5C1CE4EF" w14:textId="77777777" w:rsidR="00071412" w:rsidRPr="008E1DA4" w:rsidRDefault="00071412" w:rsidP="000C4A87">
      <w:pPr>
        <w:spacing w:line="276" w:lineRule="auto"/>
        <w:rPr>
          <w:rFonts w:ascii="Times New Roman" w:eastAsia="Times New Roman" w:hAnsi="Times New Roman" w:cs="Times New Roman"/>
          <w:szCs w:val="20"/>
        </w:rPr>
      </w:pPr>
      <w:commentRangeStart w:id="15"/>
      <w:r w:rsidRPr="008E1DA4">
        <w:rPr>
          <w:rFonts w:ascii="Times New Roman" w:eastAsia="Times New Roman" w:hAnsi="Times New Roman" w:cs="Times New Roman"/>
          <w:szCs w:val="20"/>
        </w:rPr>
        <w:t xml:space="preserve">Davis, Anna et al. </w:t>
      </w:r>
      <w:r w:rsidRPr="008E1DA4">
        <w:rPr>
          <w:rFonts w:ascii="Times New Roman" w:eastAsia="Times New Roman" w:hAnsi="Times New Roman" w:cs="Times New Roman"/>
          <w:i/>
          <w:iCs/>
          <w:szCs w:val="20"/>
        </w:rPr>
        <w:t>Nelson Chemistry Units 1 &amp; 2 For The Australian Curriculum</w:t>
      </w:r>
      <w:r w:rsidRPr="008E1DA4">
        <w:rPr>
          <w:rFonts w:ascii="Times New Roman" w:eastAsia="Times New Roman" w:hAnsi="Times New Roman" w:cs="Times New Roman"/>
          <w:szCs w:val="20"/>
        </w:rPr>
        <w:t>. Print.</w:t>
      </w:r>
      <w:commentRangeEnd w:id="15"/>
      <w:r w:rsidR="00D86B27">
        <w:rPr>
          <w:rStyle w:val="CommentReference"/>
        </w:rPr>
        <w:commentReference w:id="15"/>
      </w:r>
    </w:p>
    <w:p w14:paraId="1C7995F2" w14:textId="77777777" w:rsidR="00071412" w:rsidRPr="008E1DA4" w:rsidRDefault="00071412" w:rsidP="000C4A87">
      <w:pPr>
        <w:spacing w:line="276" w:lineRule="auto"/>
        <w:rPr>
          <w:rFonts w:ascii="Times New Roman" w:hAnsi="Times New Roman" w:cs="Times New Roman"/>
          <w:b/>
          <w:u w:val="single"/>
        </w:rPr>
      </w:pPr>
    </w:p>
    <w:p w14:paraId="60CB9F9B" w14:textId="77777777" w:rsidR="00D67F54" w:rsidRPr="008E1DA4" w:rsidRDefault="00D67F54" w:rsidP="000C4A87">
      <w:pPr>
        <w:spacing w:line="276" w:lineRule="auto"/>
        <w:rPr>
          <w:rFonts w:ascii="Times New Roman" w:eastAsia="Times New Roman" w:hAnsi="Times New Roman" w:cs="Times New Roman"/>
        </w:rPr>
      </w:pPr>
      <w:commentRangeStart w:id="16"/>
      <w:r w:rsidRPr="008E1DA4">
        <w:rPr>
          <w:rFonts w:ascii="Times New Roman" w:eastAsia="Times New Roman" w:hAnsi="Times New Roman" w:cs="Times New Roman"/>
        </w:rPr>
        <w:t>Users.uj.edu.pl,. 'Monochromator'. Web. 25 Mar. 2015.</w:t>
      </w:r>
      <w:commentRangeEnd w:id="16"/>
      <w:r w:rsidR="00D86B27">
        <w:rPr>
          <w:rStyle w:val="CommentReference"/>
        </w:rPr>
        <w:commentReference w:id="16"/>
      </w:r>
    </w:p>
    <w:p w14:paraId="49A7849C" w14:textId="77777777" w:rsidR="00D67F54" w:rsidRPr="008E1DA4" w:rsidRDefault="00D67F54" w:rsidP="000C4A87">
      <w:pPr>
        <w:spacing w:line="276" w:lineRule="auto"/>
        <w:rPr>
          <w:rFonts w:ascii="Times New Roman" w:eastAsia="Times New Roman" w:hAnsi="Times New Roman" w:cs="Times New Roman"/>
        </w:rPr>
      </w:pPr>
    </w:p>
    <w:p w14:paraId="2AAFDEC6" w14:textId="77777777" w:rsidR="00463205" w:rsidRPr="008E1DA4" w:rsidRDefault="00463205" w:rsidP="000C4A87">
      <w:pPr>
        <w:spacing w:line="276" w:lineRule="auto"/>
        <w:rPr>
          <w:rFonts w:ascii="Times New Roman" w:eastAsia="Times New Roman" w:hAnsi="Times New Roman" w:cs="Times New Roman"/>
        </w:rPr>
      </w:pPr>
      <w:commentRangeStart w:id="17"/>
      <w:r w:rsidRPr="008E1DA4">
        <w:rPr>
          <w:rFonts w:ascii="Times New Roman" w:eastAsia="Times New Roman" w:hAnsi="Times New Roman" w:cs="Times New Roman"/>
        </w:rPr>
        <w:t xml:space="preserve">Dhanlal de Lloyd, The Republic of Trinidad and Tobago. 'Atomic Absorption Spectrophotometer Instrument'. </w:t>
      </w:r>
      <w:r w:rsidRPr="008E1DA4">
        <w:rPr>
          <w:rFonts w:ascii="Times New Roman" w:eastAsia="Times New Roman" w:hAnsi="Times New Roman" w:cs="Times New Roman"/>
          <w:i/>
          <w:iCs/>
        </w:rPr>
        <w:t>Delloyd.50megs.com</w:t>
      </w:r>
      <w:r w:rsidRPr="008E1DA4">
        <w:rPr>
          <w:rFonts w:ascii="Times New Roman" w:eastAsia="Times New Roman" w:hAnsi="Times New Roman" w:cs="Times New Roman"/>
        </w:rPr>
        <w:t>. N.p., 2000. Web. 25 Mar. 2015.</w:t>
      </w:r>
      <w:commentRangeEnd w:id="17"/>
      <w:r w:rsidR="00D86B27">
        <w:rPr>
          <w:rStyle w:val="CommentReference"/>
        </w:rPr>
        <w:commentReference w:id="17"/>
      </w:r>
    </w:p>
    <w:p w14:paraId="0B64E160" w14:textId="77777777" w:rsidR="00D67F54" w:rsidRPr="008E1DA4" w:rsidRDefault="00D67F54" w:rsidP="000C4A87">
      <w:pPr>
        <w:spacing w:line="276" w:lineRule="auto"/>
        <w:rPr>
          <w:rFonts w:ascii="Times New Roman" w:hAnsi="Times New Roman" w:cs="Times New Roman"/>
          <w:b/>
          <w:sz w:val="32"/>
          <w:u w:val="single"/>
        </w:rPr>
      </w:pPr>
    </w:p>
    <w:p w14:paraId="1E550437" w14:textId="77777777" w:rsidR="00165130" w:rsidRPr="008E1DA4" w:rsidRDefault="00165130" w:rsidP="00165130">
      <w:pPr>
        <w:rPr>
          <w:rFonts w:ascii="Times New Roman" w:eastAsia="Times New Roman" w:hAnsi="Times New Roman" w:cs="Times New Roman"/>
          <w:szCs w:val="20"/>
        </w:rPr>
      </w:pPr>
      <w:commentRangeStart w:id="18"/>
      <w:r w:rsidRPr="008E1DA4">
        <w:rPr>
          <w:rFonts w:ascii="Times New Roman" w:eastAsia="Times New Roman" w:hAnsi="Times New Roman" w:cs="Times New Roman"/>
          <w:szCs w:val="20"/>
        </w:rPr>
        <w:t>Blogs.maryville.edu</w:t>
      </w:r>
      <w:proofErr w:type="gramStart"/>
      <w:r w:rsidRPr="008E1DA4">
        <w:rPr>
          <w:rFonts w:ascii="Times New Roman" w:eastAsia="Times New Roman" w:hAnsi="Times New Roman" w:cs="Times New Roman"/>
          <w:szCs w:val="20"/>
        </w:rPr>
        <w:t>,.</w:t>
      </w:r>
      <w:proofErr w:type="gramEnd"/>
      <w:r w:rsidRPr="008E1DA4">
        <w:rPr>
          <w:rFonts w:ascii="Times New Roman" w:eastAsia="Times New Roman" w:hAnsi="Times New Roman" w:cs="Times New Roman"/>
          <w:szCs w:val="20"/>
        </w:rPr>
        <w:t xml:space="preserve"> 'Processing / Display - Atomic Absorption Spectroscopy Learning Module'. N.p., 2015. Web. 25 Mar. 2015.</w:t>
      </w:r>
      <w:commentRangeEnd w:id="18"/>
      <w:r w:rsidR="00D86B27">
        <w:rPr>
          <w:rStyle w:val="CommentReference"/>
        </w:rPr>
        <w:commentReference w:id="18"/>
      </w:r>
    </w:p>
    <w:p w14:paraId="0E418CA7" w14:textId="77777777" w:rsidR="00165130" w:rsidRDefault="00165130" w:rsidP="000C4A87">
      <w:pPr>
        <w:spacing w:line="276" w:lineRule="auto"/>
        <w:rPr>
          <w:rFonts w:ascii="Times New Roman" w:hAnsi="Times New Roman" w:cs="Times New Roman"/>
          <w:b/>
          <w:u w:val="single"/>
        </w:rPr>
      </w:pPr>
    </w:p>
    <w:p w14:paraId="54121A69" w14:textId="77777777" w:rsidR="001C7A3E" w:rsidRDefault="001C7A3E" w:rsidP="000C4A87">
      <w:pPr>
        <w:spacing w:line="276" w:lineRule="auto"/>
        <w:rPr>
          <w:rFonts w:ascii="Times New Roman" w:hAnsi="Times New Roman" w:cs="Times New Roman"/>
          <w:b/>
          <w:u w:val="single"/>
        </w:rPr>
        <w:sectPr w:rsidR="001C7A3E" w:rsidSect="0029703E">
          <w:pgSz w:w="11900" w:h="16840"/>
          <w:pgMar w:top="1440" w:right="1800" w:bottom="1440" w:left="1800" w:header="708" w:footer="708" w:gutter="0"/>
          <w:cols w:space="708"/>
          <w:docGrid w:linePitch="360"/>
        </w:sectPr>
      </w:pPr>
    </w:p>
    <w:p w14:paraId="622CA10D" w14:textId="77777777" w:rsidR="001C7A3E" w:rsidRPr="000A751C" w:rsidRDefault="001C7A3E" w:rsidP="001C7A3E">
      <w:pPr>
        <w:tabs>
          <w:tab w:val="right" w:pos="10206"/>
        </w:tabs>
        <w:rPr>
          <w:rFonts w:ascii="Arial" w:hAnsi="Arial" w:cs="Arial"/>
          <w:b/>
          <w:u w:val="single"/>
        </w:rPr>
      </w:pPr>
      <w:r w:rsidRPr="000A751C">
        <w:rPr>
          <w:rFonts w:ascii="Arial" w:hAnsi="Arial" w:cs="Arial"/>
          <w:b/>
          <w:u w:val="single"/>
        </w:rPr>
        <w:t>CONTENT</w:t>
      </w:r>
    </w:p>
    <w:tbl>
      <w:tblPr>
        <w:tblStyle w:val="TableGrid"/>
        <w:tblW w:w="0" w:type="auto"/>
        <w:tblLook w:val="04A0" w:firstRow="1" w:lastRow="0" w:firstColumn="1" w:lastColumn="0" w:noHBand="0" w:noVBand="1"/>
      </w:tblPr>
      <w:tblGrid>
        <w:gridCol w:w="1717"/>
        <w:gridCol w:w="2108"/>
        <w:gridCol w:w="2662"/>
        <w:gridCol w:w="4111"/>
        <w:gridCol w:w="4668"/>
      </w:tblGrid>
      <w:tr w:rsidR="001C7A3E" w14:paraId="3612F3E1" w14:textId="77777777" w:rsidTr="00E5108B">
        <w:trPr>
          <w:trHeight w:val="230"/>
        </w:trPr>
        <w:tc>
          <w:tcPr>
            <w:tcW w:w="1717" w:type="dxa"/>
            <w:shd w:val="clear" w:color="auto" w:fill="D9D9D9" w:themeFill="background1" w:themeFillShade="D9"/>
            <w:vAlign w:val="center"/>
          </w:tcPr>
          <w:p w14:paraId="652B6D27"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Aspect</w:t>
            </w:r>
          </w:p>
        </w:tc>
        <w:tc>
          <w:tcPr>
            <w:tcW w:w="2108" w:type="dxa"/>
            <w:shd w:val="clear" w:color="auto" w:fill="D9D9D9" w:themeFill="background1" w:themeFillShade="D9"/>
            <w:vAlign w:val="center"/>
          </w:tcPr>
          <w:p w14:paraId="4E074D8E"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0 marks</w:t>
            </w:r>
          </w:p>
        </w:tc>
        <w:tc>
          <w:tcPr>
            <w:tcW w:w="2662" w:type="dxa"/>
            <w:tcBorders>
              <w:bottom w:val="single" w:sz="4" w:space="0" w:color="auto"/>
            </w:tcBorders>
            <w:shd w:val="clear" w:color="auto" w:fill="D9D9D9" w:themeFill="background1" w:themeFillShade="D9"/>
            <w:vAlign w:val="center"/>
          </w:tcPr>
          <w:p w14:paraId="09371901"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2 marks</w:t>
            </w:r>
          </w:p>
        </w:tc>
        <w:tc>
          <w:tcPr>
            <w:tcW w:w="4111" w:type="dxa"/>
            <w:tcBorders>
              <w:bottom w:val="single" w:sz="4" w:space="0" w:color="auto"/>
            </w:tcBorders>
            <w:shd w:val="clear" w:color="auto" w:fill="D9D9D9" w:themeFill="background1" w:themeFillShade="D9"/>
            <w:vAlign w:val="center"/>
          </w:tcPr>
          <w:p w14:paraId="21C6FBBB"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4 marks</w:t>
            </w:r>
          </w:p>
        </w:tc>
        <w:tc>
          <w:tcPr>
            <w:tcW w:w="4668" w:type="dxa"/>
            <w:tcBorders>
              <w:bottom w:val="single" w:sz="4" w:space="0" w:color="auto"/>
            </w:tcBorders>
            <w:shd w:val="clear" w:color="auto" w:fill="D9D9D9" w:themeFill="background1" w:themeFillShade="D9"/>
            <w:vAlign w:val="center"/>
          </w:tcPr>
          <w:p w14:paraId="69B3E988"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6 marks</w:t>
            </w:r>
          </w:p>
        </w:tc>
      </w:tr>
      <w:tr w:rsidR="001C7A3E" w14:paraId="75D5C6DD" w14:textId="77777777" w:rsidTr="00C5462C">
        <w:trPr>
          <w:trHeight w:val="996"/>
        </w:trPr>
        <w:tc>
          <w:tcPr>
            <w:tcW w:w="1717" w:type="dxa"/>
            <w:vAlign w:val="center"/>
          </w:tcPr>
          <w:p w14:paraId="1022C0AE" w14:textId="77777777" w:rsidR="001C7A3E" w:rsidRPr="00F64C84" w:rsidRDefault="001C7A3E" w:rsidP="00E5108B">
            <w:pPr>
              <w:tabs>
                <w:tab w:val="right" w:pos="10206"/>
              </w:tabs>
              <w:jc w:val="center"/>
              <w:rPr>
                <w:rFonts w:ascii="Arial" w:hAnsi="Arial" w:cs="Arial"/>
                <w:sz w:val="20"/>
              </w:rPr>
            </w:pPr>
            <w:r>
              <w:rPr>
                <w:rFonts w:ascii="Arial" w:hAnsi="Arial" w:cs="Arial"/>
                <w:sz w:val="20"/>
              </w:rPr>
              <w:t>How the instrument works</w:t>
            </w:r>
          </w:p>
        </w:tc>
        <w:tc>
          <w:tcPr>
            <w:tcW w:w="2108" w:type="dxa"/>
            <w:vAlign w:val="center"/>
          </w:tcPr>
          <w:p w14:paraId="204680B2"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Describes a general principle of how machine works but lacks many details</w:t>
            </w:r>
          </w:p>
        </w:tc>
        <w:tc>
          <w:tcPr>
            <w:tcW w:w="2662" w:type="dxa"/>
            <w:vAlign w:val="center"/>
          </w:tcPr>
          <w:p w14:paraId="4BC3E9F4"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A diagram shows the parts of the instrument and some information is given about what the different parts of the instrument do.</w:t>
            </w:r>
          </w:p>
        </w:tc>
        <w:tc>
          <w:tcPr>
            <w:tcW w:w="4111" w:type="dxa"/>
            <w:shd w:val="clear" w:color="auto" w:fill="FFFF00"/>
            <w:vAlign w:val="center"/>
          </w:tcPr>
          <w:p w14:paraId="35F325CF"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 xml:space="preserve">A diagram shows the function of the machine and information is given about the role of different parts of the instrument. Some description of chemical principles underpinning how the machine works using appropriate terminology </w:t>
            </w:r>
            <w:r w:rsidRPr="00A44952">
              <w:rPr>
                <w:rFonts w:ascii="Arial Narrow" w:hAnsi="Arial Narrow" w:cs="Arial"/>
                <w:i/>
                <w:sz w:val="20"/>
              </w:rPr>
              <w:t xml:space="preserve">(e.g. </w:t>
            </w:r>
            <w:r>
              <w:rPr>
                <w:rFonts w:ascii="Arial Narrow" w:hAnsi="Arial Narrow" w:cs="Arial"/>
                <w:i/>
                <w:sz w:val="20"/>
              </w:rPr>
              <w:t xml:space="preserve">emission and absorption for AAS, </w:t>
            </w:r>
            <w:r w:rsidRPr="00A44952">
              <w:rPr>
                <w:rFonts w:ascii="Arial Narrow" w:hAnsi="Arial Narrow" w:cs="Arial"/>
                <w:i/>
                <w:sz w:val="20"/>
              </w:rPr>
              <w:t>elution</w:t>
            </w:r>
            <w:r>
              <w:rPr>
                <w:rFonts w:ascii="Arial Narrow" w:hAnsi="Arial Narrow" w:cs="Arial"/>
                <w:i/>
                <w:sz w:val="20"/>
              </w:rPr>
              <w:t xml:space="preserve"> and</w:t>
            </w:r>
            <w:r w:rsidRPr="00A44952">
              <w:rPr>
                <w:rFonts w:ascii="Arial Narrow" w:hAnsi="Arial Narrow" w:cs="Arial"/>
                <w:i/>
                <w:sz w:val="20"/>
              </w:rPr>
              <w:t xml:space="preserve"> retention</w:t>
            </w:r>
            <w:r>
              <w:rPr>
                <w:rFonts w:ascii="Arial Narrow" w:hAnsi="Arial Narrow" w:cs="Arial"/>
                <w:i/>
                <w:sz w:val="20"/>
              </w:rPr>
              <w:t xml:space="preserve"> for GC-MS)</w:t>
            </w:r>
          </w:p>
        </w:tc>
        <w:tc>
          <w:tcPr>
            <w:tcW w:w="4668" w:type="dxa"/>
            <w:tcBorders>
              <w:top w:val="single" w:sz="4" w:space="0" w:color="auto"/>
            </w:tcBorders>
            <w:vAlign w:val="center"/>
          </w:tcPr>
          <w:p w14:paraId="4BFE4CD1" w14:textId="77777777" w:rsidR="001C7A3E" w:rsidRPr="00F64C84" w:rsidRDefault="001C7A3E" w:rsidP="00E5108B">
            <w:pPr>
              <w:tabs>
                <w:tab w:val="right" w:pos="10206"/>
              </w:tabs>
              <w:jc w:val="center"/>
              <w:rPr>
                <w:rFonts w:ascii="Arial Narrow" w:hAnsi="Arial Narrow" w:cs="Arial"/>
                <w:sz w:val="20"/>
              </w:rPr>
            </w:pPr>
            <w:r w:rsidRPr="0040200E">
              <w:rPr>
                <w:rFonts w:ascii="Arial Narrow" w:hAnsi="Arial Narrow" w:cs="Arial"/>
                <w:b/>
                <w:color w:val="FF0000"/>
                <w:sz w:val="20"/>
              </w:rPr>
              <w:t>The function of each part is clearly described</w:t>
            </w:r>
            <w:r>
              <w:rPr>
                <w:rFonts w:ascii="Arial Narrow" w:hAnsi="Arial Narrow" w:cs="Arial"/>
                <w:sz w:val="20"/>
              </w:rPr>
              <w:t xml:space="preserve"> with details that show a level of research (</w:t>
            </w:r>
            <w:r w:rsidRPr="00A44952">
              <w:rPr>
                <w:rFonts w:ascii="Arial Narrow" w:hAnsi="Arial Narrow" w:cs="Arial"/>
                <w:i/>
                <w:sz w:val="20"/>
              </w:rPr>
              <w:t>i.e. not just paraphrased from textbook</w:t>
            </w:r>
            <w:r>
              <w:rPr>
                <w:rFonts w:ascii="Arial Narrow" w:hAnsi="Arial Narrow" w:cs="Arial"/>
                <w:sz w:val="20"/>
              </w:rPr>
              <w:t xml:space="preserve">). Gives elaborate background into the chemical principles relevant to the analytical method </w:t>
            </w:r>
            <w:r w:rsidRPr="00A44952">
              <w:rPr>
                <w:rFonts w:ascii="Arial Narrow" w:hAnsi="Arial Narrow" w:cs="Arial"/>
                <w:i/>
                <w:sz w:val="20"/>
              </w:rPr>
              <w:t>(e.g.</w:t>
            </w:r>
            <w:commentRangeStart w:id="19"/>
            <w:r w:rsidRPr="00C5462C">
              <w:rPr>
                <w:rFonts w:ascii="Arial Narrow" w:hAnsi="Arial Narrow" w:cs="Arial"/>
                <w:b/>
                <w:i/>
                <w:color w:val="FF0000"/>
                <w:sz w:val="20"/>
              </w:rPr>
              <w:t xml:space="preserve"> energy levels and absorption spectra for AAS</w:t>
            </w:r>
            <w:commentRangeEnd w:id="19"/>
            <w:r w:rsidR="00C5462C">
              <w:rPr>
                <w:rStyle w:val="CommentReference"/>
                <w:rFonts w:eastAsiaTheme="minorEastAsia"/>
              </w:rPr>
              <w:commentReference w:id="19"/>
            </w:r>
            <w:r w:rsidRPr="00A44952">
              <w:rPr>
                <w:rFonts w:ascii="Arial Narrow" w:hAnsi="Arial Narrow" w:cs="Arial"/>
                <w:i/>
                <w:sz w:val="20"/>
              </w:rPr>
              <w:t>, chromatographic principles for GC, etc.)</w:t>
            </w:r>
            <w:r>
              <w:rPr>
                <w:rFonts w:ascii="Arial Narrow" w:hAnsi="Arial Narrow" w:cs="Arial"/>
                <w:sz w:val="20"/>
              </w:rPr>
              <w:t xml:space="preserve"> </w:t>
            </w:r>
          </w:p>
        </w:tc>
      </w:tr>
      <w:tr w:rsidR="001C7A3E" w14:paraId="211F7746" w14:textId="77777777" w:rsidTr="00C5462C">
        <w:trPr>
          <w:trHeight w:val="996"/>
        </w:trPr>
        <w:tc>
          <w:tcPr>
            <w:tcW w:w="1717" w:type="dxa"/>
            <w:vAlign w:val="center"/>
          </w:tcPr>
          <w:p w14:paraId="253AFD6E" w14:textId="77777777" w:rsidR="001C7A3E" w:rsidRPr="00F64C84" w:rsidRDefault="001C7A3E" w:rsidP="00E5108B">
            <w:pPr>
              <w:tabs>
                <w:tab w:val="right" w:pos="10206"/>
              </w:tabs>
              <w:jc w:val="center"/>
              <w:rPr>
                <w:rFonts w:ascii="Arial" w:hAnsi="Arial" w:cs="Arial"/>
                <w:sz w:val="20"/>
              </w:rPr>
            </w:pPr>
            <w:r>
              <w:rPr>
                <w:rFonts w:ascii="Arial" w:hAnsi="Arial" w:cs="Arial"/>
                <w:sz w:val="20"/>
              </w:rPr>
              <w:t>How data from the instrument is used</w:t>
            </w:r>
          </w:p>
        </w:tc>
        <w:tc>
          <w:tcPr>
            <w:tcW w:w="2108" w:type="dxa"/>
            <w:vAlign w:val="center"/>
          </w:tcPr>
          <w:p w14:paraId="63192339"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No explanation of how the output from the machine is used</w:t>
            </w:r>
          </w:p>
        </w:tc>
        <w:tc>
          <w:tcPr>
            <w:tcW w:w="2662" w:type="dxa"/>
            <w:vAlign w:val="center"/>
          </w:tcPr>
          <w:p w14:paraId="56693FBC"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Describes the type of output generated by the instrument.</w:t>
            </w:r>
          </w:p>
        </w:tc>
        <w:tc>
          <w:tcPr>
            <w:tcW w:w="4111" w:type="dxa"/>
            <w:vAlign w:val="center"/>
          </w:tcPr>
          <w:p w14:paraId="1EBEFD12"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Describes how the output of the instrument can be used to analyse, identify or detect substances and includes an appropriate image/table.</w:t>
            </w:r>
          </w:p>
        </w:tc>
        <w:tc>
          <w:tcPr>
            <w:tcW w:w="4668" w:type="dxa"/>
            <w:tcBorders>
              <w:bottom w:val="single" w:sz="4" w:space="0" w:color="auto"/>
            </w:tcBorders>
            <w:shd w:val="clear" w:color="auto" w:fill="FFFF00"/>
            <w:vAlign w:val="center"/>
          </w:tcPr>
          <w:p w14:paraId="1FFF52FD"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Explains how the results are used to analyse, identify or detect substances. Includes example AAS data or GC-MS data and demonstrates how this would be used for the particular application described.</w:t>
            </w:r>
          </w:p>
        </w:tc>
      </w:tr>
      <w:tr w:rsidR="001C7A3E" w14:paraId="7382B1A8" w14:textId="77777777" w:rsidTr="00C5462C">
        <w:trPr>
          <w:trHeight w:val="996"/>
        </w:trPr>
        <w:tc>
          <w:tcPr>
            <w:tcW w:w="1717" w:type="dxa"/>
            <w:vAlign w:val="center"/>
          </w:tcPr>
          <w:p w14:paraId="4F2F7738" w14:textId="77777777" w:rsidR="001C7A3E" w:rsidRPr="00F64C84" w:rsidRDefault="001C7A3E" w:rsidP="00E5108B">
            <w:pPr>
              <w:tabs>
                <w:tab w:val="right" w:pos="10206"/>
              </w:tabs>
              <w:jc w:val="center"/>
              <w:rPr>
                <w:rFonts w:ascii="Arial" w:hAnsi="Arial" w:cs="Arial"/>
                <w:sz w:val="20"/>
              </w:rPr>
            </w:pPr>
            <w:r w:rsidRPr="00F64C84">
              <w:rPr>
                <w:rFonts w:ascii="Arial" w:hAnsi="Arial" w:cs="Arial"/>
                <w:sz w:val="20"/>
              </w:rPr>
              <w:t>Description of application</w:t>
            </w:r>
          </w:p>
        </w:tc>
        <w:tc>
          <w:tcPr>
            <w:tcW w:w="2108" w:type="dxa"/>
            <w:vAlign w:val="center"/>
          </w:tcPr>
          <w:p w14:paraId="6AFD816C"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Lists the chosen application</w:t>
            </w:r>
          </w:p>
        </w:tc>
        <w:tc>
          <w:tcPr>
            <w:tcW w:w="2662" w:type="dxa"/>
            <w:shd w:val="clear" w:color="auto" w:fill="FBD4B4" w:themeFill="accent6" w:themeFillTint="66"/>
            <w:vAlign w:val="center"/>
          </w:tcPr>
          <w:p w14:paraId="1A5B0386"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Explains the importance of the chosen application.</w:t>
            </w:r>
          </w:p>
        </w:tc>
        <w:tc>
          <w:tcPr>
            <w:tcW w:w="4111" w:type="dxa"/>
            <w:tcBorders>
              <w:bottom w:val="single" w:sz="4" w:space="0" w:color="auto"/>
            </w:tcBorders>
            <w:shd w:val="clear" w:color="auto" w:fill="FBD4B4" w:themeFill="accent6" w:themeFillTint="66"/>
            <w:vAlign w:val="center"/>
          </w:tcPr>
          <w:p w14:paraId="30A2E5C0"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 xml:space="preserve">Explains the importance of the chosen application and </w:t>
            </w:r>
            <w:commentRangeStart w:id="20"/>
            <w:r w:rsidRPr="0030706E">
              <w:rPr>
                <w:rFonts w:ascii="Arial Narrow" w:hAnsi="Arial Narrow" w:cs="Arial"/>
                <w:b/>
                <w:sz w:val="20"/>
              </w:rPr>
              <w:t>describes the chemistry of the substances which need to be analysed.</w:t>
            </w:r>
            <w:commentRangeEnd w:id="20"/>
            <w:r w:rsidR="0030706E">
              <w:rPr>
                <w:rStyle w:val="CommentReference"/>
                <w:rFonts w:eastAsiaTheme="minorEastAsia"/>
              </w:rPr>
              <w:commentReference w:id="20"/>
            </w:r>
          </w:p>
        </w:tc>
        <w:tc>
          <w:tcPr>
            <w:tcW w:w="4668" w:type="dxa"/>
            <w:tcBorders>
              <w:bottom w:val="nil"/>
              <w:right w:val="nil"/>
            </w:tcBorders>
            <w:vAlign w:val="center"/>
          </w:tcPr>
          <w:p w14:paraId="7454C7D2" w14:textId="77777777" w:rsidR="001C7A3E" w:rsidRDefault="001C7A3E" w:rsidP="00E5108B">
            <w:pPr>
              <w:tabs>
                <w:tab w:val="right" w:pos="10206"/>
              </w:tabs>
              <w:jc w:val="center"/>
              <w:rPr>
                <w:rFonts w:ascii="Arial Narrow" w:hAnsi="Arial Narrow" w:cs="Arial"/>
                <w:sz w:val="20"/>
              </w:rPr>
            </w:pPr>
          </w:p>
        </w:tc>
      </w:tr>
    </w:tbl>
    <w:p w14:paraId="77E6694C" w14:textId="77777777" w:rsidR="001C7A3E" w:rsidRDefault="001C7A3E" w:rsidP="001C7A3E">
      <w:pPr>
        <w:tabs>
          <w:tab w:val="right" w:pos="10206"/>
        </w:tabs>
        <w:rPr>
          <w:rFonts w:ascii="Arial" w:hAnsi="Arial" w:cs="Arial"/>
          <w:b/>
        </w:rPr>
      </w:pPr>
    </w:p>
    <w:p w14:paraId="5D627EC5" w14:textId="084CAF54" w:rsidR="001C7A3E" w:rsidRPr="000A751C" w:rsidRDefault="0030706E" w:rsidP="001C7A3E">
      <w:pPr>
        <w:tabs>
          <w:tab w:val="right" w:pos="10206"/>
        </w:tabs>
        <w:rPr>
          <w:rFonts w:ascii="Arial" w:hAnsi="Arial" w:cs="Arial"/>
          <w:b/>
          <w:u w:val="single"/>
        </w:rPr>
      </w:pPr>
      <w:r>
        <w:rPr>
          <w:rFonts w:ascii="Arial" w:hAnsi="Arial" w:cs="Arial"/>
          <w:b/>
          <w:noProof/>
          <w:u w:val="single"/>
          <w:lang w:val="en-US"/>
        </w:rPr>
        <mc:AlternateContent>
          <mc:Choice Requires="wps">
            <w:drawing>
              <wp:anchor distT="0" distB="0" distL="114300" distR="114300" simplePos="0" relativeHeight="251667456" behindDoc="0" locked="0" layoutInCell="1" allowOverlap="1" wp14:anchorId="16B8A4EC" wp14:editId="1EB6BCDE">
                <wp:simplePos x="0" y="0"/>
                <wp:positionH relativeFrom="column">
                  <wp:posOffset>6229985</wp:posOffset>
                </wp:positionH>
                <wp:positionV relativeFrom="paragraph">
                  <wp:posOffset>92074</wp:posOffset>
                </wp:positionV>
                <wp:extent cx="3407745" cy="3460301"/>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407745" cy="3460301"/>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C065315" w14:textId="77777777" w:rsidR="00E5108B" w:rsidRPr="000F570F" w:rsidRDefault="00E5108B" w:rsidP="001C7A3E">
                            <w:pPr>
                              <w:rPr>
                                <w:b/>
                                <w:sz w:val="32"/>
                                <w:szCs w:val="32"/>
                                <w:u w:val="single"/>
                              </w:rPr>
                            </w:pPr>
                            <w:r w:rsidRPr="000F570F">
                              <w:rPr>
                                <w:b/>
                                <w:sz w:val="32"/>
                                <w:szCs w:val="32"/>
                                <w:u w:val="single"/>
                              </w:rPr>
                              <w:t>PART 2: ASSIGNMENT</w:t>
                            </w:r>
                          </w:p>
                          <w:p w14:paraId="19AE3994" w14:textId="710A3C49" w:rsidR="00E5108B" w:rsidRPr="000F570F" w:rsidRDefault="00E5108B" w:rsidP="001C7A3E">
                            <w:pPr>
                              <w:rPr>
                                <w:sz w:val="32"/>
                                <w:szCs w:val="32"/>
                              </w:rPr>
                            </w:pPr>
                            <w:r w:rsidRPr="000F570F">
                              <w:rPr>
                                <w:sz w:val="32"/>
                                <w:szCs w:val="32"/>
                              </w:rPr>
                              <w:t xml:space="preserve">              Content = </w:t>
                            </w:r>
                            <w:r w:rsidR="00C5462C">
                              <w:rPr>
                                <w:sz w:val="32"/>
                                <w:szCs w:val="32"/>
                              </w:rPr>
                              <w:t>13</w:t>
                            </w:r>
                            <w:r w:rsidRPr="000F570F">
                              <w:rPr>
                                <w:sz w:val="32"/>
                                <w:szCs w:val="32"/>
                              </w:rPr>
                              <w:t xml:space="preserve"> / 16</w:t>
                            </w:r>
                          </w:p>
                          <w:p w14:paraId="4BE39A70" w14:textId="11597133" w:rsidR="00E5108B" w:rsidRPr="000F570F" w:rsidRDefault="00E5108B" w:rsidP="001C7A3E">
                            <w:pPr>
                              <w:rPr>
                                <w:sz w:val="32"/>
                                <w:szCs w:val="32"/>
                              </w:rPr>
                            </w:pPr>
                            <w:r w:rsidRPr="000F570F">
                              <w:rPr>
                                <w:sz w:val="32"/>
                                <w:szCs w:val="32"/>
                              </w:rPr>
                              <w:t xml:space="preserve">Communication = </w:t>
                            </w:r>
                            <w:r w:rsidR="00C5462C">
                              <w:rPr>
                                <w:sz w:val="32"/>
                                <w:szCs w:val="32"/>
                              </w:rPr>
                              <w:t>4</w:t>
                            </w:r>
                            <w:r w:rsidRPr="000F570F">
                              <w:rPr>
                                <w:sz w:val="32"/>
                                <w:szCs w:val="32"/>
                              </w:rPr>
                              <w:t xml:space="preserve"> </w:t>
                            </w:r>
                            <w:proofErr w:type="gramStart"/>
                            <w:r w:rsidRPr="000F570F">
                              <w:rPr>
                                <w:sz w:val="32"/>
                                <w:szCs w:val="32"/>
                              </w:rPr>
                              <w:t>/   8</w:t>
                            </w:r>
                            <w:proofErr w:type="gramEnd"/>
                          </w:p>
                          <w:p w14:paraId="75A892F3" w14:textId="12C762DB" w:rsidR="00E5108B" w:rsidRPr="000F570F" w:rsidRDefault="00E5108B" w:rsidP="001C7A3E">
                            <w:pPr>
                              <w:rPr>
                                <w:b/>
                                <w:sz w:val="32"/>
                                <w:szCs w:val="32"/>
                              </w:rPr>
                            </w:pPr>
                            <w:r w:rsidRPr="000F570F">
                              <w:rPr>
                                <w:b/>
                                <w:sz w:val="32"/>
                                <w:szCs w:val="32"/>
                              </w:rPr>
                              <w:t xml:space="preserve">                   Total </w:t>
                            </w:r>
                            <w:proofErr w:type="gramStart"/>
                            <w:r w:rsidRPr="000F570F">
                              <w:rPr>
                                <w:b/>
                                <w:sz w:val="32"/>
                                <w:szCs w:val="32"/>
                              </w:rPr>
                              <w:t xml:space="preserve">=  </w:t>
                            </w:r>
                            <w:r w:rsidR="00C5462C">
                              <w:rPr>
                                <w:b/>
                                <w:sz w:val="32"/>
                                <w:szCs w:val="32"/>
                              </w:rPr>
                              <w:t>17</w:t>
                            </w:r>
                            <w:proofErr w:type="gramEnd"/>
                            <w:r w:rsidRPr="000F570F">
                              <w:rPr>
                                <w:b/>
                                <w:sz w:val="32"/>
                                <w:szCs w:val="32"/>
                              </w:rPr>
                              <w:t xml:space="preserve"> / 24</w:t>
                            </w:r>
                          </w:p>
                          <w:p w14:paraId="5F1A736E" w14:textId="77777777" w:rsidR="00E5108B" w:rsidRDefault="00E5108B" w:rsidP="001C7A3E"/>
                          <w:p w14:paraId="7A52DF81" w14:textId="77777777" w:rsidR="0030706E" w:rsidRDefault="0030706E" w:rsidP="001C7A3E">
                            <w:pPr>
                              <w:rPr>
                                <w:b/>
                                <w:i/>
                              </w:rPr>
                            </w:pPr>
                          </w:p>
                          <w:p w14:paraId="585562C7" w14:textId="77777777" w:rsidR="0030706E" w:rsidRDefault="0030706E" w:rsidP="001C7A3E">
                            <w:pPr>
                              <w:rPr>
                                <w:b/>
                                <w:i/>
                              </w:rPr>
                            </w:pPr>
                          </w:p>
                          <w:p w14:paraId="14CB263E" w14:textId="2A7C36E6" w:rsidR="00E5108B" w:rsidRDefault="0030706E" w:rsidP="001C7A3E">
                            <w:pPr>
                              <w:rPr>
                                <w:b/>
                                <w:i/>
                              </w:rPr>
                            </w:pPr>
                            <w:r>
                              <w:rPr>
                                <w:b/>
                                <w:i/>
                              </w:rPr>
                              <w:t>Overall comments:</w:t>
                            </w:r>
                          </w:p>
                          <w:p w14:paraId="5EBB6381" w14:textId="5311D78D" w:rsidR="0030706E" w:rsidRDefault="0030706E" w:rsidP="001C7A3E">
                            <w:pPr>
                              <w:rPr>
                                <w:i/>
                              </w:rPr>
                            </w:pPr>
                            <w:r>
                              <w:rPr>
                                <w:i/>
                              </w:rPr>
                              <w:t xml:space="preserve">You need to make sure that your referencing is following APA format in your </w:t>
                            </w:r>
                            <w:r>
                              <w:rPr>
                                <w:b/>
                                <w:i/>
                              </w:rPr>
                              <w:t>bibliography</w:t>
                            </w:r>
                            <w:r>
                              <w:rPr>
                                <w:i/>
                              </w:rPr>
                              <w:t xml:space="preserve"> AND in your </w:t>
                            </w:r>
                            <w:r>
                              <w:rPr>
                                <w:b/>
                                <w:i/>
                              </w:rPr>
                              <w:t>in-text references.</w:t>
                            </w:r>
                            <w:r>
                              <w:rPr>
                                <w:i/>
                              </w:rPr>
                              <w:t xml:space="preserve"> Images also need to have in-text references.</w:t>
                            </w:r>
                          </w:p>
                          <w:p w14:paraId="79405088" w14:textId="77777777" w:rsidR="0040200E" w:rsidRDefault="0040200E" w:rsidP="001C7A3E">
                            <w:pPr>
                              <w:rPr>
                                <w:i/>
                              </w:rPr>
                            </w:pPr>
                          </w:p>
                          <w:p w14:paraId="7E02F8DB" w14:textId="48DF7752" w:rsidR="0030706E" w:rsidRDefault="0040200E" w:rsidP="001C7A3E">
                            <w:pPr>
                              <w:rPr>
                                <w:i/>
                              </w:rPr>
                            </w:pPr>
                            <w:r>
                              <w:rPr>
                                <w:i/>
                              </w:rPr>
                              <w:t xml:space="preserve">Last section was probably the best – you applied the principles of AAS to lead analysis really well. </w:t>
                            </w:r>
                          </w:p>
                          <w:p w14:paraId="3FF1526A" w14:textId="77777777" w:rsidR="0040200E" w:rsidRDefault="0040200E" w:rsidP="001C7A3E">
                            <w:pPr>
                              <w:rPr>
                                <w:i/>
                              </w:rPr>
                            </w:pPr>
                          </w:p>
                          <w:p w14:paraId="27F38D3E" w14:textId="457E4A1B" w:rsidR="0040200E" w:rsidRDefault="0040200E" w:rsidP="001C7A3E">
                            <w:pPr>
                              <w:rPr>
                                <w:i/>
                              </w:rPr>
                            </w:pPr>
                            <w:r>
                              <w:rPr>
                                <w:i/>
                              </w:rPr>
                              <w:t>Next time add a conclusion</w:t>
                            </w:r>
                          </w:p>
                          <w:p w14:paraId="6E872EEF" w14:textId="2270034A" w:rsidR="0030706E" w:rsidRPr="0030706E" w:rsidRDefault="0030706E" w:rsidP="001C7A3E">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0" type="#_x0000_t202" style="position:absolute;margin-left:490.55pt;margin-top:7.25pt;width:268.35pt;height:27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" filled="f" stroked="f">
                <v:textbox>
                  <w:txbxContent>
                    <w:p w14:paraId="7C065315" w14:textId="77777777" w:rsidR="00E5108B" w:rsidRPr="000F570F" w:rsidRDefault="00E5108B" w:rsidP="001C7A3E">
                      <w:pPr>
                        <w:rPr>
                          <w:b/>
                          <w:sz w:val="32"/>
                          <w:szCs w:val="32"/>
                          <w:u w:val="single"/>
                        </w:rPr>
                      </w:pPr>
                      <w:bookmarkStart w:id="21" w:name="_GoBack"/>
                      <w:r w:rsidRPr="000F570F">
                        <w:rPr>
                          <w:b/>
                          <w:sz w:val="32"/>
                          <w:szCs w:val="32"/>
                          <w:u w:val="single"/>
                        </w:rPr>
                        <w:t>PART 2: ASSIGNMENT</w:t>
                      </w:r>
                    </w:p>
                    <w:p w14:paraId="19AE3994" w14:textId="710A3C49" w:rsidR="00E5108B" w:rsidRPr="000F570F" w:rsidRDefault="00E5108B" w:rsidP="001C7A3E">
                      <w:pPr>
                        <w:rPr>
                          <w:sz w:val="32"/>
                          <w:szCs w:val="32"/>
                        </w:rPr>
                      </w:pPr>
                      <w:r w:rsidRPr="000F570F">
                        <w:rPr>
                          <w:sz w:val="32"/>
                          <w:szCs w:val="32"/>
                        </w:rPr>
                        <w:t xml:space="preserve">              Content = </w:t>
                      </w:r>
                      <w:r w:rsidR="00C5462C">
                        <w:rPr>
                          <w:sz w:val="32"/>
                          <w:szCs w:val="32"/>
                        </w:rPr>
                        <w:t>13</w:t>
                      </w:r>
                      <w:r w:rsidRPr="000F570F">
                        <w:rPr>
                          <w:sz w:val="32"/>
                          <w:szCs w:val="32"/>
                        </w:rPr>
                        <w:t xml:space="preserve"> / 16</w:t>
                      </w:r>
                    </w:p>
                    <w:p w14:paraId="4BE39A70" w14:textId="11597133" w:rsidR="00E5108B" w:rsidRPr="000F570F" w:rsidRDefault="00E5108B" w:rsidP="001C7A3E">
                      <w:pPr>
                        <w:rPr>
                          <w:sz w:val="32"/>
                          <w:szCs w:val="32"/>
                        </w:rPr>
                      </w:pPr>
                      <w:r w:rsidRPr="000F570F">
                        <w:rPr>
                          <w:sz w:val="32"/>
                          <w:szCs w:val="32"/>
                        </w:rPr>
                        <w:t xml:space="preserve">Communication = </w:t>
                      </w:r>
                      <w:r w:rsidR="00C5462C">
                        <w:rPr>
                          <w:sz w:val="32"/>
                          <w:szCs w:val="32"/>
                        </w:rPr>
                        <w:t>4</w:t>
                      </w:r>
                      <w:r w:rsidRPr="000F570F">
                        <w:rPr>
                          <w:sz w:val="32"/>
                          <w:szCs w:val="32"/>
                        </w:rPr>
                        <w:t xml:space="preserve"> </w:t>
                      </w:r>
                      <w:proofErr w:type="gramStart"/>
                      <w:r w:rsidRPr="000F570F">
                        <w:rPr>
                          <w:sz w:val="32"/>
                          <w:szCs w:val="32"/>
                        </w:rPr>
                        <w:t>/   8</w:t>
                      </w:r>
                      <w:proofErr w:type="gramEnd"/>
                    </w:p>
                    <w:p w14:paraId="75A892F3" w14:textId="12C762DB" w:rsidR="00E5108B" w:rsidRPr="000F570F" w:rsidRDefault="00E5108B" w:rsidP="001C7A3E">
                      <w:pPr>
                        <w:rPr>
                          <w:b/>
                          <w:sz w:val="32"/>
                          <w:szCs w:val="32"/>
                        </w:rPr>
                      </w:pPr>
                      <w:r w:rsidRPr="000F570F">
                        <w:rPr>
                          <w:b/>
                          <w:sz w:val="32"/>
                          <w:szCs w:val="32"/>
                        </w:rPr>
                        <w:t xml:space="preserve">                   Total </w:t>
                      </w:r>
                      <w:proofErr w:type="gramStart"/>
                      <w:r w:rsidRPr="000F570F">
                        <w:rPr>
                          <w:b/>
                          <w:sz w:val="32"/>
                          <w:szCs w:val="32"/>
                        </w:rPr>
                        <w:t xml:space="preserve">=  </w:t>
                      </w:r>
                      <w:r w:rsidR="00C5462C">
                        <w:rPr>
                          <w:b/>
                          <w:sz w:val="32"/>
                          <w:szCs w:val="32"/>
                        </w:rPr>
                        <w:t>17</w:t>
                      </w:r>
                      <w:proofErr w:type="gramEnd"/>
                      <w:r w:rsidRPr="000F570F">
                        <w:rPr>
                          <w:b/>
                          <w:sz w:val="32"/>
                          <w:szCs w:val="32"/>
                        </w:rPr>
                        <w:t xml:space="preserve"> / 24</w:t>
                      </w:r>
                    </w:p>
                    <w:p w14:paraId="5F1A736E" w14:textId="77777777" w:rsidR="00E5108B" w:rsidRDefault="00E5108B" w:rsidP="001C7A3E"/>
                    <w:p w14:paraId="7A52DF81" w14:textId="77777777" w:rsidR="0030706E" w:rsidRDefault="0030706E" w:rsidP="001C7A3E">
                      <w:pPr>
                        <w:rPr>
                          <w:b/>
                          <w:i/>
                        </w:rPr>
                      </w:pPr>
                    </w:p>
                    <w:p w14:paraId="585562C7" w14:textId="77777777" w:rsidR="0030706E" w:rsidRDefault="0030706E" w:rsidP="001C7A3E">
                      <w:pPr>
                        <w:rPr>
                          <w:b/>
                          <w:i/>
                        </w:rPr>
                      </w:pPr>
                    </w:p>
                    <w:p w14:paraId="14CB263E" w14:textId="2A7C36E6" w:rsidR="00E5108B" w:rsidRDefault="0030706E" w:rsidP="001C7A3E">
                      <w:pPr>
                        <w:rPr>
                          <w:b/>
                          <w:i/>
                        </w:rPr>
                      </w:pPr>
                      <w:r>
                        <w:rPr>
                          <w:b/>
                          <w:i/>
                        </w:rPr>
                        <w:t>Overall comments:</w:t>
                      </w:r>
                    </w:p>
                    <w:p w14:paraId="5EBB6381" w14:textId="5311D78D" w:rsidR="0030706E" w:rsidRDefault="0030706E" w:rsidP="001C7A3E">
                      <w:pPr>
                        <w:rPr>
                          <w:i/>
                        </w:rPr>
                      </w:pPr>
                      <w:r>
                        <w:rPr>
                          <w:i/>
                        </w:rPr>
                        <w:t xml:space="preserve">You need to make sure that your referencing is following APA format in your </w:t>
                      </w:r>
                      <w:r>
                        <w:rPr>
                          <w:b/>
                          <w:i/>
                        </w:rPr>
                        <w:t>bibliography</w:t>
                      </w:r>
                      <w:r>
                        <w:rPr>
                          <w:i/>
                        </w:rPr>
                        <w:t xml:space="preserve"> AND in your </w:t>
                      </w:r>
                      <w:r>
                        <w:rPr>
                          <w:b/>
                          <w:i/>
                        </w:rPr>
                        <w:t>in-text references.</w:t>
                      </w:r>
                      <w:r>
                        <w:rPr>
                          <w:i/>
                        </w:rPr>
                        <w:t xml:space="preserve"> Images also need to have in-text references.</w:t>
                      </w:r>
                    </w:p>
                    <w:p w14:paraId="79405088" w14:textId="77777777" w:rsidR="0040200E" w:rsidRDefault="0040200E" w:rsidP="001C7A3E">
                      <w:pPr>
                        <w:rPr>
                          <w:i/>
                        </w:rPr>
                      </w:pPr>
                    </w:p>
                    <w:p w14:paraId="7E02F8DB" w14:textId="48DF7752" w:rsidR="0030706E" w:rsidRDefault="0040200E" w:rsidP="001C7A3E">
                      <w:pPr>
                        <w:rPr>
                          <w:i/>
                        </w:rPr>
                      </w:pPr>
                      <w:r>
                        <w:rPr>
                          <w:i/>
                        </w:rPr>
                        <w:t xml:space="preserve">Last section was probably the best – you applied the principles of AAS to lead analysis really well. </w:t>
                      </w:r>
                    </w:p>
                    <w:p w14:paraId="3FF1526A" w14:textId="77777777" w:rsidR="0040200E" w:rsidRDefault="0040200E" w:rsidP="001C7A3E">
                      <w:pPr>
                        <w:rPr>
                          <w:i/>
                        </w:rPr>
                      </w:pPr>
                    </w:p>
                    <w:p w14:paraId="27F38D3E" w14:textId="457E4A1B" w:rsidR="0040200E" w:rsidRDefault="0040200E" w:rsidP="001C7A3E">
                      <w:pPr>
                        <w:rPr>
                          <w:i/>
                        </w:rPr>
                      </w:pPr>
                      <w:r>
                        <w:rPr>
                          <w:i/>
                        </w:rPr>
                        <w:t>Next time add a conclusion</w:t>
                      </w:r>
                    </w:p>
                    <w:p w14:paraId="6E872EEF" w14:textId="2270034A" w:rsidR="0030706E" w:rsidRPr="0030706E" w:rsidRDefault="0030706E" w:rsidP="001C7A3E">
                      <w:pPr>
                        <w:rPr>
                          <w:i/>
                        </w:rPr>
                      </w:pPr>
                    </w:p>
                    <w:bookmarkEnd w:id="21"/>
                  </w:txbxContent>
                </v:textbox>
              </v:shape>
            </w:pict>
          </mc:Fallback>
        </mc:AlternateContent>
      </w:r>
      <w:r w:rsidR="001C7A3E">
        <w:rPr>
          <w:rFonts w:ascii="Arial" w:hAnsi="Arial" w:cs="Arial"/>
          <w:b/>
          <w:u w:val="single"/>
        </w:rPr>
        <w:t>COMMUNICATING THROUGH ACADEMIC WRITING:</w:t>
      </w:r>
    </w:p>
    <w:tbl>
      <w:tblPr>
        <w:tblStyle w:val="TableGrid"/>
        <w:tblW w:w="0" w:type="auto"/>
        <w:tblLook w:val="04A0" w:firstRow="1" w:lastRow="0" w:firstColumn="1" w:lastColumn="0" w:noHBand="0" w:noVBand="1"/>
      </w:tblPr>
      <w:tblGrid>
        <w:gridCol w:w="1939"/>
        <w:gridCol w:w="1177"/>
        <w:gridCol w:w="3385"/>
        <w:gridCol w:w="3326"/>
      </w:tblGrid>
      <w:tr w:rsidR="001C7A3E" w14:paraId="1C872F7A" w14:textId="77777777" w:rsidTr="00E5108B">
        <w:trPr>
          <w:trHeight w:val="135"/>
        </w:trPr>
        <w:tc>
          <w:tcPr>
            <w:tcW w:w="1939" w:type="dxa"/>
            <w:shd w:val="clear" w:color="auto" w:fill="D9D9D9" w:themeFill="background1" w:themeFillShade="D9"/>
            <w:vAlign w:val="center"/>
          </w:tcPr>
          <w:p w14:paraId="26A636A4"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Aspect</w:t>
            </w:r>
          </w:p>
        </w:tc>
        <w:tc>
          <w:tcPr>
            <w:tcW w:w="1177" w:type="dxa"/>
            <w:shd w:val="clear" w:color="auto" w:fill="D9D9D9" w:themeFill="background1" w:themeFillShade="D9"/>
            <w:vAlign w:val="center"/>
          </w:tcPr>
          <w:p w14:paraId="518AFAB5"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0 marks</w:t>
            </w:r>
          </w:p>
        </w:tc>
        <w:tc>
          <w:tcPr>
            <w:tcW w:w="3385" w:type="dxa"/>
            <w:tcBorders>
              <w:bottom w:val="single" w:sz="4" w:space="0" w:color="auto"/>
            </w:tcBorders>
            <w:shd w:val="clear" w:color="auto" w:fill="D9D9D9" w:themeFill="background1" w:themeFillShade="D9"/>
            <w:vAlign w:val="center"/>
          </w:tcPr>
          <w:p w14:paraId="5BC0D662"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1 mark</w:t>
            </w:r>
          </w:p>
        </w:tc>
        <w:tc>
          <w:tcPr>
            <w:tcW w:w="3326" w:type="dxa"/>
            <w:tcBorders>
              <w:bottom w:val="single" w:sz="4" w:space="0" w:color="auto"/>
            </w:tcBorders>
            <w:shd w:val="clear" w:color="auto" w:fill="D9D9D9" w:themeFill="background1" w:themeFillShade="D9"/>
            <w:vAlign w:val="center"/>
          </w:tcPr>
          <w:p w14:paraId="0FED4545" w14:textId="77777777" w:rsidR="001C7A3E" w:rsidRPr="00F64C84" w:rsidRDefault="001C7A3E" w:rsidP="00E5108B">
            <w:pPr>
              <w:tabs>
                <w:tab w:val="right" w:pos="10206"/>
              </w:tabs>
              <w:jc w:val="center"/>
              <w:rPr>
                <w:rFonts w:ascii="Arial" w:hAnsi="Arial" w:cs="Arial"/>
                <w:b/>
                <w:sz w:val="20"/>
              </w:rPr>
            </w:pPr>
            <w:r>
              <w:rPr>
                <w:rFonts w:ascii="Arial" w:hAnsi="Arial" w:cs="Arial"/>
                <w:b/>
                <w:sz w:val="20"/>
              </w:rPr>
              <w:t>2 marks</w:t>
            </w:r>
          </w:p>
        </w:tc>
      </w:tr>
      <w:tr w:rsidR="001C7A3E" w14:paraId="3C660DCD" w14:textId="77777777" w:rsidTr="00D86B27">
        <w:trPr>
          <w:trHeight w:val="592"/>
        </w:trPr>
        <w:tc>
          <w:tcPr>
            <w:tcW w:w="1939" w:type="dxa"/>
            <w:vAlign w:val="center"/>
          </w:tcPr>
          <w:p w14:paraId="093512C5" w14:textId="77777777" w:rsidR="001C7A3E" w:rsidRPr="00F64C84" w:rsidRDefault="001C7A3E" w:rsidP="00E5108B">
            <w:pPr>
              <w:tabs>
                <w:tab w:val="right" w:pos="10206"/>
              </w:tabs>
              <w:jc w:val="center"/>
              <w:rPr>
                <w:rFonts w:ascii="Arial" w:hAnsi="Arial" w:cs="Arial"/>
                <w:sz w:val="20"/>
              </w:rPr>
            </w:pPr>
            <w:r>
              <w:rPr>
                <w:rFonts w:ascii="Arial" w:hAnsi="Arial" w:cs="Arial"/>
                <w:sz w:val="20"/>
              </w:rPr>
              <w:t>References list</w:t>
            </w:r>
          </w:p>
        </w:tc>
        <w:tc>
          <w:tcPr>
            <w:tcW w:w="1177" w:type="dxa"/>
            <w:shd w:val="clear" w:color="auto" w:fill="FFFF00"/>
            <w:vAlign w:val="center"/>
          </w:tcPr>
          <w:p w14:paraId="541DD2ED"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1731B341" w14:textId="77777777" w:rsidR="001C7A3E" w:rsidRPr="00324A30" w:rsidRDefault="001C7A3E" w:rsidP="00E5108B">
            <w:pPr>
              <w:tabs>
                <w:tab w:val="right" w:pos="10206"/>
              </w:tabs>
              <w:jc w:val="center"/>
              <w:rPr>
                <w:rFonts w:ascii="Arial Narrow" w:hAnsi="Arial Narrow" w:cs="Arial"/>
                <w:sz w:val="20"/>
              </w:rPr>
            </w:pPr>
            <w:r>
              <w:rPr>
                <w:rFonts w:ascii="Arial Narrow" w:hAnsi="Arial Narrow" w:cs="Arial"/>
                <w:sz w:val="20"/>
              </w:rPr>
              <w:t xml:space="preserve">Most references are correctly formatted using APA. Occasional minor problems. </w:t>
            </w:r>
          </w:p>
        </w:tc>
        <w:tc>
          <w:tcPr>
            <w:tcW w:w="3326" w:type="dxa"/>
            <w:tcBorders>
              <w:top w:val="single" w:sz="4" w:space="0" w:color="auto"/>
              <w:left w:val="single" w:sz="4" w:space="0" w:color="auto"/>
              <w:bottom w:val="single" w:sz="4" w:space="0" w:color="auto"/>
              <w:right w:val="single" w:sz="4" w:space="0" w:color="auto"/>
            </w:tcBorders>
            <w:vAlign w:val="center"/>
          </w:tcPr>
          <w:p w14:paraId="68B68054" w14:textId="77777777" w:rsidR="001C7A3E" w:rsidRPr="000A751C" w:rsidRDefault="001C7A3E" w:rsidP="00E5108B">
            <w:pPr>
              <w:tabs>
                <w:tab w:val="right" w:pos="10206"/>
              </w:tabs>
              <w:jc w:val="center"/>
              <w:rPr>
                <w:rFonts w:ascii="Arial Narrow" w:hAnsi="Arial Narrow" w:cs="Arial"/>
                <w:sz w:val="20"/>
              </w:rPr>
            </w:pPr>
            <w:r>
              <w:rPr>
                <w:rFonts w:ascii="Arial Narrow" w:hAnsi="Arial Narrow" w:cs="Arial"/>
                <w:sz w:val="20"/>
              </w:rPr>
              <w:t xml:space="preserve">All references correctly formatted using APA. </w:t>
            </w:r>
            <w:r>
              <w:rPr>
                <w:rFonts w:ascii="Arial Narrow" w:hAnsi="Arial Narrow" w:cs="Arial"/>
                <w:b/>
                <w:sz w:val="20"/>
              </w:rPr>
              <w:t>No</w:t>
            </w:r>
            <w:r>
              <w:rPr>
                <w:rFonts w:ascii="Arial Narrow" w:hAnsi="Arial Narrow" w:cs="Arial"/>
                <w:sz w:val="20"/>
              </w:rPr>
              <w:t xml:space="preserve"> errors in referencing details.</w:t>
            </w:r>
          </w:p>
        </w:tc>
      </w:tr>
      <w:tr w:rsidR="001C7A3E" w14:paraId="4215037B" w14:textId="77777777" w:rsidTr="00D86B27">
        <w:trPr>
          <w:trHeight w:val="592"/>
        </w:trPr>
        <w:tc>
          <w:tcPr>
            <w:tcW w:w="1939" w:type="dxa"/>
            <w:vAlign w:val="center"/>
          </w:tcPr>
          <w:p w14:paraId="322C51E8" w14:textId="77777777" w:rsidR="001C7A3E" w:rsidRPr="00F64C84" w:rsidRDefault="001C7A3E" w:rsidP="00E5108B">
            <w:pPr>
              <w:tabs>
                <w:tab w:val="right" w:pos="10206"/>
              </w:tabs>
              <w:jc w:val="center"/>
              <w:rPr>
                <w:rFonts w:ascii="Arial" w:hAnsi="Arial" w:cs="Arial"/>
                <w:sz w:val="20"/>
              </w:rPr>
            </w:pPr>
            <w:r>
              <w:rPr>
                <w:rFonts w:ascii="Arial" w:hAnsi="Arial" w:cs="Arial"/>
                <w:sz w:val="20"/>
              </w:rPr>
              <w:t>In-text citations</w:t>
            </w:r>
          </w:p>
        </w:tc>
        <w:tc>
          <w:tcPr>
            <w:tcW w:w="1177" w:type="dxa"/>
            <w:vAlign w:val="center"/>
          </w:tcPr>
          <w:p w14:paraId="694F025A"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171A2511"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Some attempt to use in-text citations but some parts are missing citations.</w:t>
            </w:r>
          </w:p>
        </w:tc>
        <w:tc>
          <w:tcPr>
            <w:tcW w:w="3326" w:type="dxa"/>
            <w:tcBorders>
              <w:top w:val="single" w:sz="4" w:space="0" w:color="auto"/>
              <w:left w:val="single" w:sz="4" w:space="0" w:color="auto"/>
              <w:bottom w:val="single" w:sz="4" w:space="0" w:color="auto"/>
              <w:right w:val="single" w:sz="4" w:space="0" w:color="auto"/>
            </w:tcBorders>
            <w:vAlign w:val="center"/>
          </w:tcPr>
          <w:p w14:paraId="610CC601" w14:textId="33596A38" w:rsidR="001C7A3E" w:rsidRPr="00AF76F5" w:rsidRDefault="001C7A3E" w:rsidP="00E5108B">
            <w:pPr>
              <w:tabs>
                <w:tab w:val="right" w:pos="10206"/>
              </w:tabs>
              <w:jc w:val="center"/>
              <w:rPr>
                <w:rFonts w:ascii="Arial Narrow" w:hAnsi="Arial Narrow" w:cs="Arial"/>
                <w:sz w:val="20"/>
              </w:rPr>
            </w:pPr>
            <w:r>
              <w:rPr>
                <w:rFonts w:ascii="Arial Narrow" w:hAnsi="Arial Narrow" w:cs="Arial"/>
                <w:sz w:val="20"/>
              </w:rPr>
              <w:t xml:space="preserve">All information that is not common knowledge is </w:t>
            </w:r>
            <w:r w:rsidRPr="00F64C84">
              <w:rPr>
                <w:rFonts w:ascii="Arial Narrow" w:hAnsi="Arial Narrow" w:cs="Arial"/>
                <w:sz w:val="20"/>
              </w:rPr>
              <w:t>attributed using a form of in-</w:t>
            </w:r>
            <w:r>
              <w:rPr>
                <w:rFonts w:ascii="Arial Narrow" w:hAnsi="Arial Narrow" w:cs="Arial"/>
                <w:sz w:val="20"/>
              </w:rPr>
              <w:t>text</w:t>
            </w:r>
            <w:r w:rsidRPr="00F64C84">
              <w:rPr>
                <w:rFonts w:ascii="Arial Narrow" w:hAnsi="Arial Narrow" w:cs="Arial"/>
                <w:sz w:val="20"/>
              </w:rPr>
              <w:t xml:space="preserve"> citations.</w:t>
            </w:r>
          </w:p>
        </w:tc>
      </w:tr>
      <w:tr w:rsidR="001C7A3E" w14:paraId="1A309FF3" w14:textId="77777777" w:rsidTr="00D86B27">
        <w:trPr>
          <w:gridAfter w:val="1"/>
          <w:wAfter w:w="3326" w:type="dxa"/>
          <w:trHeight w:val="592"/>
        </w:trPr>
        <w:tc>
          <w:tcPr>
            <w:tcW w:w="1939" w:type="dxa"/>
            <w:vAlign w:val="center"/>
          </w:tcPr>
          <w:p w14:paraId="3B336DD6" w14:textId="77777777" w:rsidR="001C7A3E" w:rsidRPr="00F64C84" w:rsidRDefault="001C7A3E" w:rsidP="00E5108B">
            <w:pPr>
              <w:tabs>
                <w:tab w:val="right" w:pos="10206"/>
              </w:tabs>
              <w:jc w:val="center"/>
              <w:rPr>
                <w:rFonts w:ascii="Arial" w:hAnsi="Arial" w:cs="Arial"/>
                <w:sz w:val="20"/>
              </w:rPr>
            </w:pPr>
            <w:r>
              <w:rPr>
                <w:rFonts w:ascii="Arial" w:hAnsi="Arial" w:cs="Arial"/>
                <w:sz w:val="20"/>
              </w:rPr>
              <w:t>Sources</w:t>
            </w:r>
          </w:p>
        </w:tc>
        <w:tc>
          <w:tcPr>
            <w:tcW w:w="1177" w:type="dxa"/>
            <w:vAlign w:val="center"/>
          </w:tcPr>
          <w:p w14:paraId="3F0970A7"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68337C33" w14:textId="77777777" w:rsidR="001C7A3E" w:rsidRPr="00F64C84" w:rsidRDefault="001C7A3E" w:rsidP="00E5108B">
            <w:pPr>
              <w:tabs>
                <w:tab w:val="right" w:pos="10206"/>
              </w:tabs>
              <w:jc w:val="center"/>
              <w:rPr>
                <w:rFonts w:ascii="Arial Narrow" w:hAnsi="Arial Narrow" w:cs="Arial"/>
                <w:sz w:val="20"/>
              </w:rPr>
            </w:pPr>
            <w:r>
              <w:rPr>
                <w:rFonts w:ascii="Arial Narrow" w:hAnsi="Arial Narrow" w:cs="Arial"/>
                <w:sz w:val="20"/>
              </w:rPr>
              <w:t xml:space="preserve">At least three sources are used including at least one text source. </w:t>
            </w:r>
          </w:p>
        </w:tc>
      </w:tr>
      <w:tr w:rsidR="001C7A3E" w14:paraId="495361B6" w14:textId="77777777" w:rsidTr="00D86B27">
        <w:trPr>
          <w:gridAfter w:val="1"/>
          <w:wAfter w:w="3326" w:type="dxa"/>
          <w:trHeight w:val="592"/>
        </w:trPr>
        <w:tc>
          <w:tcPr>
            <w:tcW w:w="1939" w:type="dxa"/>
            <w:vAlign w:val="center"/>
          </w:tcPr>
          <w:p w14:paraId="5674E493" w14:textId="77777777" w:rsidR="001C7A3E" w:rsidRDefault="001C7A3E" w:rsidP="00E5108B">
            <w:pPr>
              <w:tabs>
                <w:tab w:val="right" w:pos="10206"/>
              </w:tabs>
              <w:jc w:val="center"/>
              <w:rPr>
                <w:rFonts w:ascii="Arial" w:hAnsi="Arial" w:cs="Arial"/>
                <w:sz w:val="20"/>
              </w:rPr>
            </w:pPr>
            <w:r>
              <w:rPr>
                <w:rFonts w:ascii="Arial" w:hAnsi="Arial" w:cs="Arial"/>
                <w:sz w:val="20"/>
              </w:rPr>
              <w:t>Conventions for figures and tables</w:t>
            </w:r>
          </w:p>
        </w:tc>
        <w:tc>
          <w:tcPr>
            <w:tcW w:w="1177" w:type="dxa"/>
            <w:shd w:val="clear" w:color="auto" w:fill="FFFF00"/>
            <w:vAlign w:val="center"/>
          </w:tcPr>
          <w:p w14:paraId="5D71B730" w14:textId="77777777" w:rsidR="001C7A3E" w:rsidRDefault="001C7A3E" w:rsidP="00E5108B">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6E8D99D5" w14:textId="77777777" w:rsidR="001C7A3E" w:rsidRPr="00C80E3D" w:rsidRDefault="001C7A3E" w:rsidP="00E5108B">
            <w:pPr>
              <w:tabs>
                <w:tab w:val="right" w:pos="10206"/>
              </w:tabs>
              <w:jc w:val="center"/>
              <w:rPr>
                <w:rFonts w:ascii="Arial Narrow" w:hAnsi="Arial Narrow" w:cs="Arial"/>
                <w:sz w:val="20"/>
              </w:rPr>
            </w:pPr>
            <w:r>
              <w:rPr>
                <w:rFonts w:ascii="Arial Narrow" w:hAnsi="Arial Narrow" w:cs="Arial"/>
                <w:sz w:val="20"/>
              </w:rPr>
              <w:t xml:space="preserve">Includes at least one figure or table. </w:t>
            </w:r>
            <w:r w:rsidRPr="00D86B27">
              <w:rPr>
                <w:rFonts w:ascii="Arial Narrow" w:hAnsi="Arial Narrow" w:cs="Arial"/>
                <w:b/>
                <w:color w:val="FF0000"/>
                <w:sz w:val="20"/>
              </w:rPr>
              <w:t>All figures</w:t>
            </w:r>
            <w:r>
              <w:rPr>
                <w:rFonts w:ascii="Arial Narrow" w:hAnsi="Arial Narrow" w:cs="Arial"/>
                <w:sz w:val="20"/>
              </w:rPr>
              <w:t xml:space="preserve"> and tables are labelled, </w:t>
            </w:r>
            <w:r w:rsidRPr="00D86B27">
              <w:rPr>
                <w:rFonts w:ascii="Arial Narrow" w:hAnsi="Arial Narrow" w:cs="Arial"/>
                <w:b/>
                <w:color w:val="FF0000"/>
                <w:sz w:val="20"/>
              </w:rPr>
              <w:t>include</w:t>
            </w:r>
            <w:r>
              <w:rPr>
                <w:rFonts w:ascii="Arial Narrow" w:hAnsi="Arial Narrow" w:cs="Arial"/>
                <w:sz w:val="20"/>
              </w:rPr>
              <w:t xml:space="preserve"> captions and </w:t>
            </w:r>
            <w:r w:rsidRPr="00D86B27">
              <w:rPr>
                <w:rFonts w:ascii="Arial Narrow" w:hAnsi="Arial Narrow" w:cs="Arial"/>
                <w:b/>
                <w:color w:val="FF0000"/>
                <w:sz w:val="20"/>
              </w:rPr>
              <w:t>sources</w:t>
            </w:r>
            <w:r>
              <w:rPr>
                <w:rFonts w:ascii="Arial Narrow" w:hAnsi="Arial Narrow" w:cs="Arial"/>
                <w:sz w:val="20"/>
              </w:rPr>
              <w:t>, and are referenced in the main text.</w:t>
            </w:r>
            <w:r w:rsidRPr="00C80E3D">
              <w:rPr>
                <w:rFonts w:ascii="Arial Narrow" w:hAnsi="Arial Narrow" w:cs="Arial"/>
                <w:sz w:val="20"/>
              </w:rPr>
              <w:t xml:space="preserve"> </w:t>
            </w:r>
          </w:p>
        </w:tc>
      </w:tr>
      <w:tr w:rsidR="001C7A3E" w14:paraId="43CDEF98" w14:textId="77777777" w:rsidTr="00D86B27">
        <w:trPr>
          <w:gridAfter w:val="1"/>
          <w:wAfter w:w="3326" w:type="dxa"/>
          <w:trHeight w:val="234"/>
        </w:trPr>
        <w:tc>
          <w:tcPr>
            <w:tcW w:w="1939" w:type="dxa"/>
            <w:vAlign w:val="center"/>
          </w:tcPr>
          <w:p w14:paraId="1ED85B29" w14:textId="77777777" w:rsidR="001C7A3E" w:rsidRDefault="001C7A3E" w:rsidP="00E5108B">
            <w:pPr>
              <w:tabs>
                <w:tab w:val="right" w:pos="10206"/>
              </w:tabs>
              <w:jc w:val="center"/>
              <w:rPr>
                <w:rFonts w:ascii="Arial" w:hAnsi="Arial" w:cs="Arial"/>
                <w:sz w:val="20"/>
              </w:rPr>
            </w:pPr>
            <w:r>
              <w:rPr>
                <w:rFonts w:ascii="Arial" w:hAnsi="Arial" w:cs="Arial"/>
                <w:sz w:val="20"/>
              </w:rPr>
              <w:t>Headings</w:t>
            </w:r>
          </w:p>
        </w:tc>
        <w:tc>
          <w:tcPr>
            <w:tcW w:w="1177" w:type="dxa"/>
            <w:vAlign w:val="center"/>
          </w:tcPr>
          <w:p w14:paraId="6D2DF7C7" w14:textId="77777777" w:rsidR="001C7A3E" w:rsidRDefault="001C7A3E" w:rsidP="00E5108B">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17877CDD" w14:textId="77777777" w:rsidR="001C7A3E" w:rsidRDefault="001C7A3E" w:rsidP="00E5108B">
            <w:pPr>
              <w:tabs>
                <w:tab w:val="right" w:pos="10206"/>
              </w:tabs>
              <w:jc w:val="center"/>
              <w:rPr>
                <w:rFonts w:ascii="Arial Narrow" w:hAnsi="Arial Narrow" w:cs="Arial"/>
                <w:sz w:val="20"/>
              </w:rPr>
            </w:pPr>
            <w:r>
              <w:rPr>
                <w:rFonts w:ascii="Arial Narrow" w:hAnsi="Arial Narrow" w:cs="Arial"/>
                <w:sz w:val="20"/>
              </w:rPr>
              <w:t>Divides report into logical sections using headings.</w:t>
            </w:r>
          </w:p>
        </w:tc>
      </w:tr>
      <w:tr w:rsidR="001C7A3E" w14:paraId="5B0809B7" w14:textId="77777777" w:rsidTr="00C5462C">
        <w:trPr>
          <w:gridAfter w:val="1"/>
          <w:wAfter w:w="3326" w:type="dxa"/>
          <w:trHeight w:val="234"/>
        </w:trPr>
        <w:tc>
          <w:tcPr>
            <w:tcW w:w="1939" w:type="dxa"/>
            <w:vAlign w:val="center"/>
          </w:tcPr>
          <w:p w14:paraId="4E6D74BB" w14:textId="77777777" w:rsidR="001C7A3E" w:rsidRDefault="001C7A3E" w:rsidP="00E5108B">
            <w:pPr>
              <w:tabs>
                <w:tab w:val="right" w:pos="10206"/>
              </w:tabs>
              <w:jc w:val="center"/>
              <w:rPr>
                <w:rFonts w:ascii="Arial" w:hAnsi="Arial" w:cs="Arial"/>
                <w:sz w:val="20"/>
              </w:rPr>
            </w:pPr>
            <w:r>
              <w:rPr>
                <w:rFonts w:ascii="Arial" w:hAnsi="Arial" w:cs="Arial"/>
                <w:sz w:val="20"/>
              </w:rPr>
              <w:t>Writing</w:t>
            </w:r>
          </w:p>
        </w:tc>
        <w:tc>
          <w:tcPr>
            <w:tcW w:w="1177" w:type="dxa"/>
            <w:vAlign w:val="center"/>
          </w:tcPr>
          <w:p w14:paraId="582413F5" w14:textId="77777777" w:rsidR="001C7A3E" w:rsidRDefault="001C7A3E" w:rsidP="00E5108B">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7B1E78AA" w14:textId="77777777" w:rsidR="001C7A3E" w:rsidRDefault="001C7A3E" w:rsidP="00E5108B">
            <w:pPr>
              <w:tabs>
                <w:tab w:val="right" w:pos="10206"/>
              </w:tabs>
              <w:jc w:val="center"/>
              <w:rPr>
                <w:rFonts w:ascii="Arial Narrow" w:hAnsi="Arial Narrow" w:cs="Arial"/>
                <w:sz w:val="20"/>
              </w:rPr>
            </w:pPr>
            <w:r>
              <w:rPr>
                <w:rFonts w:ascii="Arial Narrow" w:hAnsi="Arial Narrow" w:cs="Arial"/>
                <w:sz w:val="20"/>
              </w:rPr>
              <w:t>High quality presentation of writing with minimal spelling or grammar errors</w:t>
            </w:r>
          </w:p>
        </w:tc>
      </w:tr>
    </w:tbl>
    <w:p w14:paraId="5E69AA57" w14:textId="77777777" w:rsidR="001C7A3E" w:rsidRPr="009D0233" w:rsidRDefault="001C7A3E" w:rsidP="001C7A3E">
      <w:pPr>
        <w:tabs>
          <w:tab w:val="right" w:pos="10206"/>
        </w:tabs>
        <w:rPr>
          <w:rFonts w:ascii="Arial" w:hAnsi="Arial" w:cs="Arial"/>
          <w:b/>
        </w:rPr>
      </w:pPr>
    </w:p>
    <w:p w14:paraId="4C7AB288" w14:textId="1A1FE147" w:rsidR="001C7A3E" w:rsidRPr="008E1DA4" w:rsidRDefault="001C7A3E" w:rsidP="000C4A87">
      <w:pPr>
        <w:spacing w:line="276" w:lineRule="auto"/>
        <w:rPr>
          <w:rFonts w:ascii="Times New Roman" w:hAnsi="Times New Roman" w:cs="Times New Roman"/>
          <w:b/>
          <w:u w:val="single"/>
        </w:rPr>
      </w:pPr>
    </w:p>
    <w:sectPr w:rsidR="001C7A3E" w:rsidRPr="008E1DA4" w:rsidSect="00E5108B">
      <w:footerReference w:type="default" r:id="rId14"/>
      <w:pgSz w:w="16838" w:h="11906" w:orient="landscape"/>
      <w:pgMar w:top="851" w:right="851" w:bottom="851" w:left="851" w:header="709"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ayden McKenna" w:date="2015-03-28T22:14:00Z" w:initials="HM">
    <w:p w14:paraId="0562068F" w14:textId="61656E2A" w:rsidR="00E5108B" w:rsidRPr="00D86B27" w:rsidRDefault="00E5108B" w:rsidP="00D86B27">
      <w:pPr>
        <w:rPr>
          <w:rFonts w:ascii="Times" w:eastAsia="Times New Roman" w:hAnsi="Times" w:cs="Times New Roman"/>
          <w:sz w:val="20"/>
          <w:szCs w:val="20"/>
        </w:rPr>
      </w:pPr>
      <w:r>
        <w:rPr>
          <w:rStyle w:val="CommentReference"/>
        </w:rPr>
        <w:annotationRef/>
      </w:r>
      <w:r>
        <w:t xml:space="preserve">Correct in-text reference is </w:t>
      </w:r>
      <w:r w:rsidRPr="00D86B27">
        <w:rPr>
          <w:rFonts w:ascii="Times" w:eastAsia="Times New Roman" w:hAnsi="Times" w:cs="Times New Roman"/>
          <w:sz w:val="20"/>
          <w:szCs w:val="20"/>
        </w:rPr>
        <w:t xml:space="preserve">(Smith, Davis, Disney, Hayes &amp; </w:t>
      </w:r>
      <w:proofErr w:type="spellStart"/>
      <w:r w:rsidRPr="00D86B27">
        <w:rPr>
          <w:rFonts w:ascii="Times" w:eastAsia="Times New Roman" w:hAnsi="Times" w:cs="Times New Roman"/>
          <w:sz w:val="20"/>
          <w:szCs w:val="20"/>
        </w:rPr>
        <w:t>Whan</w:t>
      </w:r>
      <w:proofErr w:type="spellEnd"/>
      <w:r w:rsidRPr="00D86B27">
        <w:rPr>
          <w:rFonts w:ascii="Times" w:eastAsia="Times New Roman" w:hAnsi="Times" w:cs="Times New Roman"/>
          <w:sz w:val="20"/>
          <w:szCs w:val="20"/>
        </w:rPr>
        <w:t>, 2014)</w:t>
      </w:r>
    </w:p>
  </w:comment>
  <w:comment w:id="1" w:author="Hayden McKenna" w:date="2015-03-28T22:39:00Z" w:initials="HM">
    <w:p w14:paraId="00C996A3" w14:textId="759BAEFB" w:rsidR="00E5108B" w:rsidRDefault="00E5108B">
      <w:pPr>
        <w:pStyle w:val="CommentText"/>
      </w:pPr>
      <w:r>
        <w:rPr>
          <w:rStyle w:val="CommentReference"/>
        </w:rPr>
        <w:annotationRef/>
      </w:r>
      <w:r>
        <w:t>These are not proper nouns. Don’t capitalise mid-sentence</w:t>
      </w:r>
    </w:p>
  </w:comment>
  <w:comment w:id="2" w:author="Hayden McKenna" w:date="2015-03-28T22:38:00Z" w:initials="HM">
    <w:p w14:paraId="65D3FCB5" w14:textId="1C7EFBC2" w:rsidR="00E5108B" w:rsidRDefault="00E5108B">
      <w:pPr>
        <w:pStyle w:val="CommentText"/>
      </w:pPr>
      <w:r>
        <w:rPr>
          <w:rStyle w:val="CommentReference"/>
        </w:rPr>
        <w:annotationRef/>
      </w:r>
      <w:r>
        <w:t>Avoid personal pronouns like “we” or “I”.</w:t>
      </w:r>
    </w:p>
  </w:comment>
  <w:comment w:id="3" w:author="Hayden McKenna" w:date="2015-03-28T22:38:00Z" w:initials="HM">
    <w:p w14:paraId="0E214E67" w14:textId="17017396" w:rsidR="00E5108B" w:rsidRDefault="00E5108B">
      <w:pPr>
        <w:pStyle w:val="CommentText"/>
      </w:pPr>
      <w:r>
        <w:rPr>
          <w:rStyle w:val="CommentReference"/>
        </w:rPr>
        <w:annotationRef/>
      </w:r>
      <w:r>
        <w:t>“(</w:t>
      </w:r>
      <w:proofErr w:type="gramStart"/>
      <w:r>
        <w:t>see</w:t>
      </w:r>
      <w:proofErr w:type="gramEnd"/>
      <w:r>
        <w:t xml:space="preserve"> </w:t>
      </w:r>
      <w:r>
        <w:rPr>
          <w:b/>
        </w:rPr>
        <w:t>Figure 1.0</w:t>
      </w:r>
      <w:r>
        <w:t>)”</w:t>
      </w:r>
    </w:p>
    <w:p w14:paraId="2DBC0348" w14:textId="20D6A711" w:rsidR="00E5108B" w:rsidRPr="003F0FA6" w:rsidRDefault="00E5108B">
      <w:pPr>
        <w:pStyle w:val="CommentText"/>
        <w:rPr>
          <w:i/>
        </w:rPr>
      </w:pPr>
      <w:r w:rsidRPr="003F0FA6">
        <w:rPr>
          <w:i/>
        </w:rPr>
        <w:t>(</w:t>
      </w:r>
      <w:proofErr w:type="gramStart"/>
      <w:r w:rsidRPr="003F0FA6">
        <w:rPr>
          <w:i/>
        </w:rPr>
        <w:t>bold</w:t>
      </w:r>
      <w:proofErr w:type="gramEnd"/>
      <w:r w:rsidRPr="003F0FA6">
        <w:rPr>
          <w:i/>
        </w:rPr>
        <w:t>, capitalise the F)</w:t>
      </w:r>
    </w:p>
  </w:comment>
  <w:comment w:id="5" w:author="Hayden McKenna" w:date="2015-03-28T22:39:00Z" w:initials="HM">
    <w:p w14:paraId="7094BB2E" w14:textId="1DC401FF" w:rsidR="00E5108B" w:rsidRDefault="00E5108B">
      <w:pPr>
        <w:pStyle w:val="CommentText"/>
      </w:pPr>
      <w:r>
        <w:rPr>
          <w:rStyle w:val="CommentReference"/>
        </w:rPr>
        <w:annotationRef/>
      </w:r>
      <w:r>
        <w:t>Also not a proper noun</w:t>
      </w:r>
    </w:p>
  </w:comment>
  <w:comment w:id="6" w:author="Hayden McKenna" w:date="2015-03-28T22:44:00Z" w:initials="HM">
    <w:p w14:paraId="137FD127" w14:textId="015AC860" w:rsidR="00E5108B" w:rsidRDefault="00E5108B">
      <w:pPr>
        <w:pStyle w:val="CommentText"/>
      </w:pPr>
      <w:r>
        <w:rPr>
          <w:rStyle w:val="CommentReference"/>
        </w:rPr>
        <w:annotationRef/>
      </w:r>
      <w:r>
        <w:t>Are you sure that these are from an AAS and not from another method? Does not look like the graphs that anyone else has shown, and I can’t verify because there is no source listed</w:t>
      </w:r>
    </w:p>
    <w:p w14:paraId="25D2A44C" w14:textId="77777777" w:rsidR="00C5462C" w:rsidRDefault="00C5462C">
      <w:pPr>
        <w:pStyle w:val="CommentText"/>
      </w:pPr>
    </w:p>
    <w:p w14:paraId="1CF5BD12" w14:textId="1A631DA1" w:rsidR="00C5462C" w:rsidRDefault="00C5462C">
      <w:pPr>
        <w:pStyle w:val="CommentText"/>
      </w:pPr>
      <w:r>
        <w:t>Also, text should not wrap around figures. Have the figures sit between two paragraphs.</w:t>
      </w:r>
    </w:p>
  </w:comment>
  <w:comment w:id="8" w:author="Hayden McKenna" w:date="2015-03-28T22:40:00Z" w:initials="HM">
    <w:p w14:paraId="4C1DEC71" w14:textId="3644033A" w:rsidR="00C5462C" w:rsidRDefault="00C5462C">
      <w:pPr>
        <w:pStyle w:val="CommentText"/>
      </w:pPr>
      <w:r>
        <w:rPr>
          <w:rStyle w:val="CommentReference"/>
        </w:rPr>
        <w:annotationRef/>
      </w:r>
      <w:r>
        <w:t>You didn’t describe the role of the vaporiser.</w:t>
      </w:r>
    </w:p>
  </w:comment>
  <w:comment w:id="9" w:author="Hayden McKenna" w:date="2015-03-28T22:41:00Z" w:initials="HM">
    <w:p w14:paraId="6A3C9193" w14:textId="57E920F2" w:rsidR="00C5462C" w:rsidRDefault="00C5462C">
      <w:pPr>
        <w:pStyle w:val="CommentText"/>
      </w:pPr>
      <w:r>
        <w:rPr>
          <w:rStyle w:val="CommentReference"/>
        </w:rPr>
        <w:annotationRef/>
      </w:r>
      <w:r>
        <w:t>(</w:t>
      </w:r>
      <w:proofErr w:type="gramStart"/>
      <w:r>
        <w:t>de</w:t>
      </w:r>
      <w:proofErr w:type="gramEnd"/>
      <w:r>
        <w:t xml:space="preserve"> Lloyd, 2000)</w:t>
      </w:r>
    </w:p>
  </w:comment>
  <w:comment w:id="12" w:author="Hayden McKenna" w:date="2015-03-28T22:27:00Z" w:initials="HM">
    <w:p w14:paraId="3D8A8878" w14:textId="0A12D753" w:rsidR="00E5108B" w:rsidRPr="00D86B27" w:rsidRDefault="00E5108B">
      <w:pPr>
        <w:pStyle w:val="CommentText"/>
        <w:rPr>
          <w:b/>
        </w:rPr>
      </w:pPr>
      <w:r>
        <w:rPr>
          <w:rStyle w:val="CommentReference"/>
        </w:rPr>
        <w:annotationRef/>
      </w:r>
      <w:r>
        <w:rPr>
          <w:b/>
        </w:rPr>
        <w:t>Your references do not follow the APA format and are not sorted into alphabetical order.</w:t>
      </w:r>
    </w:p>
  </w:comment>
  <w:comment w:id="13" w:author="Hayden McKenna" w:date="2015-03-28T22:26:00Z" w:initials="HM">
    <w:p w14:paraId="378446AA" w14:textId="737A7FEC" w:rsidR="00E5108B" w:rsidRPr="00D86B27" w:rsidRDefault="00E5108B" w:rsidP="00D86B27">
      <w:pPr>
        <w:rPr>
          <w:rFonts w:ascii="Times" w:eastAsia="Times New Roman" w:hAnsi="Times" w:cs="Times New Roman"/>
          <w:sz w:val="20"/>
          <w:szCs w:val="20"/>
        </w:rPr>
      </w:pPr>
      <w:r>
        <w:rPr>
          <w:rStyle w:val="CommentReference"/>
        </w:rPr>
        <w:annotationRef/>
      </w:r>
      <w:r w:rsidRPr="00D86B27">
        <w:rPr>
          <w:rFonts w:ascii="Times" w:eastAsia="Times New Roman" w:hAnsi="Times" w:cs="Times New Roman"/>
          <w:sz w:val="20"/>
          <w:szCs w:val="20"/>
        </w:rPr>
        <w:t xml:space="preserve">Schiller, M. (2013). </w:t>
      </w:r>
      <w:r w:rsidRPr="00D86B27">
        <w:rPr>
          <w:rFonts w:ascii="Times" w:eastAsia="Times New Roman" w:hAnsi="Times" w:cs="Times New Roman"/>
          <w:i/>
          <w:iCs/>
          <w:sz w:val="20"/>
          <w:szCs w:val="20"/>
        </w:rPr>
        <w:t>Atomic absorption spectroscopy (AAS)</w:t>
      </w:r>
      <w:r w:rsidRPr="00D86B27">
        <w:rPr>
          <w:rFonts w:ascii="Times" w:eastAsia="Times New Roman" w:hAnsi="Times" w:cs="Times New Roman"/>
          <w:sz w:val="20"/>
          <w:szCs w:val="20"/>
        </w:rPr>
        <w:t>. Retrieved 28 March 2015, from http://www.easychem.com.au/monitoring-and-management/manufactured-products/atomic-absorption-spectroscopy-aas</w:t>
      </w:r>
    </w:p>
  </w:comment>
  <w:comment w:id="14" w:author="Hayden McKenna" w:date="2015-03-28T22:25:00Z" w:initials="HM">
    <w:p w14:paraId="70D79DFE" w14:textId="563B2EEE" w:rsidR="00E5108B" w:rsidRPr="00D86B27" w:rsidRDefault="00E5108B" w:rsidP="00D86B27">
      <w:pPr>
        <w:rPr>
          <w:rFonts w:ascii="Times" w:eastAsia="Times New Roman" w:hAnsi="Times" w:cs="Times New Roman"/>
          <w:sz w:val="20"/>
          <w:szCs w:val="20"/>
        </w:rPr>
      </w:pPr>
      <w:r>
        <w:rPr>
          <w:rStyle w:val="CommentReference"/>
        </w:rPr>
        <w:annotationRef/>
      </w:r>
      <w:proofErr w:type="spellStart"/>
      <w:r w:rsidRPr="00D86B27">
        <w:rPr>
          <w:rFonts w:ascii="Times" w:eastAsia="Times New Roman" w:hAnsi="Times" w:cs="Times New Roman"/>
          <w:sz w:val="20"/>
          <w:szCs w:val="20"/>
        </w:rPr>
        <w:t>Haefliger</w:t>
      </w:r>
      <w:proofErr w:type="spellEnd"/>
      <w:r w:rsidRPr="00D86B27">
        <w:rPr>
          <w:rFonts w:ascii="Times" w:eastAsia="Times New Roman" w:hAnsi="Times" w:cs="Times New Roman"/>
          <w:sz w:val="20"/>
          <w:szCs w:val="20"/>
        </w:rPr>
        <w:t xml:space="preserve">, P. (2011). </w:t>
      </w:r>
      <w:r w:rsidRPr="00D86B27">
        <w:rPr>
          <w:rFonts w:ascii="Times" w:eastAsia="Times New Roman" w:hAnsi="Times" w:cs="Times New Roman"/>
          <w:i/>
          <w:iCs/>
          <w:sz w:val="20"/>
          <w:szCs w:val="20"/>
        </w:rPr>
        <w:t>Brief guide to analytical methods for measuring lead in paint</w:t>
      </w:r>
      <w:r w:rsidRPr="00D86B27">
        <w:rPr>
          <w:rFonts w:ascii="Times" w:eastAsia="Times New Roman" w:hAnsi="Times" w:cs="Times New Roman"/>
          <w:sz w:val="20"/>
          <w:szCs w:val="20"/>
        </w:rPr>
        <w:t xml:space="preserve"> (1st ed.). World Health Organization. Retrieved from http://www.who.int/ipcs/assessment/public_health/lead_paint.pdf</w:t>
      </w:r>
    </w:p>
  </w:comment>
  <w:comment w:id="15" w:author="Hayden McKenna" w:date="2015-03-28T22:15:00Z" w:initials="HM">
    <w:p w14:paraId="0B40237E" w14:textId="338E7081" w:rsidR="00E5108B" w:rsidRPr="00D86B27" w:rsidRDefault="00E5108B" w:rsidP="00D86B27">
      <w:pPr>
        <w:rPr>
          <w:rFonts w:ascii="Times" w:eastAsia="Times New Roman" w:hAnsi="Times" w:cs="Times New Roman"/>
          <w:sz w:val="20"/>
          <w:szCs w:val="20"/>
        </w:rPr>
      </w:pPr>
      <w:r>
        <w:rPr>
          <w:rStyle w:val="CommentReference"/>
        </w:rPr>
        <w:annotationRef/>
      </w:r>
      <w:r w:rsidRPr="00D86B27">
        <w:rPr>
          <w:rFonts w:ascii="Times" w:eastAsia="Times New Roman" w:hAnsi="Times" w:cs="Times New Roman"/>
          <w:sz w:val="20"/>
          <w:szCs w:val="20"/>
        </w:rPr>
        <w:t xml:space="preserve">Smith, D., Davis, A., Disney, A., Hayes, V., &amp; </w:t>
      </w:r>
      <w:proofErr w:type="spellStart"/>
      <w:r w:rsidRPr="00D86B27">
        <w:rPr>
          <w:rFonts w:ascii="Times" w:eastAsia="Times New Roman" w:hAnsi="Times" w:cs="Times New Roman"/>
          <w:sz w:val="20"/>
          <w:szCs w:val="20"/>
        </w:rPr>
        <w:t>Whan</w:t>
      </w:r>
      <w:proofErr w:type="spellEnd"/>
      <w:r w:rsidRPr="00D86B27">
        <w:rPr>
          <w:rFonts w:ascii="Times" w:eastAsia="Times New Roman" w:hAnsi="Times" w:cs="Times New Roman"/>
          <w:sz w:val="20"/>
          <w:szCs w:val="20"/>
        </w:rPr>
        <w:t xml:space="preserve">, R. (2014). </w:t>
      </w:r>
      <w:r w:rsidRPr="00D86B27">
        <w:rPr>
          <w:rFonts w:ascii="Times" w:eastAsia="Times New Roman" w:hAnsi="Times" w:cs="Times New Roman"/>
          <w:i/>
          <w:iCs/>
          <w:sz w:val="20"/>
          <w:szCs w:val="20"/>
        </w:rPr>
        <w:t>Nelson Chemistry Units 1 &amp; 2 for the Australian Curriculum</w:t>
      </w:r>
      <w:r w:rsidRPr="00D86B27">
        <w:rPr>
          <w:rFonts w:ascii="Times" w:eastAsia="Times New Roman" w:hAnsi="Times" w:cs="Times New Roman"/>
          <w:sz w:val="20"/>
          <w:szCs w:val="20"/>
        </w:rPr>
        <w:t xml:space="preserve">. Melbourne: </w:t>
      </w:r>
      <w:proofErr w:type="spellStart"/>
      <w:r w:rsidRPr="00D86B27">
        <w:rPr>
          <w:rFonts w:ascii="Times" w:eastAsia="Times New Roman" w:hAnsi="Times" w:cs="Times New Roman"/>
          <w:sz w:val="20"/>
          <w:szCs w:val="20"/>
        </w:rPr>
        <w:t>Cengage</w:t>
      </w:r>
      <w:proofErr w:type="spellEnd"/>
      <w:r w:rsidRPr="00D86B27">
        <w:rPr>
          <w:rFonts w:ascii="Times" w:eastAsia="Times New Roman" w:hAnsi="Times" w:cs="Times New Roman"/>
          <w:sz w:val="20"/>
          <w:szCs w:val="20"/>
        </w:rPr>
        <w:t>.</w:t>
      </w:r>
    </w:p>
  </w:comment>
  <w:comment w:id="16" w:author="Hayden McKenna" w:date="2015-03-28T22:18:00Z" w:initials="HM">
    <w:p w14:paraId="43101335" w14:textId="5CF5F793" w:rsidR="00E5108B" w:rsidRPr="00D86B27" w:rsidRDefault="00E5108B" w:rsidP="00D86B27">
      <w:pPr>
        <w:rPr>
          <w:rFonts w:ascii="Times" w:eastAsia="Times New Roman" w:hAnsi="Times" w:cs="Times New Roman"/>
          <w:sz w:val="20"/>
          <w:szCs w:val="20"/>
        </w:rPr>
      </w:pPr>
      <w:r>
        <w:rPr>
          <w:rStyle w:val="CommentReference"/>
        </w:rPr>
        <w:annotationRef/>
      </w:r>
      <w:proofErr w:type="spellStart"/>
      <w:r>
        <w:rPr>
          <w:rFonts w:ascii="Times" w:eastAsia="Times New Roman" w:hAnsi="Times" w:cs="Times New Roman"/>
          <w:sz w:val="20"/>
          <w:szCs w:val="20"/>
        </w:rPr>
        <w:t>Dr.</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Postawa</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Zbigniew</w:t>
      </w:r>
      <w:proofErr w:type="spellEnd"/>
      <w:r>
        <w:rPr>
          <w:rFonts w:ascii="Times" w:eastAsia="Times New Roman" w:hAnsi="Times" w:cs="Times New Roman"/>
          <w:sz w:val="20"/>
          <w:szCs w:val="20"/>
        </w:rPr>
        <w:t xml:space="preserve"> Group</w:t>
      </w:r>
      <w:r w:rsidRPr="00D86B27">
        <w:rPr>
          <w:rFonts w:ascii="Times" w:eastAsia="Times New Roman" w:hAnsi="Times" w:cs="Times New Roman"/>
          <w:sz w:val="20"/>
          <w:szCs w:val="20"/>
        </w:rPr>
        <w:t xml:space="preserve">. </w:t>
      </w:r>
      <w:proofErr w:type="spellStart"/>
      <w:r w:rsidRPr="00D86B27">
        <w:rPr>
          <w:rFonts w:ascii="Times" w:eastAsia="Times New Roman" w:hAnsi="Times" w:cs="Times New Roman"/>
          <w:i/>
          <w:iCs/>
          <w:sz w:val="20"/>
          <w:szCs w:val="20"/>
        </w:rPr>
        <w:t>Monochromator</w:t>
      </w:r>
      <w:proofErr w:type="spellEnd"/>
      <w:r w:rsidRPr="00D86B27">
        <w:rPr>
          <w:rFonts w:ascii="Times" w:eastAsia="Times New Roman" w:hAnsi="Times" w:cs="Times New Roman"/>
          <w:sz w:val="20"/>
          <w:szCs w:val="20"/>
        </w:rPr>
        <w:t>. Retrieved 2</w:t>
      </w:r>
      <w:r>
        <w:rPr>
          <w:rFonts w:ascii="Times" w:eastAsia="Times New Roman" w:hAnsi="Times" w:cs="Times New Roman"/>
          <w:sz w:val="20"/>
          <w:szCs w:val="20"/>
        </w:rPr>
        <w:t>5</w:t>
      </w:r>
      <w:r w:rsidRPr="00D86B27">
        <w:rPr>
          <w:rFonts w:ascii="Times" w:eastAsia="Times New Roman" w:hAnsi="Times" w:cs="Times New Roman"/>
          <w:sz w:val="20"/>
          <w:szCs w:val="20"/>
        </w:rPr>
        <w:t xml:space="preserve"> March 2015, from http://users.uj.edu.pl/~ufpostaw/2_Pracownia/S2/monochromator_en.htm</w:t>
      </w:r>
    </w:p>
    <w:p w14:paraId="3CA8068A" w14:textId="150FB0E1" w:rsidR="00E5108B" w:rsidRDefault="00E5108B">
      <w:pPr>
        <w:pStyle w:val="CommentText"/>
      </w:pPr>
    </w:p>
  </w:comment>
  <w:comment w:id="17" w:author="Hayden McKenna" w:date="2015-03-28T22:20:00Z" w:initials="HM">
    <w:p w14:paraId="1C1CD33B" w14:textId="66A8E6FB" w:rsidR="00E5108B" w:rsidRPr="00D86B27" w:rsidRDefault="00E5108B" w:rsidP="00D86B27">
      <w:pPr>
        <w:rPr>
          <w:rFonts w:ascii="Times" w:eastAsia="Times New Roman" w:hAnsi="Times" w:cs="Times New Roman"/>
          <w:sz w:val="20"/>
          <w:szCs w:val="20"/>
        </w:rPr>
      </w:pPr>
      <w:r>
        <w:rPr>
          <w:rStyle w:val="CommentReference"/>
        </w:rPr>
        <w:annotationRef/>
      </w:r>
      <w:r w:rsidRPr="00D86B27">
        <w:rPr>
          <w:rFonts w:ascii="Times" w:eastAsia="Times New Roman" w:hAnsi="Times" w:cs="Times New Roman"/>
          <w:sz w:val="20"/>
          <w:szCs w:val="20"/>
        </w:rPr>
        <w:t xml:space="preserve">De Lloyd, D. (2000). </w:t>
      </w:r>
      <w:r w:rsidRPr="00D86B27">
        <w:rPr>
          <w:rFonts w:ascii="Times" w:eastAsia="Times New Roman" w:hAnsi="Times" w:cs="Times New Roman"/>
          <w:i/>
          <w:iCs/>
          <w:sz w:val="20"/>
          <w:szCs w:val="20"/>
        </w:rPr>
        <w:t>Atomic absorption spectroscopy (AAS)</w:t>
      </w:r>
      <w:r w:rsidRPr="00D86B27">
        <w:rPr>
          <w:rFonts w:ascii="Times" w:eastAsia="Times New Roman" w:hAnsi="Times" w:cs="Times New Roman"/>
          <w:sz w:val="20"/>
          <w:szCs w:val="20"/>
        </w:rPr>
        <w:t>. Retrieved 28 March 2015, from http://delloyd.50megs.com/moreinfo/AA.html</w:t>
      </w:r>
    </w:p>
  </w:comment>
  <w:comment w:id="18" w:author="Hayden McKenna" w:date="2015-03-28T22:22:00Z" w:initials="HM">
    <w:p w14:paraId="02328FE1" w14:textId="07420E3E" w:rsidR="00E5108B" w:rsidRPr="00D86B27" w:rsidRDefault="00E5108B" w:rsidP="00D86B27">
      <w:pPr>
        <w:rPr>
          <w:rFonts w:ascii="Times" w:eastAsia="Times New Roman" w:hAnsi="Times" w:cs="Times New Roman"/>
          <w:sz w:val="20"/>
          <w:szCs w:val="20"/>
        </w:rPr>
      </w:pPr>
      <w:r>
        <w:rPr>
          <w:rStyle w:val="CommentReference"/>
        </w:rPr>
        <w:annotationRef/>
      </w:r>
      <w:r w:rsidRPr="00D86B27">
        <w:rPr>
          <w:rFonts w:ascii="Times" w:eastAsia="Times New Roman" w:hAnsi="Times" w:cs="Times New Roman"/>
          <w:sz w:val="20"/>
          <w:szCs w:val="20"/>
        </w:rPr>
        <w:t>Atomic Absorpti</w:t>
      </w:r>
      <w:r>
        <w:rPr>
          <w:rFonts w:ascii="Times" w:eastAsia="Times New Roman" w:hAnsi="Times" w:cs="Times New Roman"/>
          <w:sz w:val="20"/>
          <w:szCs w:val="20"/>
        </w:rPr>
        <w:t>on Spectroscopy Learning Module</w:t>
      </w:r>
      <w:r w:rsidRPr="00D86B27">
        <w:rPr>
          <w:rFonts w:ascii="Times" w:eastAsia="Times New Roman" w:hAnsi="Times" w:cs="Times New Roman"/>
          <w:sz w:val="20"/>
          <w:szCs w:val="20"/>
        </w:rPr>
        <w:t xml:space="preserve"> (2015). </w:t>
      </w:r>
      <w:r w:rsidRPr="00D86B27">
        <w:rPr>
          <w:rFonts w:ascii="Times" w:eastAsia="Times New Roman" w:hAnsi="Times" w:cs="Times New Roman"/>
          <w:i/>
          <w:iCs/>
          <w:sz w:val="20"/>
          <w:szCs w:val="20"/>
        </w:rPr>
        <w:t>Processing / Display</w:t>
      </w:r>
      <w:r w:rsidRPr="00D86B27">
        <w:rPr>
          <w:rFonts w:ascii="Times" w:eastAsia="Times New Roman" w:hAnsi="Times" w:cs="Times New Roman"/>
          <w:sz w:val="20"/>
          <w:szCs w:val="20"/>
        </w:rPr>
        <w:t>. Retrieved 28 March 2015, from http://blogs.maryville.edu/aas/processing-display/</w:t>
      </w:r>
    </w:p>
    <w:p w14:paraId="23B75D86" w14:textId="4C8B9E1E" w:rsidR="00E5108B" w:rsidRDefault="00E5108B">
      <w:pPr>
        <w:pStyle w:val="CommentText"/>
      </w:pPr>
    </w:p>
  </w:comment>
  <w:comment w:id="19" w:author="Hayden McKenna" w:date="2015-03-28T22:44:00Z" w:initials="HM">
    <w:p w14:paraId="06282110" w14:textId="677464E8" w:rsidR="00C5462C" w:rsidRDefault="00C5462C">
      <w:pPr>
        <w:pStyle w:val="CommentText"/>
      </w:pPr>
      <w:r>
        <w:rPr>
          <w:rStyle w:val="CommentReference"/>
        </w:rPr>
        <w:annotationRef/>
      </w:r>
      <w:r>
        <w:t>Didn’t go into detail about why atoms emit and absorb characteristic wavelengths of light, energy levels, excited and ground states</w:t>
      </w:r>
    </w:p>
  </w:comment>
  <w:comment w:id="20" w:author="Hayden McKenna" w:date="2015-03-28T22:47:00Z" w:initials="HM">
    <w:p w14:paraId="1B6C11D4" w14:textId="77777777" w:rsidR="0030706E" w:rsidRDefault="0030706E">
      <w:pPr>
        <w:pStyle w:val="CommentText"/>
      </w:pPr>
      <w:r>
        <w:rPr>
          <w:rStyle w:val="CommentReference"/>
        </w:rPr>
        <w:annotationRef/>
      </w:r>
      <w:r>
        <w:t>Marks awarded: 3/4</w:t>
      </w:r>
    </w:p>
    <w:p w14:paraId="2A372777" w14:textId="77777777" w:rsidR="0030706E" w:rsidRDefault="0030706E">
      <w:pPr>
        <w:pStyle w:val="CommentText"/>
      </w:pPr>
    </w:p>
    <w:p w14:paraId="1944DFF2" w14:textId="77777777" w:rsidR="0030706E" w:rsidRDefault="0030706E">
      <w:pPr>
        <w:pStyle w:val="CommentText"/>
      </w:pPr>
      <w:r>
        <w:t xml:space="preserve">Chemistry of lead could include things like what compounds of lead are used in paints (for example the yellow paint you referred to contains </w:t>
      </w:r>
      <w:proofErr w:type="gramStart"/>
      <w:r>
        <w:t>lead(</w:t>
      </w:r>
      <w:proofErr w:type="gramEnd"/>
      <w:r>
        <w:t>II) carbonate, PbCO</w:t>
      </w:r>
      <w:r>
        <w:rPr>
          <w:vertAlign w:val="subscript"/>
        </w:rPr>
        <w:t>3</w:t>
      </w:r>
      <w:r>
        <w:t>)</w:t>
      </w:r>
    </w:p>
    <w:p w14:paraId="52F4CC9A" w14:textId="77777777" w:rsidR="0030706E" w:rsidRDefault="0030706E">
      <w:pPr>
        <w:pStyle w:val="CommentText"/>
      </w:pPr>
    </w:p>
    <w:p w14:paraId="3E3AECF9" w14:textId="7B9C63FB" w:rsidR="0030706E" w:rsidRPr="0030706E" w:rsidRDefault="0030706E">
      <w:pPr>
        <w:pStyle w:val="CommentText"/>
      </w:pPr>
      <w:r>
        <w:t>Was good when you mentioned the particular wavelength of light used to measure absorbance for lead</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DEF63B" w14:textId="77777777" w:rsidR="00000000" w:rsidRDefault="00087238">
      <w:r>
        <w:separator/>
      </w:r>
    </w:p>
  </w:endnote>
  <w:endnote w:type="continuationSeparator" w:id="0">
    <w:p w14:paraId="46A18EA9" w14:textId="77777777" w:rsidR="00000000" w:rsidRDefault="00087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3895940"/>
      <w:docPartObj>
        <w:docPartGallery w:val="Page Numbers (Bottom of Page)"/>
        <w:docPartUnique/>
      </w:docPartObj>
    </w:sdtPr>
    <w:sdtEndPr>
      <w:rPr>
        <w:noProof/>
      </w:rPr>
    </w:sdtEndPr>
    <w:sdtContent>
      <w:p w14:paraId="2514B826" w14:textId="77777777" w:rsidR="00E5108B" w:rsidRDefault="00E5108B">
        <w:pPr>
          <w:pStyle w:val="Footer"/>
          <w:jc w:val="center"/>
        </w:pPr>
        <w:r>
          <w:fldChar w:fldCharType="begin"/>
        </w:r>
        <w:r>
          <w:instrText xml:space="preserve"> PAGE   \* MERGEFORMAT </w:instrText>
        </w:r>
        <w:r>
          <w:fldChar w:fldCharType="separate"/>
        </w:r>
        <w:r w:rsidR="00087238">
          <w:rPr>
            <w:noProof/>
          </w:rPr>
          <w:t>5</w:t>
        </w:r>
        <w:r>
          <w:rPr>
            <w:noProof/>
          </w:rPr>
          <w:fldChar w:fldCharType="end"/>
        </w:r>
      </w:p>
    </w:sdtContent>
  </w:sdt>
  <w:p w14:paraId="26E95569" w14:textId="77777777" w:rsidR="00E5108B" w:rsidRDefault="00E5108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0C102A" w14:textId="77777777" w:rsidR="00000000" w:rsidRDefault="00087238">
      <w:r>
        <w:separator/>
      </w:r>
    </w:p>
  </w:footnote>
  <w:footnote w:type="continuationSeparator" w:id="0">
    <w:p w14:paraId="77928299" w14:textId="77777777" w:rsidR="00000000" w:rsidRDefault="000872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81D"/>
    <w:rsid w:val="00030F0A"/>
    <w:rsid w:val="00071412"/>
    <w:rsid w:val="00087238"/>
    <w:rsid w:val="000A6470"/>
    <w:rsid w:val="000C4A87"/>
    <w:rsid w:val="0014786C"/>
    <w:rsid w:val="00165130"/>
    <w:rsid w:val="001932FA"/>
    <w:rsid w:val="00195D27"/>
    <w:rsid w:val="001B2E05"/>
    <w:rsid w:val="001B7FE1"/>
    <w:rsid w:val="001C7A3E"/>
    <w:rsid w:val="00283013"/>
    <w:rsid w:val="00293D5D"/>
    <w:rsid w:val="0029703E"/>
    <w:rsid w:val="002A2E58"/>
    <w:rsid w:val="002E5012"/>
    <w:rsid w:val="002F4B72"/>
    <w:rsid w:val="003004BA"/>
    <w:rsid w:val="0030706E"/>
    <w:rsid w:val="00325A18"/>
    <w:rsid w:val="00347B2B"/>
    <w:rsid w:val="00350669"/>
    <w:rsid w:val="003A0A65"/>
    <w:rsid w:val="003C0F6C"/>
    <w:rsid w:val="003F0FA6"/>
    <w:rsid w:val="003F3AEA"/>
    <w:rsid w:val="0040200E"/>
    <w:rsid w:val="00404B2A"/>
    <w:rsid w:val="00421385"/>
    <w:rsid w:val="00445402"/>
    <w:rsid w:val="004501D7"/>
    <w:rsid w:val="00463205"/>
    <w:rsid w:val="00466A12"/>
    <w:rsid w:val="004751BF"/>
    <w:rsid w:val="004A2887"/>
    <w:rsid w:val="004C4991"/>
    <w:rsid w:val="00534ABB"/>
    <w:rsid w:val="0055718D"/>
    <w:rsid w:val="00610C41"/>
    <w:rsid w:val="0064144E"/>
    <w:rsid w:val="006678CF"/>
    <w:rsid w:val="0076381D"/>
    <w:rsid w:val="00780BF4"/>
    <w:rsid w:val="007B5154"/>
    <w:rsid w:val="007C34FA"/>
    <w:rsid w:val="007C6308"/>
    <w:rsid w:val="00803D6A"/>
    <w:rsid w:val="00814D66"/>
    <w:rsid w:val="0085567B"/>
    <w:rsid w:val="00864157"/>
    <w:rsid w:val="00891F96"/>
    <w:rsid w:val="008D0BC3"/>
    <w:rsid w:val="008E1DA4"/>
    <w:rsid w:val="00954A1D"/>
    <w:rsid w:val="00973881"/>
    <w:rsid w:val="00990A39"/>
    <w:rsid w:val="00A50110"/>
    <w:rsid w:val="00A65595"/>
    <w:rsid w:val="00B809D7"/>
    <w:rsid w:val="00BA7AD9"/>
    <w:rsid w:val="00BD00C2"/>
    <w:rsid w:val="00C269DB"/>
    <w:rsid w:val="00C4598D"/>
    <w:rsid w:val="00C5462C"/>
    <w:rsid w:val="00C66FC2"/>
    <w:rsid w:val="00CA5699"/>
    <w:rsid w:val="00CD1AB7"/>
    <w:rsid w:val="00CF04A0"/>
    <w:rsid w:val="00D100BD"/>
    <w:rsid w:val="00D44E42"/>
    <w:rsid w:val="00D67F54"/>
    <w:rsid w:val="00D86B27"/>
    <w:rsid w:val="00D91C2B"/>
    <w:rsid w:val="00DA324E"/>
    <w:rsid w:val="00E048A3"/>
    <w:rsid w:val="00E3512F"/>
    <w:rsid w:val="00E5108B"/>
    <w:rsid w:val="00E62F16"/>
    <w:rsid w:val="00E877BC"/>
    <w:rsid w:val="00EC2EC5"/>
    <w:rsid w:val="00EF5D7E"/>
    <w:rsid w:val="00F825D1"/>
    <w:rsid w:val="00F85607"/>
    <w:rsid w:val="00F92221"/>
    <w:rsid w:val="00FE46C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FB994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D6A"/>
    <w:rPr>
      <w:rFonts w:ascii="Lucida Grande" w:hAnsi="Lucida Grande"/>
      <w:sz w:val="18"/>
      <w:szCs w:val="18"/>
    </w:rPr>
  </w:style>
  <w:style w:type="character" w:customStyle="1" w:styleId="BalloonTextChar">
    <w:name w:val="Balloon Text Char"/>
    <w:basedOn w:val="DefaultParagraphFont"/>
    <w:link w:val="BalloonText"/>
    <w:uiPriority w:val="99"/>
    <w:semiHidden/>
    <w:rsid w:val="00803D6A"/>
    <w:rPr>
      <w:rFonts w:ascii="Lucida Grande" w:hAnsi="Lucida Grande"/>
      <w:sz w:val="18"/>
      <w:szCs w:val="18"/>
    </w:rPr>
  </w:style>
  <w:style w:type="character" w:styleId="Hyperlink">
    <w:name w:val="Hyperlink"/>
    <w:basedOn w:val="DefaultParagraphFont"/>
    <w:uiPriority w:val="99"/>
    <w:unhideWhenUsed/>
    <w:rsid w:val="00E048A3"/>
    <w:rPr>
      <w:color w:val="0000FF" w:themeColor="hyperlink"/>
      <w:u w:val="single"/>
    </w:rPr>
  </w:style>
  <w:style w:type="table" w:styleId="TableGrid">
    <w:name w:val="Table Grid"/>
    <w:basedOn w:val="TableNormal"/>
    <w:uiPriority w:val="39"/>
    <w:rsid w:val="001C7A3E"/>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1C7A3E"/>
    <w:pPr>
      <w:tabs>
        <w:tab w:val="center" w:pos="4513"/>
        <w:tab w:val="right" w:pos="9026"/>
      </w:tabs>
    </w:pPr>
    <w:rPr>
      <w:rFonts w:eastAsiaTheme="minorHAnsi"/>
      <w:sz w:val="22"/>
      <w:szCs w:val="22"/>
    </w:rPr>
  </w:style>
  <w:style w:type="character" w:customStyle="1" w:styleId="FooterChar">
    <w:name w:val="Footer Char"/>
    <w:basedOn w:val="DefaultParagraphFont"/>
    <w:link w:val="Footer"/>
    <w:uiPriority w:val="99"/>
    <w:rsid w:val="001C7A3E"/>
    <w:rPr>
      <w:rFonts w:eastAsiaTheme="minorHAnsi"/>
      <w:sz w:val="22"/>
      <w:szCs w:val="22"/>
    </w:rPr>
  </w:style>
  <w:style w:type="character" w:styleId="CommentReference">
    <w:name w:val="annotation reference"/>
    <w:basedOn w:val="DefaultParagraphFont"/>
    <w:uiPriority w:val="99"/>
    <w:semiHidden/>
    <w:unhideWhenUsed/>
    <w:rsid w:val="00D86B27"/>
    <w:rPr>
      <w:sz w:val="18"/>
      <w:szCs w:val="18"/>
    </w:rPr>
  </w:style>
  <w:style w:type="paragraph" w:styleId="CommentText">
    <w:name w:val="annotation text"/>
    <w:basedOn w:val="Normal"/>
    <w:link w:val="CommentTextChar"/>
    <w:uiPriority w:val="99"/>
    <w:semiHidden/>
    <w:unhideWhenUsed/>
    <w:rsid w:val="00D86B27"/>
  </w:style>
  <w:style w:type="character" w:customStyle="1" w:styleId="CommentTextChar">
    <w:name w:val="Comment Text Char"/>
    <w:basedOn w:val="DefaultParagraphFont"/>
    <w:link w:val="CommentText"/>
    <w:uiPriority w:val="99"/>
    <w:semiHidden/>
    <w:rsid w:val="00D86B27"/>
  </w:style>
  <w:style w:type="paragraph" w:styleId="CommentSubject">
    <w:name w:val="annotation subject"/>
    <w:basedOn w:val="CommentText"/>
    <w:next w:val="CommentText"/>
    <w:link w:val="CommentSubjectChar"/>
    <w:uiPriority w:val="99"/>
    <w:semiHidden/>
    <w:unhideWhenUsed/>
    <w:rsid w:val="00D86B27"/>
    <w:rPr>
      <w:b/>
      <w:bCs/>
      <w:sz w:val="20"/>
      <w:szCs w:val="20"/>
    </w:rPr>
  </w:style>
  <w:style w:type="character" w:customStyle="1" w:styleId="CommentSubjectChar">
    <w:name w:val="Comment Subject Char"/>
    <w:basedOn w:val="CommentTextChar"/>
    <w:link w:val="CommentSubject"/>
    <w:uiPriority w:val="99"/>
    <w:semiHidden/>
    <w:rsid w:val="00D86B27"/>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D6A"/>
    <w:rPr>
      <w:rFonts w:ascii="Lucida Grande" w:hAnsi="Lucida Grande"/>
      <w:sz w:val="18"/>
      <w:szCs w:val="18"/>
    </w:rPr>
  </w:style>
  <w:style w:type="character" w:customStyle="1" w:styleId="BalloonTextChar">
    <w:name w:val="Balloon Text Char"/>
    <w:basedOn w:val="DefaultParagraphFont"/>
    <w:link w:val="BalloonText"/>
    <w:uiPriority w:val="99"/>
    <w:semiHidden/>
    <w:rsid w:val="00803D6A"/>
    <w:rPr>
      <w:rFonts w:ascii="Lucida Grande" w:hAnsi="Lucida Grande"/>
      <w:sz w:val="18"/>
      <w:szCs w:val="18"/>
    </w:rPr>
  </w:style>
  <w:style w:type="character" w:styleId="Hyperlink">
    <w:name w:val="Hyperlink"/>
    <w:basedOn w:val="DefaultParagraphFont"/>
    <w:uiPriority w:val="99"/>
    <w:unhideWhenUsed/>
    <w:rsid w:val="00E048A3"/>
    <w:rPr>
      <w:color w:val="0000FF" w:themeColor="hyperlink"/>
      <w:u w:val="single"/>
    </w:rPr>
  </w:style>
  <w:style w:type="table" w:styleId="TableGrid">
    <w:name w:val="Table Grid"/>
    <w:basedOn w:val="TableNormal"/>
    <w:uiPriority w:val="39"/>
    <w:rsid w:val="001C7A3E"/>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1C7A3E"/>
    <w:pPr>
      <w:tabs>
        <w:tab w:val="center" w:pos="4513"/>
        <w:tab w:val="right" w:pos="9026"/>
      </w:tabs>
    </w:pPr>
    <w:rPr>
      <w:rFonts w:eastAsiaTheme="minorHAnsi"/>
      <w:sz w:val="22"/>
      <w:szCs w:val="22"/>
    </w:rPr>
  </w:style>
  <w:style w:type="character" w:customStyle="1" w:styleId="FooterChar">
    <w:name w:val="Footer Char"/>
    <w:basedOn w:val="DefaultParagraphFont"/>
    <w:link w:val="Footer"/>
    <w:uiPriority w:val="99"/>
    <w:rsid w:val="001C7A3E"/>
    <w:rPr>
      <w:rFonts w:eastAsiaTheme="minorHAnsi"/>
      <w:sz w:val="22"/>
      <w:szCs w:val="22"/>
    </w:rPr>
  </w:style>
  <w:style w:type="character" w:styleId="CommentReference">
    <w:name w:val="annotation reference"/>
    <w:basedOn w:val="DefaultParagraphFont"/>
    <w:uiPriority w:val="99"/>
    <w:semiHidden/>
    <w:unhideWhenUsed/>
    <w:rsid w:val="00D86B27"/>
    <w:rPr>
      <w:sz w:val="18"/>
      <w:szCs w:val="18"/>
    </w:rPr>
  </w:style>
  <w:style w:type="paragraph" w:styleId="CommentText">
    <w:name w:val="annotation text"/>
    <w:basedOn w:val="Normal"/>
    <w:link w:val="CommentTextChar"/>
    <w:uiPriority w:val="99"/>
    <w:semiHidden/>
    <w:unhideWhenUsed/>
    <w:rsid w:val="00D86B27"/>
  </w:style>
  <w:style w:type="character" w:customStyle="1" w:styleId="CommentTextChar">
    <w:name w:val="Comment Text Char"/>
    <w:basedOn w:val="DefaultParagraphFont"/>
    <w:link w:val="CommentText"/>
    <w:uiPriority w:val="99"/>
    <w:semiHidden/>
    <w:rsid w:val="00D86B27"/>
  </w:style>
  <w:style w:type="paragraph" w:styleId="CommentSubject">
    <w:name w:val="annotation subject"/>
    <w:basedOn w:val="CommentText"/>
    <w:next w:val="CommentText"/>
    <w:link w:val="CommentSubjectChar"/>
    <w:uiPriority w:val="99"/>
    <w:semiHidden/>
    <w:unhideWhenUsed/>
    <w:rsid w:val="00D86B27"/>
    <w:rPr>
      <w:b/>
      <w:bCs/>
      <w:sz w:val="20"/>
      <w:szCs w:val="20"/>
    </w:rPr>
  </w:style>
  <w:style w:type="character" w:customStyle="1" w:styleId="CommentSubjectChar">
    <w:name w:val="Comment Subject Char"/>
    <w:basedOn w:val="CommentTextChar"/>
    <w:link w:val="CommentSubject"/>
    <w:uiPriority w:val="99"/>
    <w:semiHidden/>
    <w:rsid w:val="00D86B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405206">
      <w:bodyDiv w:val="1"/>
      <w:marLeft w:val="0"/>
      <w:marRight w:val="0"/>
      <w:marTop w:val="0"/>
      <w:marBottom w:val="0"/>
      <w:divBdr>
        <w:top w:val="none" w:sz="0" w:space="0" w:color="auto"/>
        <w:left w:val="none" w:sz="0" w:space="0" w:color="auto"/>
        <w:bottom w:val="none" w:sz="0" w:space="0" w:color="auto"/>
        <w:right w:val="none" w:sz="0" w:space="0" w:color="auto"/>
      </w:divBdr>
    </w:div>
    <w:div w:id="364260437">
      <w:bodyDiv w:val="1"/>
      <w:marLeft w:val="0"/>
      <w:marRight w:val="0"/>
      <w:marTop w:val="0"/>
      <w:marBottom w:val="0"/>
      <w:divBdr>
        <w:top w:val="none" w:sz="0" w:space="0" w:color="auto"/>
        <w:left w:val="none" w:sz="0" w:space="0" w:color="auto"/>
        <w:bottom w:val="none" w:sz="0" w:space="0" w:color="auto"/>
        <w:right w:val="none" w:sz="0" w:space="0" w:color="auto"/>
      </w:divBdr>
    </w:div>
    <w:div w:id="483932511">
      <w:bodyDiv w:val="1"/>
      <w:marLeft w:val="0"/>
      <w:marRight w:val="0"/>
      <w:marTop w:val="0"/>
      <w:marBottom w:val="0"/>
      <w:divBdr>
        <w:top w:val="none" w:sz="0" w:space="0" w:color="auto"/>
        <w:left w:val="none" w:sz="0" w:space="0" w:color="auto"/>
        <w:bottom w:val="none" w:sz="0" w:space="0" w:color="auto"/>
        <w:right w:val="none" w:sz="0" w:space="0" w:color="auto"/>
      </w:divBdr>
    </w:div>
    <w:div w:id="531454839">
      <w:bodyDiv w:val="1"/>
      <w:marLeft w:val="0"/>
      <w:marRight w:val="0"/>
      <w:marTop w:val="0"/>
      <w:marBottom w:val="0"/>
      <w:divBdr>
        <w:top w:val="none" w:sz="0" w:space="0" w:color="auto"/>
        <w:left w:val="none" w:sz="0" w:space="0" w:color="auto"/>
        <w:bottom w:val="none" w:sz="0" w:space="0" w:color="auto"/>
        <w:right w:val="none" w:sz="0" w:space="0" w:color="auto"/>
      </w:divBdr>
    </w:div>
    <w:div w:id="1105341761">
      <w:bodyDiv w:val="1"/>
      <w:marLeft w:val="0"/>
      <w:marRight w:val="0"/>
      <w:marTop w:val="0"/>
      <w:marBottom w:val="0"/>
      <w:divBdr>
        <w:top w:val="none" w:sz="0" w:space="0" w:color="auto"/>
        <w:left w:val="none" w:sz="0" w:space="0" w:color="auto"/>
        <w:bottom w:val="none" w:sz="0" w:space="0" w:color="auto"/>
        <w:right w:val="none" w:sz="0" w:space="0" w:color="auto"/>
      </w:divBdr>
    </w:div>
    <w:div w:id="1217350743">
      <w:bodyDiv w:val="1"/>
      <w:marLeft w:val="0"/>
      <w:marRight w:val="0"/>
      <w:marTop w:val="0"/>
      <w:marBottom w:val="0"/>
      <w:divBdr>
        <w:top w:val="none" w:sz="0" w:space="0" w:color="auto"/>
        <w:left w:val="none" w:sz="0" w:space="0" w:color="auto"/>
        <w:bottom w:val="none" w:sz="0" w:space="0" w:color="auto"/>
        <w:right w:val="none" w:sz="0" w:space="0" w:color="auto"/>
      </w:divBdr>
    </w:div>
    <w:div w:id="1302033733">
      <w:bodyDiv w:val="1"/>
      <w:marLeft w:val="0"/>
      <w:marRight w:val="0"/>
      <w:marTop w:val="0"/>
      <w:marBottom w:val="0"/>
      <w:divBdr>
        <w:top w:val="none" w:sz="0" w:space="0" w:color="auto"/>
        <w:left w:val="none" w:sz="0" w:space="0" w:color="auto"/>
        <w:bottom w:val="none" w:sz="0" w:space="0" w:color="auto"/>
        <w:right w:val="none" w:sz="0" w:space="0" w:color="auto"/>
      </w:divBdr>
    </w:div>
    <w:div w:id="1647588373">
      <w:bodyDiv w:val="1"/>
      <w:marLeft w:val="0"/>
      <w:marRight w:val="0"/>
      <w:marTop w:val="0"/>
      <w:marBottom w:val="0"/>
      <w:divBdr>
        <w:top w:val="none" w:sz="0" w:space="0" w:color="auto"/>
        <w:left w:val="none" w:sz="0" w:space="0" w:color="auto"/>
        <w:bottom w:val="none" w:sz="0" w:space="0" w:color="auto"/>
        <w:right w:val="none" w:sz="0" w:space="0" w:color="auto"/>
      </w:divBdr>
    </w:div>
    <w:div w:id="1723095376">
      <w:bodyDiv w:val="1"/>
      <w:marLeft w:val="0"/>
      <w:marRight w:val="0"/>
      <w:marTop w:val="0"/>
      <w:marBottom w:val="0"/>
      <w:divBdr>
        <w:top w:val="none" w:sz="0" w:space="0" w:color="auto"/>
        <w:left w:val="none" w:sz="0" w:space="0" w:color="auto"/>
        <w:bottom w:val="none" w:sz="0" w:space="0" w:color="auto"/>
        <w:right w:val="none" w:sz="0" w:space="0" w:color="auto"/>
      </w:divBdr>
    </w:div>
    <w:div w:id="1851479847">
      <w:bodyDiv w:val="1"/>
      <w:marLeft w:val="0"/>
      <w:marRight w:val="0"/>
      <w:marTop w:val="0"/>
      <w:marBottom w:val="0"/>
      <w:divBdr>
        <w:top w:val="none" w:sz="0" w:space="0" w:color="auto"/>
        <w:left w:val="none" w:sz="0" w:space="0" w:color="auto"/>
        <w:bottom w:val="none" w:sz="0" w:space="0" w:color="auto"/>
        <w:right w:val="none" w:sz="0" w:space="0" w:color="auto"/>
      </w:divBdr>
    </w:div>
    <w:div w:id="208464596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openxmlformats.org/officeDocument/2006/relationships/image" Target="media/image1.png"/><Relationship Id="rId9" Type="http://schemas.microsoft.com/office/2007/relationships/hdphoto" Target="media/hdphoto1.wdp"/><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1171</Words>
  <Characters>6680</Characters>
  <Application>Microsoft Macintosh Word</Application>
  <DocSecurity>0</DocSecurity>
  <Lines>55</Lines>
  <Paragraphs>15</Paragraphs>
  <ScaleCrop>false</ScaleCrop>
  <Company/>
  <LinksUpToDate>false</LinksUpToDate>
  <CharactersWithSpaces>7836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Hayden McKenna</cp:lastModifiedBy>
  <cp:revision>9</cp:revision>
  <dcterms:created xsi:type="dcterms:W3CDTF">2015-03-28T13:02:00Z</dcterms:created>
  <dcterms:modified xsi:type="dcterms:W3CDTF">2015-04-01T12:01:00Z</dcterms:modified>
</cp:coreProperties>
</file>