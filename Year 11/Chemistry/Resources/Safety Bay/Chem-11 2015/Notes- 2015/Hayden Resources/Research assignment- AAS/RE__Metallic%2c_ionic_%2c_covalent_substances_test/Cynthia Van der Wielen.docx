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B3385A" w14:textId="77777777" w:rsidR="00E27B52" w:rsidRDefault="00F83848" w:rsidP="00F83848">
      <w:pPr>
        <w:jc w:val="center"/>
        <w:rPr>
          <w:b/>
        </w:rPr>
      </w:pPr>
      <w:r w:rsidRPr="00F83848">
        <w:rPr>
          <w:b/>
        </w:rPr>
        <w:t>Analysing the Presence of Heavy Metals in the Environment using Atomic Absorption Spectroscopy</w:t>
      </w:r>
    </w:p>
    <w:p w14:paraId="0585CA1D" w14:textId="77777777" w:rsidR="00F83848" w:rsidRDefault="00F83848" w:rsidP="00F83848">
      <w:pPr>
        <w:jc w:val="center"/>
        <w:rPr>
          <w:sz w:val="22"/>
        </w:rPr>
      </w:pPr>
      <w:r w:rsidRPr="00F83848">
        <w:rPr>
          <w:sz w:val="22"/>
        </w:rPr>
        <w:t>By Cynthia van der Wielen</w:t>
      </w:r>
    </w:p>
    <w:p w14:paraId="78A75FD9" w14:textId="77777777" w:rsidR="00F83848" w:rsidRDefault="00F83848" w:rsidP="00F83848">
      <w:pPr>
        <w:jc w:val="center"/>
        <w:rPr>
          <w:sz w:val="22"/>
        </w:rPr>
      </w:pPr>
    </w:p>
    <w:p w14:paraId="4814F334" w14:textId="77777777" w:rsidR="00F83848" w:rsidRDefault="00F83848" w:rsidP="00FB62D0">
      <w:pPr>
        <w:jc w:val="both"/>
        <w:rPr>
          <w:b/>
          <w:sz w:val="28"/>
        </w:rPr>
      </w:pPr>
      <w:r w:rsidRPr="00F83848">
        <w:rPr>
          <w:b/>
          <w:sz w:val="28"/>
        </w:rPr>
        <w:t>INTRODUCTION</w:t>
      </w:r>
    </w:p>
    <w:p w14:paraId="66C2F6F8" w14:textId="43B6BB90" w:rsidR="00F83848" w:rsidRDefault="00B6462A" w:rsidP="00FB62D0">
      <w:pPr>
        <w:jc w:val="both"/>
      </w:pPr>
      <w:ins w:id="0" w:author="Hayden McKenna" w:date="2015-03-26T20:02:00Z">
        <w:r w:rsidRPr="00DC7CA0">
          <w:rPr>
            <w:noProof/>
            <w:lang w:val="en-US"/>
          </w:rPr>
          <w:drawing>
            <wp:anchor distT="0" distB="0" distL="114300" distR="114300" simplePos="0" relativeHeight="251674624" behindDoc="0" locked="0" layoutInCell="1" allowOverlap="1" wp14:anchorId="69180BAE" wp14:editId="28B5C6C2">
              <wp:simplePos x="0" y="0"/>
              <wp:positionH relativeFrom="column">
                <wp:posOffset>1918410</wp:posOffset>
              </wp:positionH>
              <wp:positionV relativeFrom="paragraph">
                <wp:posOffset>1363506</wp:posOffset>
              </wp:positionV>
              <wp:extent cx="271780" cy="263525"/>
              <wp:effectExtent l="0" t="0" r="762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72576" behindDoc="0" locked="0" layoutInCell="1" allowOverlap="1" wp14:anchorId="1387DFE4" wp14:editId="0892B7A7">
              <wp:simplePos x="0" y="0"/>
              <wp:positionH relativeFrom="column">
                <wp:posOffset>2866864</wp:posOffset>
              </wp:positionH>
              <wp:positionV relativeFrom="paragraph">
                <wp:posOffset>629931</wp:posOffset>
              </wp:positionV>
              <wp:extent cx="271780" cy="263525"/>
              <wp:effectExtent l="0" t="0" r="762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70528" behindDoc="0" locked="0" layoutInCell="1" allowOverlap="1" wp14:anchorId="5F184301" wp14:editId="143F7C64">
              <wp:simplePos x="0" y="0"/>
              <wp:positionH relativeFrom="column">
                <wp:posOffset>1010049</wp:posOffset>
              </wp:positionH>
              <wp:positionV relativeFrom="paragraph">
                <wp:posOffset>438979</wp:posOffset>
              </wp:positionV>
              <wp:extent cx="271780" cy="263525"/>
              <wp:effectExtent l="0" t="0" r="762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68480" behindDoc="0" locked="0" layoutInCell="1" allowOverlap="1" wp14:anchorId="3153FAD0" wp14:editId="1AD57273">
              <wp:simplePos x="0" y="0"/>
              <wp:positionH relativeFrom="column">
                <wp:posOffset>2624455</wp:posOffset>
              </wp:positionH>
              <wp:positionV relativeFrom="paragraph">
                <wp:posOffset>46355</wp:posOffset>
              </wp:positionV>
              <wp:extent cx="271780" cy="263525"/>
              <wp:effectExtent l="0" t="0" r="762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F83848">
        <w:t xml:space="preserve">Atomic absorption spectroscopy is used for analysing </w:t>
      </w:r>
      <w:commentRangeStart w:id="1"/>
      <w:r w:rsidR="00F83848">
        <w:t xml:space="preserve">a large range of things </w:t>
      </w:r>
      <w:commentRangeEnd w:id="1"/>
      <w:r>
        <w:rPr>
          <w:rStyle w:val="CommentReference"/>
        </w:rPr>
        <w:commentReference w:id="1"/>
      </w:r>
      <w:r w:rsidR="006E42D1">
        <w:t xml:space="preserve">that are </w:t>
      </w:r>
      <w:r w:rsidR="00F83848">
        <w:t>important to know in our daily lives. In this text, analysing the presence of heavy metals in the environment using atomic absorption spectroscopy (AAS) will be explored. A heavy metal is classified as any metal or metalloid that can be of environmental concern (Wikipedia, 2015). Atomic absorption spectroscopy is a technique that involves the use of absorpt</w:t>
      </w:r>
      <w:r w:rsidR="006E42D1">
        <w:t>ion of light by electrons in an</w:t>
      </w:r>
      <w:r w:rsidR="00F83848">
        <w:t xml:space="preserve"> atom to measure how much of an element is present in a sample of </w:t>
      </w:r>
      <w:r w:rsidR="006E42D1">
        <w:t xml:space="preserve">a </w:t>
      </w:r>
      <w:r w:rsidR="00F83848">
        <w:t xml:space="preserve">substance, and in the case of heavy metals, the amount present in the environment </w:t>
      </w:r>
      <w:r w:rsidR="00F83848" w:rsidRPr="00F83848">
        <w:rPr>
          <w:lang w:val="en-US"/>
        </w:rPr>
        <w:t xml:space="preserve">(Smith, Davis, Disney, Hayes &amp; Whan, </w:t>
      </w:r>
      <w:commentRangeStart w:id="2"/>
      <w:r w:rsidR="00F83848" w:rsidRPr="00F83848">
        <w:rPr>
          <w:lang w:val="en-US"/>
        </w:rPr>
        <w:t>2015</w:t>
      </w:r>
      <w:commentRangeEnd w:id="2"/>
      <w:r>
        <w:rPr>
          <w:rStyle w:val="CommentReference"/>
        </w:rPr>
        <w:commentReference w:id="2"/>
      </w:r>
      <w:r w:rsidR="00F83848" w:rsidRPr="00F83848">
        <w:rPr>
          <w:lang w:val="en-US"/>
        </w:rPr>
        <w:t>)</w:t>
      </w:r>
      <w:r w:rsidR="00F83848">
        <w:rPr>
          <w:lang w:val="en-US"/>
        </w:rPr>
        <w:t xml:space="preserve">. </w:t>
      </w:r>
      <w:r w:rsidR="00F83848">
        <w:t xml:space="preserve">Determining the presence of heavy metals is very important as these metals can cause enormous harm to all plants, animals and humans, as well as </w:t>
      </w:r>
      <w:commentRangeStart w:id="3"/>
      <w:r w:rsidR="00F83848">
        <w:t xml:space="preserve">the environment is has </w:t>
      </w:r>
      <w:r w:rsidR="006E42D1">
        <w:t xml:space="preserve">been </w:t>
      </w:r>
      <w:commentRangeEnd w:id="3"/>
      <w:r>
        <w:rPr>
          <w:rStyle w:val="CommentReference"/>
        </w:rPr>
        <w:commentReference w:id="3"/>
      </w:r>
      <w:r w:rsidR="006E42D1">
        <w:t xml:space="preserve">found in excessive amounts in. </w:t>
      </w:r>
      <w:r w:rsidR="00F83848">
        <w:t xml:space="preserve"> </w:t>
      </w:r>
    </w:p>
    <w:p w14:paraId="60896334" w14:textId="75D129C3" w:rsidR="00F83848" w:rsidRDefault="00B6462A" w:rsidP="00FB62D0">
      <w:pPr>
        <w:jc w:val="both"/>
      </w:pPr>
      <w:ins w:id="4" w:author="Hayden McKenna" w:date="2015-03-26T20:02:00Z">
        <w:r w:rsidRPr="00DC7CA0">
          <w:rPr>
            <w:noProof/>
            <w:lang w:val="en-US"/>
          </w:rPr>
          <w:drawing>
            <wp:anchor distT="0" distB="0" distL="114300" distR="114300" simplePos="0" relativeHeight="251676672" behindDoc="0" locked="0" layoutInCell="1" allowOverlap="1" wp14:anchorId="190BE942" wp14:editId="3FAFF0E2">
              <wp:simplePos x="0" y="0"/>
              <wp:positionH relativeFrom="column">
                <wp:posOffset>3108960</wp:posOffset>
              </wp:positionH>
              <wp:positionV relativeFrom="paragraph">
                <wp:posOffset>92710</wp:posOffset>
              </wp:positionV>
              <wp:extent cx="271780" cy="263525"/>
              <wp:effectExtent l="0" t="0" r="762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11AFBD4D" w14:textId="77777777" w:rsidR="00F83848" w:rsidRDefault="00F83848" w:rsidP="00FB62D0">
      <w:pPr>
        <w:jc w:val="both"/>
        <w:rPr>
          <w:sz w:val="28"/>
        </w:rPr>
      </w:pPr>
      <w:r>
        <w:rPr>
          <w:b/>
          <w:sz w:val="28"/>
        </w:rPr>
        <w:t>ATOMIC ABSORPTION SPECTROSCOPY</w:t>
      </w:r>
    </w:p>
    <w:p w14:paraId="1DFDECAB" w14:textId="189EC502" w:rsidR="00F83848" w:rsidRDefault="00BB031E" w:rsidP="00FB62D0">
      <w:pPr>
        <w:jc w:val="both"/>
        <w:rPr>
          <w:lang w:val="en-US"/>
        </w:rPr>
      </w:pPr>
      <w:ins w:id="5" w:author="Hayden McKenna" w:date="2015-03-26T20:02:00Z">
        <w:r w:rsidRPr="00DC7CA0">
          <w:rPr>
            <w:noProof/>
            <w:lang w:val="en-US"/>
          </w:rPr>
          <w:drawing>
            <wp:anchor distT="0" distB="0" distL="114300" distR="114300" simplePos="0" relativeHeight="251684864" behindDoc="0" locked="0" layoutInCell="1" allowOverlap="1" wp14:anchorId="4B310FC1" wp14:editId="6573F7B7">
              <wp:simplePos x="0" y="0"/>
              <wp:positionH relativeFrom="column">
                <wp:posOffset>4678734</wp:posOffset>
              </wp:positionH>
              <wp:positionV relativeFrom="paragraph">
                <wp:posOffset>3251469</wp:posOffset>
              </wp:positionV>
              <wp:extent cx="271780" cy="263525"/>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82816" behindDoc="0" locked="0" layoutInCell="1" allowOverlap="1" wp14:anchorId="019EA998" wp14:editId="59A5A2CF">
              <wp:simplePos x="0" y="0"/>
              <wp:positionH relativeFrom="column">
                <wp:posOffset>2046885</wp:posOffset>
              </wp:positionH>
              <wp:positionV relativeFrom="paragraph">
                <wp:posOffset>2587938</wp:posOffset>
              </wp:positionV>
              <wp:extent cx="271780" cy="263525"/>
              <wp:effectExtent l="0" t="0" r="762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80768" behindDoc="0" locked="0" layoutInCell="1" allowOverlap="1" wp14:anchorId="684B101C" wp14:editId="76A00766">
              <wp:simplePos x="0" y="0"/>
              <wp:positionH relativeFrom="column">
                <wp:posOffset>4087495</wp:posOffset>
              </wp:positionH>
              <wp:positionV relativeFrom="paragraph">
                <wp:posOffset>2226310</wp:posOffset>
              </wp:positionV>
              <wp:extent cx="271780" cy="263525"/>
              <wp:effectExtent l="0" t="0" r="762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00B6462A" w:rsidRPr="00DC7CA0">
          <w:rPr>
            <w:noProof/>
            <w:lang w:val="en-US"/>
          </w:rPr>
          <w:drawing>
            <wp:anchor distT="0" distB="0" distL="114300" distR="114300" simplePos="0" relativeHeight="251678720" behindDoc="0" locked="0" layoutInCell="1" allowOverlap="1" wp14:anchorId="40910516" wp14:editId="46A69B9B">
              <wp:simplePos x="0" y="0"/>
              <wp:positionH relativeFrom="column">
                <wp:posOffset>3439160</wp:posOffset>
              </wp:positionH>
              <wp:positionV relativeFrom="paragraph">
                <wp:posOffset>90170</wp:posOffset>
              </wp:positionV>
              <wp:extent cx="271780" cy="263525"/>
              <wp:effectExtent l="0" t="0" r="762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6723CA">
        <w:t>Atomic absorption spectroscopy, a related technique to emission spectroscopy, is used to perform qu</w:t>
      </w:r>
      <w:r w:rsidR="00E41AFB">
        <w:t xml:space="preserve">antitative analysis of elements. </w:t>
      </w:r>
      <w:commentRangeStart w:id="6"/>
      <w:r w:rsidR="006723CA">
        <w:t xml:space="preserve">AAS uses </w:t>
      </w:r>
      <w:r w:rsidR="00E41AFB">
        <w:t xml:space="preserve">the principle of emission spectroscopy, which involves electrons of an atom, being excited by radiation and moving to higher energy levels, thereby absorbing the energy, and will absorb a particular amount of energy, characteristic for that particular element, allowing for the atom to be identified as each element absorbs a different amount of energy due to its electron configurations </w:t>
      </w:r>
      <w:r w:rsidR="00E41AFB" w:rsidRPr="00F83848">
        <w:rPr>
          <w:lang w:val="en-US"/>
        </w:rPr>
        <w:t>(Smith</w:t>
      </w:r>
      <w:r w:rsidR="006E42D1">
        <w:rPr>
          <w:lang w:val="en-US"/>
        </w:rPr>
        <w:t xml:space="preserve"> et al.,</w:t>
      </w:r>
      <w:r w:rsidR="00E41AFB" w:rsidRPr="00F83848">
        <w:rPr>
          <w:lang w:val="en-US"/>
        </w:rPr>
        <w:t xml:space="preserve"> 2015)</w:t>
      </w:r>
      <w:r w:rsidR="00E41AFB">
        <w:rPr>
          <w:lang w:val="en-US"/>
        </w:rPr>
        <w:t xml:space="preserve">. </w:t>
      </w:r>
      <w:commentRangeEnd w:id="6"/>
      <w:r w:rsidR="00B6462A">
        <w:rPr>
          <w:rStyle w:val="CommentReference"/>
        </w:rPr>
        <w:commentReference w:id="6"/>
      </w:r>
      <w:r w:rsidR="00E41AFB">
        <w:rPr>
          <w:lang w:val="en-US"/>
        </w:rPr>
        <w:t xml:space="preserve">An atomic absorption spectrometer is used </w:t>
      </w:r>
      <w:r w:rsidR="006E42D1">
        <w:rPr>
          <w:lang w:val="en-US"/>
        </w:rPr>
        <w:t>for</w:t>
      </w:r>
      <w:r w:rsidR="00E41AFB">
        <w:rPr>
          <w:lang w:val="en-US"/>
        </w:rPr>
        <w:t xml:space="preserve"> this process. </w:t>
      </w:r>
      <w:r w:rsidR="008D2ADD">
        <w:rPr>
          <w:lang w:val="en-US"/>
        </w:rPr>
        <w:t xml:space="preserve">The first step is to determine the element being analysed, as it is important to </w:t>
      </w:r>
      <w:commentRangeStart w:id="7"/>
      <w:r w:rsidR="008D2ADD">
        <w:rPr>
          <w:lang w:val="en-US"/>
        </w:rPr>
        <w:t xml:space="preserve">separate it from the other elements that will be present in a substance as </w:t>
      </w:r>
      <w:r w:rsidR="006E42D1">
        <w:rPr>
          <w:lang w:val="en-US"/>
        </w:rPr>
        <w:t xml:space="preserve">if it were not separated, </w:t>
      </w:r>
      <w:r w:rsidR="008D2ADD">
        <w:rPr>
          <w:lang w:val="en-US"/>
        </w:rPr>
        <w:t>all the elements would then absorb the light</w:t>
      </w:r>
      <w:commentRangeEnd w:id="7"/>
      <w:r w:rsidR="00B6462A">
        <w:rPr>
          <w:rStyle w:val="CommentReference"/>
        </w:rPr>
        <w:commentReference w:id="7"/>
      </w:r>
      <w:r w:rsidR="008D2ADD">
        <w:rPr>
          <w:lang w:val="en-US"/>
        </w:rPr>
        <w:t xml:space="preserve">. The sample of the element is first vaporised, changing the substance into atoms, then light is pulsed from a lamp made of the element being tested for, the sample will absorb the light, as </w:t>
      </w:r>
      <w:r w:rsidR="006E42D1">
        <w:rPr>
          <w:lang w:val="en-US"/>
        </w:rPr>
        <w:t>it</w:t>
      </w:r>
      <w:r w:rsidR="008D2ADD">
        <w:rPr>
          <w:lang w:val="en-US"/>
        </w:rPr>
        <w:t xml:space="preserve"> will have the same energy levels as the atoms emitted from the lamp. The light passes through the sample</w:t>
      </w:r>
      <w:r w:rsidR="001241EB">
        <w:rPr>
          <w:lang w:val="en-US"/>
        </w:rPr>
        <w:t xml:space="preserve"> and is focused through a slit before entering a monochromator. (See </w:t>
      </w:r>
      <w:r w:rsidR="001241EB">
        <w:rPr>
          <w:b/>
          <w:lang w:val="en-US"/>
        </w:rPr>
        <w:t xml:space="preserve">Figure 1) </w:t>
      </w:r>
      <w:r w:rsidR="001241EB">
        <w:rPr>
          <w:lang w:val="en-US"/>
        </w:rPr>
        <w:t xml:space="preserve">The monochromator selects one wavelength of the light for analysis by the detector, which then measures the intensity of the light, and then displayed as a number, a measure of the amount of light that passed through the sample without being absorbed, this is the absorbance value. In this way, the amount of energy the sample absorbed can be found out. </w:t>
      </w:r>
      <w:commentRangeStart w:id="8"/>
      <w:r w:rsidR="00262FB4" w:rsidRPr="00F83848">
        <w:rPr>
          <w:lang w:val="en-US"/>
        </w:rPr>
        <w:t>(Smith, Davis, Disney, Hayes &amp; Whan, 2015)</w:t>
      </w:r>
      <w:commentRangeEnd w:id="8"/>
      <w:r>
        <w:rPr>
          <w:rStyle w:val="CommentReference"/>
        </w:rPr>
        <w:commentReference w:id="8"/>
      </w:r>
    </w:p>
    <w:p w14:paraId="316D30B7" w14:textId="77777777" w:rsidR="001241EB" w:rsidRDefault="00262FB4" w:rsidP="00FB62D0">
      <w:pPr>
        <w:jc w:val="both"/>
        <w:rPr>
          <w:lang w:val="en-US"/>
        </w:rPr>
      </w:pPr>
      <w:r>
        <w:rPr>
          <w:noProof/>
          <w:lang w:val="en-US"/>
        </w:rPr>
        <w:drawing>
          <wp:anchor distT="0" distB="0" distL="114300" distR="114300" simplePos="0" relativeHeight="251658240" behindDoc="0" locked="0" layoutInCell="1" allowOverlap="1" wp14:anchorId="1F27A9BD" wp14:editId="4FA7819D">
            <wp:simplePos x="0" y="0"/>
            <wp:positionH relativeFrom="column">
              <wp:posOffset>114300</wp:posOffset>
            </wp:positionH>
            <wp:positionV relativeFrom="paragraph">
              <wp:posOffset>88900</wp:posOffset>
            </wp:positionV>
            <wp:extent cx="4699000" cy="1668145"/>
            <wp:effectExtent l="0" t="0" r="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a.gif"/>
                    <pic:cNvPicPr/>
                  </pic:nvPicPr>
                  <pic:blipFill>
                    <a:blip r:embed="rId11">
                      <a:extLst>
                        <a:ext uri="{28A0092B-C50C-407E-A947-70E740481C1C}">
                          <a14:useLocalDpi xmlns:a14="http://schemas.microsoft.com/office/drawing/2010/main"/>
                        </a:ext>
                      </a:extLst>
                    </a:blip>
                    <a:stretch>
                      <a:fillRect/>
                    </a:stretch>
                  </pic:blipFill>
                  <pic:spPr>
                    <a:xfrm>
                      <a:off x="0" y="0"/>
                      <a:ext cx="4699000" cy="1668145"/>
                    </a:xfrm>
                    <a:prstGeom prst="rect">
                      <a:avLst/>
                    </a:prstGeom>
                  </pic:spPr>
                </pic:pic>
              </a:graphicData>
            </a:graphic>
            <wp14:sizeRelH relativeFrom="page">
              <wp14:pctWidth>0</wp14:pctWidth>
            </wp14:sizeRelH>
            <wp14:sizeRelV relativeFrom="page">
              <wp14:pctHeight>0</wp14:pctHeight>
            </wp14:sizeRelV>
          </wp:anchor>
        </w:drawing>
      </w:r>
    </w:p>
    <w:p w14:paraId="44F2B918" w14:textId="77777777" w:rsidR="00262FB4" w:rsidRDefault="00262FB4" w:rsidP="00FB62D0">
      <w:pPr>
        <w:jc w:val="both"/>
      </w:pPr>
    </w:p>
    <w:p w14:paraId="2EB394AD" w14:textId="77777777" w:rsidR="00262FB4" w:rsidRDefault="00262FB4" w:rsidP="00FB62D0">
      <w:pPr>
        <w:jc w:val="both"/>
      </w:pPr>
    </w:p>
    <w:p w14:paraId="3A5B8B36" w14:textId="53FB4F67" w:rsidR="00262FB4" w:rsidRDefault="00B477A4" w:rsidP="00FB62D0">
      <w:pPr>
        <w:jc w:val="both"/>
      </w:pPr>
      <w:ins w:id="9" w:author="Hayden McKenna" w:date="2015-03-26T20:02:00Z">
        <w:r w:rsidRPr="00DC7CA0">
          <w:rPr>
            <w:noProof/>
            <w:lang w:val="en-US"/>
          </w:rPr>
          <w:drawing>
            <wp:anchor distT="0" distB="0" distL="114300" distR="114300" simplePos="0" relativeHeight="251686912" behindDoc="0" locked="0" layoutInCell="1" allowOverlap="1" wp14:anchorId="6682C3C9" wp14:editId="13A32CF6">
              <wp:simplePos x="0" y="0"/>
              <wp:positionH relativeFrom="column">
                <wp:posOffset>-104775</wp:posOffset>
              </wp:positionH>
              <wp:positionV relativeFrom="paragraph">
                <wp:posOffset>154305</wp:posOffset>
              </wp:positionV>
              <wp:extent cx="271780" cy="263525"/>
              <wp:effectExtent l="0" t="0" r="762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64F872B4" w14:textId="77777777" w:rsidR="00262FB4" w:rsidRDefault="00262FB4" w:rsidP="00FB62D0">
      <w:pPr>
        <w:jc w:val="both"/>
      </w:pPr>
    </w:p>
    <w:p w14:paraId="2A55464C" w14:textId="77777777" w:rsidR="00262FB4" w:rsidRDefault="00262FB4" w:rsidP="00FB62D0">
      <w:pPr>
        <w:jc w:val="both"/>
      </w:pPr>
    </w:p>
    <w:p w14:paraId="2476A276" w14:textId="77777777" w:rsidR="00262FB4" w:rsidRDefault="00262FB4" w:rsidP="00FB62D0">
      <w:pPr>
        <w:jc w:val="both"/>
      </w:pPr>
    </w:p>
    <w:p w14:paraId="76433BF7" w14:textId="77777777" w:rsidR="00262FB4" w:rsidRDefault="00262FB4" w:rsidP="00FB62D0">
      <w:pPr>
        <w:jc w:val="both"/>
      </w:pPr>
    </w:p>
    <w:p w14:paraId="0C606E4A" w14:textId="77777777" w:rsidR="00262FB4" w:rsidRDefault="00262FB4" w:rsidP="00FB62D0">
      <w:pPr>
        <w:jc w:val="both"/>
      </w:pPr>
    </w:p>
    <w:p w14:paraId="6A73D496" w14:textId="6B22083E" w:rsidR="00262FB4" w:rsidRDefault="00B477A4" w:rsidP="00FB62D0">
      <w:pPr>
        <w:jc w:val="both"/>
      </w:pPr>
      <w:ins w:id="10" w:author="Hayden McKenna" w:date="2015-03-26T20:02:00Z">
        <w:r w:rsidRPr="00DC7CA0">
          <w:rPr>
            <w:noProof/>
            <w:lang w:val="en-US"/>
          </w:rPr>
          <w:drawing>
            <wp:anchor distT="0" distB="0" distL="114300" distR="114300" simplePos="0" relativeHeight="251688960" behindDoc="0" locked="0" layoutInCell="1" allowOverlap="1" wp14:anchorId="297AD2AA" wp14:editId="76008559">
              <wp:simplePos x="0" y="0"/>
              <wp:positionH relativeFrom="column">
                <wp:posOffset>-541655</wp:posOffset>
              </wp:positionH>
              <wp:positionV relativeFrom="paragraph">
                <wp:posOffset>372745</wp:posOffset>
              </wp:positionV>
              <wp:extent cx="271780" cy="263525"/>
              <wp:effectExtent l="0" t="0" r="762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commentRangeStart w:id="11"/>
      <w:r w:rsidR="00262FB4">
        <w:rPr>
          <w:noProof/>
          <w:lang w:val="en-US"/>
        </w:rPr>
        <mc:AlternateContent>
          <mc:Choice Requires="wps">
            <w:drawing>
              <wp:anchor distT="0" distB="0" distL="114300" distR="114300" simplePos="0" relativeHeight="251659264" behindDoc="0" locked="0" layoutInCell="1" allowOverlap="1" wp14:anchorId="68244896" wp14:editId="5301998D">
                <wp:simplePos x="0" y="0"/>
                <wp:positionH relativeFrom="column">
                  <wp:posOffset>-4356100</wp:posOffset>
                </wp:positionH>
                <wp:positionV relativeFrom="paragraph">
                  <wp:posOffset>309245</wp:posOffset>
                </wp:positionV>
                <wp:extent cx="4000500" cy="45720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40005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552FB76" w14:textId="77777777" w:rsidR="009D4B0F" w:rsidRPr="001241EB" w:rsidRDefault="009D4B0F">
                            <w:r>
                              <w:rPr>
                                <w:b/>
                              </w:rPr>
                              <w:t>Figure 1:</w:t>
                            </w:r>
                            <w:r>
                              <w:t xml:space="preserve"> Simplified diagram of the process of atomic absorption spectroscopy. Source: </w:t>
                            </w:r>
                            <w:r w:rsidRPr="007371A4">
                              <w:rPr>
                                <w:lang w:val="en-US"/>
                              </w:rPr>
                              <w:t>(Chemtech.org, 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left:0;text-align:left;margin-left:-342.95pt;margin-top:24.35pt;width:31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" filled="f" stroked="f">
                <v:textbox>
                  <w:txbxContent>
                    <w:p w14:paraId="4552FB76" w14:textId="77777777" w:rsidR="009D4B0F" w:rsidRPr="001241EB" w:rsidRDefault="009D4B0F">
                      <w:r>
                        <w:rPr>
                          <w:b/>
                        </w:rPr>
                        <w:t>Figure 1:</w:t>
                      </w:r>
                      <w:r>
                        <w:t xml:space="preserve"> Simplified diagram of the process of atomic absorption spectroscopy. Source: </w:t>
                      </w:r>
                      <w:r w:rsidRPr="007371A4">
                        <w:rPr>
                          <w:lang w:val="en-US"/>
                        </w:rPr>
                        <w:t>(Chemtech.org, 2015)</w:t>
                      </w:r>
                    </w:p>
                  </w:txbxContent>
                </v:textbox>
                <w10:wrap type="square"/>
              </v:shape>
            </w:pict>
          </mc:Fallback>
        </mc:AlternateContent>
      </w:r>
      <w:commentRangeEnd w:id="11"/>
      <w:r w:rsidR="00BB031E">
        <w:rPr>
          <w:rStyle w:val="CommentReference"/>
        </w:rPr>
        <w:commentReference w:id="11"/>
      </w:r>
    </w:p>
    <w:p w14:paraId="78AF782C" w14:textId="5A755973" w:rsidR="00262FB4" w:rsidRDefault="00B477A4" w:rsidP="00FB62D0">
      <w:pPr>
        <w:jc w:val="both"/>
        <w:rPr>
          <w:b/>
          <w:sz w:val="28"/>
        </w:rPr>
      </w:pPr>
      <w:ins w:id="12" w:author="Hayden McKenna" w:date="2015-03-26T20:02:00Z">
        <w:r w:rsidRPr="00DC7CA0">
          <w:rPr>
            <w:noProof/>
            <w:lang w:val="en-US"/>
          </w:rPr>
          <w:lastRenderedPageBreak/>
          <w:drawing>
            <wp:anchor distT="0" distB="0" distL="114300" distR="114300" simplePos="0" relativeHeight="251703296" behindDoc="0" locked="0" layoutInCell="1" allowOverlap="1" wp14:anchorId="2471EB4B" wp14:editId="62F56645">
              <wp:simplePos x="0" y="0"/>
              <wp:positionH relativeFrom="column">
                <wp:posOffset>2159635</wp:posOffset>
              </wp:positionH>
              <wp:positionV relativeFrom="paragraph">
                <wp:posOffset>-58420</wp:posOffset>
              </wp:positionV>
              <wp:extent cx="271780" cy="263525"/>
              <wp:effectExtent l="0" t="0" r="762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262FB4">
        <w:rPr>
          <w:b/>
          <w:sz w:val="28"/>
        </w:rPr>
        <w:t>CALLIBRATION CURVES</w:t>
      </w:r>
    </w:p>
    <w:p w14:paraId="7EA22F95" w14:textId="7F78DAF8" w:rsidR="00262FB4" w:rsidRPr="00262FB4" w:rsidRDefault="00B477A4" w:rsidP="00FB62D0">
      <w:pPr>
        <w:jc w:val="both"/>
      </w:pPr>
      <w:ins w:id="13" w:author="Hayden McKenna" w:date="2015-03-26T20:02:00Z">
        <w:r w:rsidRPr="00DC7CA0">
          <w:rPr>
            <w:noProof/>
            <w:lang w:val="en-US"/>
          </w:rPr>
          <w:drawing>
            <wp:anchor distT="0" distB="0" distL="114300" distR="114300" simplePos="0" relativeHeight="251701248" behindDoc="0" locked="0" layoutInCell="1" allowOverlap="1" wp14:anchorId="4CDD8240" wp14:editId="7061C10C">
              <wp:simplePos x="0" y="0"/>
              <wp:positionH relativeFrom="column">
                <wp:posOffset>2751961</wp:posOffset>
              </wp:positionH>
              <wp:positionV relativeFrom="paragraph">
                <wp:posOffset>100901</wp:posOffset>
              </wp:positionV>
              <wp:extent cx="271780" cy="263525"/>
              <wp:effectExtent l="0" t="0" r="762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99200" behindDoc="0" locked="0" layoutInCell="1" allowOverlap="1" wp14:anchorId="729DC4E1" wp14:editId="21FC653A">
              <wp:simplePos x="0" y="0"/>
              <wp:positionH relativeFrom="column">
                <wp:posOffset>3522216</wp:posOffset>
              </wp:positionH>
              <wp:positionV relativeFrom="paragraph">
                <wp:posOffset>638617</wp:posOffset>
              </wp:positionV>
              <wp:extent cx="271780" cy="263525"/>
              <wp:effectExtent l="0" t="0" r="762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97152" behindDoc="0" locked="0" layoutInCell="1" allowOverlap="1" wp14:anchorId="3400DE4A" wp14:editId="2113CA99">
              <wp:simplePos x="0" y="0"/>
              <wp:positionH relativeFrom="column">
                <wp:posOffset>4292589</wp:posOffset>
              </wp:positionH>
              <wp:positionV relativeFrom="paragraph">
                <wp:posOffset>726472</wp:posOffset>
              </wp:positionV>
              <wp:extent cx="271780" cy="263525"/>
              <wp:effectExtent l="0" t="0" r="762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95104" behindDoc="0" locked="0" layoutInCell="1" allowOverlap="1" wp14:anchorId="5078EEEA" wp14:editId="7AB078EA">
              <wp:simplePos x="0" y="0"/>
              <wp:positionH relativeFrom="column">
                <wp:posOffset>2350135</wp:posOffset>
              </wp:positionH>
              <wp:positionV relativeFrom="paragraph">
                <wp:posOffset>1372235</wp:posOffset>
              </wp:positionV>
              <wp:extent cx="271780" cy="263525"/>
              <wp:effectExtent l="0" t="0" r="762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6E42D1">
        <w:t xml:space="preserve">The data </w:t>
      </w:r>
      <w:r w:rsidR="00262FB4">
        <w:t xml:space="preserve">that is collected by atomic absorption spectroscopy can be represented and further analysed on a calibration curve. This is where the absorbance value and amount of the element sample is compared to known samples. The first step is to prepare a number of known concentrations of the element, with their intensities measured by atomic absorption spectroscopy. A calibration curve of concentration against absorbance value is plotted (see </w:t>
      </w:r>
      <w:r w:rsidR="00262FB4">
        <w:rPr>
          <w:b/>
        </w:rPr>
        <w:t>Figure 2</w:t>
      </w:r>
      <w:r w:rsidR="00262FB4">
        <w:t xml:space="preserve">). By using the calibration curve, the concentration of samples can be compared with samples that have not yet been determined by comparing its absorbance value. </w:t>
      </w:r>
      <w:r w:rsidR="00262FB4" w:rsidRPr="00F83848">
        <w:rPr>
          <w:lang w:val="en-US"/>
        </w:rPr>
        <w:t>(Smith, Davis, Disney, Hayes &amp; Whan, 2015)</w:t>
      </w:r>
    </w:p>
    <w:p w14:paraId="2F087438" w14:textId="77777777" w:rsidR="00262FB4" w:rsidRDefault="00262FB4" w:rsidP="00FB62D0">
      <w:pPr>
        <w:jc w:val="both"/>
      </w:pPr>
      <w:bookmarkStart w:id="14" w:name="_GoBack"/>
      <w:r>
        <w:rPr>
          <w:noProof/>
          <w:lang w:val="en-US"/>
        </w:rPr>
        <w:drawing>
          <wp:anchor distT="0" distB="0" distL="114300" distR="114300" simplePos="0" relativeHeight="251660288" behindDoc="0" locked="0" layoutInCell="1" allowOverlap="1" wp14:anchorId="7F6CA81C" wp14:editId="190B3CC5">
            <wp:simplePos x="0" y="0"/>
            <wp:positionH relativeFrom="column">
              <wp:posOffset>1013460</wp:posOffset>
            </wp:positionH>
            <wp:positionV relativeFrom="paragraph">
              <wp:posOffset>76835</wp:posOffset>
            </wp:positionV>
            <wp:extent cx="2656840" cy="1992630"/>
            <wp:effectExtent l="0" t="0" r="1016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figure.png"/>
                    <pic:cNvPicPr/>
                  </pic:nvPicPr>
                  <pic:blipFill>
                    <a:blip r:embed="rId12" cstate="screen">
                      <a:extLst>
                        <a:ext uri="{28A0092B-C50C-407E-A947-70E740481C1C}">
                          <a14:useLocalDpi xmlns:a14="http://schemas.microsoft.com/office/drawing/2010/main"/>
                        </a:ext>
                      </a:extLst>
                    </a:blip>
                    <a:stretch>
                      <a:fillRect/>
                    </a:stretch>
                  </pic:blipFill>
                  <pic:spPr>
                    <a:xfrm>
                      <a:off x="0" y="0"/>
                      <a:ext cx="2656840" cy="1992630"/>
                    </a:xfrm>
                    <a:prstGeom prst="rect">
                      <a:avLst/>
                    </a:prstGeom>
                  </pic:spPr>
                </pic:pic>
              </a:graphicData>
            </a:graphic>
            <wp14:sizeRelH relativeFrom="page">
              <wp14:pctWidth>0</wp14:pctWidth>
            </wp14:sizeRelH>
            <wp14:sizeRelV relativeFrom="page">
              <wp14:pctHeight>0</wp14:pctHeight>
            </wp14:sizeRelV>
          </wp:anchor>
        </w:drawing>
      </w:r>
      <w:bookmarkEnd w:id="14"/>
    </w:p>
    <w:p w14:paraId="725F6361" w14:textId="77777777" w:rsidR="00262FB4" w:rsidRDefault="00262FB4" w:rsidP="00FB62D0">
      <w:pPr>
        <w:jc w:val="both"/>
      </w:pPr>
    </w:p>
    <w:p w14:paraId="507474AD" w14:textId="77777777" w:rsidR="00262FB4" w:rsidRDefault="00262FB4" w:rsidP="00FB62D0">
      <w:pPr>
        <w:jc w:val="both"/>
      </w:pPr>
    </w:p>
    <w:p w14:paraId="1EACF52E" w14:textId="77777777" w:rsidR="00262FB4" w:rsidRDefault="00262FB4" w:rsidP="00FB62D0">
      <w:pPr>
        <w:jc w:val="both"/>
      </w:pPr>
    </w:p>
    <w:p w14:paraId="6C46A180" w14:textId="77777777" w:rsidR="00262FB4" w:rsidRDefault="00262FB4" w:rsidP="00FB62D0">
      <w:pPr>
        <w:jc w:val="both"/>
      </w:pPr>
    </w:p>
    <w:p w14:paraId="6CAEA9C0" w14:textId="77777777" w:rsidR="00262FB4" w:rsidRDefault="00262FB4" w:rsidP="00FB62D0">
      <w:pPr>
        <w:jc w:val="both"/>
      </w:pPr>
    </w:p>
    <w:p w14:paraId="03B32D81" w14:textId="77777777" w:rsidR="00273DFA" w:rsidRDefault="00273DFA" w:rsidP="00FB62D0">
      <w:pPr>
        <w:jc w:val="both"/>
      </w:pPr>
    </w:p>
    <w:p w14:paraId="0BE55FFE" w14:textId="77777777" w:rsidR="00273DFA" w:rsidRPr="00273DFA" w:rsidRDefault="00273DFA" w:rsidP="00FB62D0">
      <w:pPr>
        <w:jc w:val="both"/>
      </w:pPr>
    </w:p>
    <w:p w14:paraId="79A05A9A" w14:textId="3F76B182" w:rsidR="00273DFA" w:rsidRPr="00273DFA" w:rsidRDefault="00B477A4" w:rsidP="00FB62D0">
      <w:pPr>
        <w:jc w:val="both"/>
      </w:pPr>
      <w:ins w:id="15" w:author="Hayden McKenna" w:date="2015-03-26T20:02:00Z">
        <w:r w:rsidRPr="00DC7CA0">
          <w:rPr>
            <w:noProof/>
            <w:lang w:val="en-US"/>
          </w:rPr>
          <w:drawing>
            <wp:anchor distT="0" distB="0" distL="114300" distR="114300" simplePos="0" relativeHeight="251691008" behindDoc="0" locked="0" layoutInCell="1" allowOverlap="1" wp14:anchorId="2F7DA500" wp14:editId="464D17B8">
              <wp:simplePos x="0" y="0"/>
              <wp:positionH relativeFrom="column">
                <wp:posOffset>3642360</wp:posOffset>
              </wp:positionH>
              <wp:positionV relativeFrom="paragraph">
                <wp:posOffset>45085</wp:posOffset>
              </wp:positionV>
              <wp:extent cx="271780" cy="263525"/>
              <wp:effectExtent l="0" t="0" r="762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Pr>
          <w:rStyle w:val="CommentReference"/>
        </w:rPr>
        <w:commentReference w:id="16"/>
      </w:r>
    </w:p>
    <w:p w14:paraId="17C0C327" w14:textId="77777777" w:rsidR="00273DFA" w:rsidRPr="00273DFA" w:rsidRDefault="00273DFA" w:rsidP="00FB62D0">
      <w:pPr>
        <w:jc w:val="both"/>
      </w:pPr>
    </w:p>
    <w:p w14:paraId="590B76B9" w14:textId="77777777" w:rsidR="00273DFA" w:rsidRPr="00273DFA" w:rsidRDefault="00273DFA" w:rsidP="00FB62D0">
      <w:pPr>
        <w:jc w:val="both"/>
      </w:pPr>
    </w:p>
    <w:p w14:paraId="27D682F5" w14:textId="77777777" w:rsidR="00273DFA" w:rsidRPr="00273DFA" w:rsidRDefault="00273DFA" w:rsidP="00FB62D0">
      <w:pPr>
        <w:jc w:val="both"/>
      </w:pPr>
    </w:p>
    <w:p w14:paraId="6B6AAC1F" w14:textId="368DF763" w:rsidR="00273DFA" w:rsidRPr="00273DFA" w:rsidRDefault="00B477A4" w:rsidP="00FB62D0">
      <w:pPr>
        <w:jc w:val="both"/>
      </w:pPr>
      <w:ins w:id="17" w:author="Hayden McKenna" w:date="2015-03-26T20:02:00Z">
        <w:r w:rsidRPr="00DC7CA0">
          <w:rPr>
            <w:noProof/>
            <w:lang w:val="en-US"/>
          </w:rPr>
          <w:drawing>
            <wp:anchor distT="0" distB="0" distL="114300" distR="114300" simplePos="0" relativeHeight="251693056" behindDoc="0" locked="0" layoutInCell="1" allowOverlap="1" wp14:anchorId="1C583C29" wp14:editId="1693C31D">
              <wp:simplePos x="0" y="0"/>
              <wp:positionH relativeFrom="column">
                <wp:posOffset>3368040</wp:posOffset>
              </wp:positionH>
              <wp:positionV relativeFrom="paragraph">
                <wp:posOffset>118110</wp:posOffset>
              </wp:positionV>
              <wp:extent cx="271780" cy="263525"/>
              <wp:effectExtent l="0" t="0" r="762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7371A4">
        <w:rPr>
          <w:noProof/>
          <w:lang w:val="en-US"/>
        </w:rPr>
        <mc:AlternateContent>
          <mc:Choice Requires="wps">
            <w:drawing>
              <wp:anchor distT="0" distB="0" distL="114300" distR="114300" simplePos="0" relativeHeight="251662336" behindDoc="0" locked="0" layoutInCell="1" allowOverlap="1" wp14:anchorId="1AA8406B" wp14:editId="43BBFCDF">
                <wp:simplePos x="0" y="0"/>
                <wp:positionH relativeFrom="column">
                  <wp:posOffset>457200</wp:posOffset>
                </wp:positionH>
                <wp:positionV relativeFrom="paragraph">
                  <wp:posOffset>154305</wp:posOffset>
                </wp:positionV>
                <wp:extent cx="3429000" cy="4572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429000" cy="457200"/>
                        </a:xfrm>
                        <a:prstGeom prst="rect">
                          <a:avLst/>
                        </a:prstGeom>
                        <a:noFill/>
                        <a:ln>
                          <a:noFill/>
                        </a:ln>
                        <a:effectLst/>
                        <a:extLst>
                          <a:ext uri="{C572A759-6A51-4108-AA02-DFA0A04FC94B}">
                            <ma14:wrappingTextBoxFlag xmlns:ma14="http://schemas.microsoft.com/office/mac/drawingml/2011/main"/>
                          </a:ext>
                        </a:extLst>
                      </wps:spPr>
                      <wps:txbx>
                        <w:txbxContent>
                          <w:p w14:paraId="738C506F" w14:textId="77777777" w:rsidR="009D4B0F" w:rsidRPr="00262FB4" w:rsidRDefault="009D4B0F">
                            <w:r>
                              <w:rPr>
                                <w:b/>
                              </w:rPr>
                              <w:t xml:space="preserve">Figure 2: </w:t>
                            </w:r>
                            <w:r>
                              <w:t>An example of a calibration curve. Source</w:t>
                            </w:r>
                            <w:r w:rsidRPr="007371A4">
                              <w:t xml:space="preserve">: </w:t>
                            </w:r>
                            <w:r w:rsidRPr="007371A4">
                              <w:rPr>
                                <w:rFonts w:ascii="Times" w:hAnsi="Times" w:cs="Times"/>
                                <w:szCs w:val="26"/>
                                <w:lang w:val="en-US"/>
                              </w:rPr>
                              <w:t>(Iorodeo.com, 2012)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left:0;text-align:left;margin-left:36pt;margin-top:12.15pt;width:270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" filled="f" stroked="f">
                <v:textbox>
                  <w:txbxContent>
                    <w:p w14:paraId="738C506F" w14:textId="77777777" w:rsidR="009D4B0F" w:rsidRPr="00262FB4" w:rsidRDefault="009D4B0F">
                      <w:r>
                        <w:rPr>
                          <w:b/>
                        </w:rPr>
                        <w:t xml:space="preserve">Figure 2: </w:t>
                      </w:r>
                      <w:r>
                        <w:t>An example of a calibration curve. Source</w:t>
                      </w:r>
                      <w:r w:rsidRPr="007371A4">
                        <w:t xml:space="preserve">: </w:t>
                      </w:r>
                      <w:r w:rsidRPr="007371A4">
                        <w:rPr>
                          <w:rFonts w:ascii="Times" w:hAnsi="Times" w:cs="Times"/>
                          <w:szCs w:val="26"/>
                          <w:lang w:val="en-US"/>
                        </w:rPr>
                        <w:t>(Iorodeo.com, 2012)</w:t>
                      </w:r>
                    </w:p>
                  </w:txbxContent>
                </v:textbox>
                <w10:wrap type="square"/>
              </v:shape>
            </w:pict>
          </mc:Fallback>
        </mc:AlternateContent>
      </w:r>
    </w:p>
    <w:p w14:paraId="765A0729" w14:textId="77777777" w:rsidR="00273DFA" w:rsidRPr="00273DFA" w:rsidRDefault="00273DFA" w:rsidP="00FB62D0">
      <w:pPr>
        <w:jc w:val="both"/>
      </w:pPr>
    </w:p>
    <w:p w14:paraId="76D1B14B" w14:textId="77777777" w:rsidR="00273DFA" w:rsidRDefault="00273DFA" w:rsidP="00FB62D0">
      <w:pPr>
        <w:jc w:val="both"/>
      </w:pPr>
    </w:p>
    <w:p w14:paraId="2F7C3ABC" w14:textId="77777777" w:rsidR="00B4697C" w:rsidRPr="00273DFA" w:rsidRDefault="00B4697C" w:rsidP="00FB62D0">
      <w:pPr>
        <w:jc w:val="both"/>
      </w:pPr>
    </w:p>
    <w:p w14:paraId="658B7EC2" w14:textId="77777777" w:rsidR="00273DFA" w:rsidRPr="00273DFA" w:rsidRDefault="00273DFA" w:rsidP="00FB62D0">
      <w:pPr>
        <w:jc w:val="both"/>
        <w:rPr>
          <w:b/>
          <w:sz w:val="28"/>
        </w:rPr>
      </w:pPr>
      <w:commentRangeStart w:id="18"/>
      <w:r>
        <w:rPr>
          <w:b/>
          <w:sz w:val="28"/>
        </w:rPr>
        <w:t>IMPORTANCE OF ANALYSING HEAVY METALS USING AAS</w:t>
      </w:r>
      <w:commentRangeEnd w:id="18"/>
      <w:r w:rsidR="00B477A4">
        <w:rPr>
          <w:rStyle w:val="CommentReference"/>
        </w:rPr>
        <w:commentReference w:id="18"/>
      </w:r>
    </w:p>
    <w:p w14:paraId="338AC3B3" w14:textId="7476DE50" w:rsidR="002B010F" w:rsidRPr="00BB06AA" w:rsidRDefault="00273DFA" w:rsidP="00FB62D0">
      <w:pPr>
        <w:jc w:val="both"/>
        <w:rPr>
          <w:b/>
        </w:rPr>
      </w:pPr>
      <w:r>
        <w:t>Analysing the presence of heavy metals in the environment is very important for a number of reasons. Heavy metals are a major environmental concern due to their pervasiveness and persistence</w:t>
      </w:r>
      <w:r w:rsidR="006E42D1">
        <w:t xml:space="preserve"> in the environment and in organisms</w:t>
      </w:r>
      <w:r>
        <w:t xml:space="preserve">. Heavy metals are naturally found in the earth, but become concentrated due to human caused activities, commonly from mining and industrial wastes, vehicle emissions, lead-acid batteries, fertilisers, paints and treated woods coming into contact with the environment and organisms </w:t>
      </w:r>
      <w:commentRangeStart w:id="19"/>
      <w:r>
        <w:t>(Wikipedia, 2005)</w:t>
      </w:r>
      <w:commentRangeEnd w:id="19"/>
      <w:r w:rsidR="009D4B0F">
        <w:rPr>
          <w:rStyle w:val="CommentReference"/>
        </w:rPr>
        <w:commentReference w:id="19"/>
      </w:r>
      <w:r>
        <w:t>. Heavy metals need to be analysed due to the harm that it can cause to human, plant, animal and environmental health. Plants, animals and humans can take in heavy metals via air inhalation, diet and manual handling, causing irreversible damage when it accumulates in the body, which can occur, as they are hard to metabolise (</w:t>
      </w:r>
      <w:r w:rsidR="00363105">
        <w:t>Wikipedia, 2015</w:t>
      </w:r>
      <w:r>
        <w:t>). Heavy metals when found concentrated in water source due to lea</w:t>
      </w:r>
      <w:r w:rsidR="00D51C01">
        <w:t>ching is catastrophic as moving</w:t>
      </w:r>
      <w:r>
        <w:t xml:space="preserve"> water quickly transports the chemicals to many locations, spreading the pollution further, as well as wreaking havoc in </w:t>
      </w:r>
      <w:r w:rsidR="00D51C01">
        <w:t xml:space="preserve">drinking water supplies. Common heavy metals are chromium, cobalt, nickel, copper, zinc, arsenic, selenium, silver, cadmium, mercury, thallium, </w:t>
      </w:r>
      <w:r w:rsidR="007371A4">
        <w:t>and antimony as well as</w:t>
      </w:r>
      <w:r w:rsidR="00D51C01">
        <w:t xml:space="preserve"> lead, with lead being the most common heavy metal found in high concentration (Srikanth, Somasekhar, Kanthi &amp; Raghu Baru, 2013).  Heavy metal contamination has caused death in humans and animals, corrosion, poisoning, cancers and destruction of the environment, </w:t>
      </w:r>
      <w:r w:rsidR="006E42D1">
        <w:t>providing</w:t>
      </w:r>
      <w:r w:rsidR="00D51C01">
        <w:t xml:space="preserve"> many reasons why determining the presence and concentration of heavy metals is imperative. </w:t>
      </w:r>
      <w:commentRangeStart w:id="20"/>
      <w:r w:rsidR="00BB06AA">
        <w:t xml:space="preserve">(See </w:t>
      </w:r>
      <w:r w:rsidR="00BB06AA">
        <w:rPr>
          <w:b/>
        </w:rPr>
        <w:t>Figure 3)</w:t>
      </w:r>
      <w:commentRangeEnd w:id="20"/>
      <w:r w:rsidR="00F662EB">
        <w:rPr>
          <w:rStyle w:val="CommentReference"/>
        </w:rPr>
        <w:commentReference w:id="20"/>
      </w:r>
    </w:p>
    <w:p w14:paraId="6D828117" w14:textId="4977F84F" w:rsidR="002B010F" w:rsidRDefault="006E42D1" w:rsidP="00FB62D0">
      <w:pPr>
        <w:jc w:val="both"/>
      </w:pPr>
      <w:r>
        <w:rPr>
          <w:noProof/>
          <w:lang w:val="en-US"/>
        </w:rPr>
        <w:drawing>
          <wp:anchor distT="0" distB="0" distL="114300" distR="114300" simplePos="0" relativeHeight="251663360" behindDoc="0" locked="0" layoutInCell="1" allowOverlap="1" wp14:anchorId="1DE0D31A" wp14:editId="4DBB2A9F">
            <wp:simplePos x="0" y="0"/>
            <wp:positionH relativeFrom="column">
              <wp:posOffset>685800</wp:posOffset>
            </wp:positionH>
            <wp:positionV relativeFrom="paragraph">
              <wp:posOffset>-250825</wp:posOffset>
            </wp:positionV>
            <wp:extent cx="3543300" cy="2521585"/>
            <wp:effectExtent l="0" t="0" r="1270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ironmental-heavy-metal-contamination.jpg"/>
                    <pic:cNvPicPr/>
                  </pic:nvPicPr>
                  <pic:blipFill>
                    <a:blip r:embed="rId13">
                      <a:extLst>
                        <a:ext uri="{28A0092B-C50C-407E-A947-70E740481C1C}">
                          <a14:useLocalDpi xmlns:a14="http://schemas.microsoft.com/office/drawing/2010/main"/>
                        </a:ext>
                      </a:extLst>
                    </a:blip>
                    <a:stretch>
                      <a:fillRect/>
                    </a:stretch>
                  </pic:blipFill>
                  <pic:spPr>
                    <a:xfrm>
                      <a:off x="0" y="0"/>
                      <a:ext cx="3543300" cy="2521585"/>
                    </a:xfrm>
                    <a:prstGeom prst="rect">
                      <a:avLst/>
                    </a:prstGeom>
                  </pic:spPr>
                </pic:pic>
              </a:graphicData>
            </a:graphic>
            <wp14:sizeRelH relativeFrom="page">
              <wp14:pctWidth>0</wp14:pctWidth>
            </wp14:sizeRelH>
            <wp14:sizeRelV relativeFrom="page">
              <wp14:pctHeight>0</wp14:pctHeight>
            </wp14:sizeRelV>
          </wp:anchor>
        </w:drawing>
      </w:r>
    </w:p>
    <w:p w14:paraId="429F521B" w14:textId="7D6C9408" w:rsidR="00F55A32" w:rsidRDefault="00F55A32" w:rsidP="00FB62D0">
      <w:pPr>
        <w:jc w:val="both"/>
      </w:pPr>
    </w:p>
    <w:p w14:paraId="751DAE4C" w14:textId="77777777" w:rsidR="00F55A32" w:rsidRDefault="00F55A32" w:rsidP="00FB62D0">
      <w:pPr>
        <w:jc w:val="both"/>
      </w:pPr>
    </w:p>
    <w:p w14:paraId="0EB4874F" w14:textId="77777777" w:rsidR="00F55A32" w:rsidRDefault="00F55A32" w:rsidP="00FB62D0">
      <w:pPr>
        <w:jc w:val="both"/>
      </w:pPr>
    </w:p>
    <w:p w14:paraId="3EB7922E" w14:textId="77777777" w:rsidR="00F55A32" w:rsidRDefault="00F55A32" w:rsidP="00FB62D0">
      <w:pPr>
        <w:jc w:val="both"/>
      </w:pPr>
    </w:p>
    <w:p w14:paraId="236FB632" w14:textId="77777777" w:rsidR="00F55A32" w:rsidRDefault="00F55A32" w:rsidP="00FB62D0">
      <w:pPr>
        <w:jc w:val="both"/>
      </w:pPr>
    </w:p>
    <w:p w14:paraId="0FAD5A95" w14:textId="77777777" w:rsidR="00F55A32" w:rsidRDefault="00F55A32" w:rsidP="00FB62D0">
      <w:pPr>
        <w:jc w:val="both"/>
      </w:pPr>
    </w:p>
    <w:p w14:paraId="0878C55F" w14:textId="77777777" w:rsidR="00F55A32" w:rsidRDefault="00F55A32" w:rsidP="00FB62D0">
      <w:pPr>
        <w:jc w:val="both"/>
      </w:pPr>
    </w:p>
    <w:p w14:paraId="1C388CAE" w14:textId="77777777" w:rsidR="00F55A32" w:rsidRDefault="00F55A32" w:rsidP="00FB62D0">
      <w:pPr>
        <w:jc w:val="both"/>
      </w:pPr>
    </w:p>
    <w:p w14:paraId="4079A768" w14:textId="77777777" w:rsidR="00F55A32" w:rsidRDefault="00F55A32" w:rsidP="00FB62D0">
      <w:pPr>
        <w:jc w:val="both"/>
      </w:pPr>
    </w:p>
    <w:p w14:paraId="16182377" w14:textId="77777777" w:rsidR="00F55A32" w:rsidRDefault="00F55A32" w:rsidP="00FB62D0">
      <w:pPr>
        <w:jc w:val="both"/>
      </w:pPr>
    </w:p>
    <w:p w14:paraId="3715482D" w14:textId="77777777" w:rsidR="00F55A32" w:rsidRDefault="00F55A32" w:rsidP="00FB62D0">
      <w:pPr>
        <w:jc w:val="both"/>
      </w:pPr>
    </w:p>
    <w:p w14:paraId="467EA5D0" w14:textId="77777777" w:rsidR="00F55A32" w:rsidRDefault="00F55A32" w:rsidP="00FB62D0">
      <w:pPr>
        <w:jc w:val="both"/>
      </w:pPr>
    </w:p>
    <w:p w14:paraId="03ABF0A3" w14:textId="77777777" w:rsidR="00F55A32" w:rsidRDefault="00BB06AA" w:rsidP="00FB62D0">
      <w:pPr>
        <w:jc w:val="both"/>
      </w:pPr>
      <w:r>
        <w:rPr>
          <w:noProof/>
          <w:lang w:val="en-US"/>
        </w:rPr>
        <mc:AlternateContent>
          <mc:Choice Requires="wps">
            <w:drawing>
              <wp:anchor distT="0" distB="0" distL="114300" distR="114300" simplePos="0" relativeHeight="251664384" behindDoc="0" locked="0" layoutInCell="1" allowOverlap="1" wp14:anchorId="466FE2C2" wp14:editId="3D169D87">
                <wp:simplePos x="0" y="0"/>
                <wp:positionH relativeFrom="column">
                  <wp:posOffset>457200</wp:posOffset>
                </wp:positionH>
                <wp:positionV relativeFrom="paragraph">
                  <wp:posOffset>77470</wp:posOffset>
                </wp:positionV>
                <wp:extent cx="4114800" cy="456565"/>
                <wp:effectExtent l="0" t="0" r="0" b="635"/>
                <wp:wrapSquare wrapText="bothSides"/>
                <wp:docPr id="6" name="Text Box 6"/>
                <wp:cNvGraphicFramePr/>
                <a:graphic xmlns:a="http://schemas.openxmlformats.org/drawingml/2006/main">
                  <a:graphicData uri="http://schemas.microsoft.com/office/word/2010/wordprocessingShape">
                    <wps:wsp>
                      <wps:cNvSpPr txBox="1"/>
                      <wps:spPr>
                        <a:xfrm>
                          <a:off x="0" y="0"/>
                          <a:ext cx="4114800" cy="4565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408400" w14:textId="77777777" w:rsidR="009D4B0F" w:rsidRPr="00BB06AA" w:rsidRDefault="009D4B0F">
                            <w:r>
                              <w:rPr>
                                <w:b/>
                              </w:rPr>
                              <w:t>Figure 3:</w:t>
                            </w:r>
                            <w:r>
                              <w:t xml:space="preserve"> Heavy metal reservoirs in the environment. Source: </w:t>
                            </w:r>
                            <w:r w:rsidRPr="007371A4">
                              <w:t>(TreeHugger, 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28" type="#_x0000_t202" style="position:absolute;left:0;text-align:left;margin-left:36pt;margin-top:6.1pt;width:324pt;height:35.9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" filled="f" stroked="f">
                <v:textbox>
                  <w:txbxContent>
                    <w:p w14:paraId="57408400" w14:textId="77777777" w:rsidR="009D4B0F" w:rsidRPr="00BB06AA" w:rsidRDefault="009D4B0F">
                      <w:r>
                        <w:rPr>
                          <w:b/>
                        </w:rPr>
                        <w:t>Figure 3:</w:t>
                      </w:r>
                      <w:r>
                        <w:t xml:space="preserve"> Heavy metal reservoirs in the environment. Source: </w:t>
                      </w:r>
                      <w:r w:rsidRPr="007371A4">
                        <w:t>(TreeHugger, 2015)</w:t>
                      </w:r>
                    </w:p>
                  </w:txbxContent>
                </v:textbox>
                <w10:wrap type="square"/>
              </v:shape>
            </w:pict>
          </mc:Fallback>
        </mc:AlternateContent>
      </w:r>
    </w:p>
    <w:p w14:paraId="763B490B" w14:textId="77777777" w:rsidR="00BB06AA" w:rsidRDefault="00BB06AA" w:rsidP="00FB62D0">
      <w:pPr>
        <w:jc w:val="both"/>
      </w:pPr>
    </w:p>
    <w:p w14:paraId="5B6E352A" w14:textId="77777777" w:rsidR="00F55A32" w:rsidRDefault="00F55A32" w:rsidP="00FB62D0">
      <w:pPr>
        <w:jc w:val="both"/>
      </w:pPr>
    </w:p>
    <w:p w14:paraId="2DFA6400" w14:textId="77777777" w:rsidR="002B010F" w:rsidRDefault="002B010F" w:rsidP="00FB62D0">
      <w:pPr>
        <w:jc w:val="both"/>
        <w:rPr>
          <w:b/>
          <w:sz w:val="28"/>
        </w:rPr>
      </w:pPr>
      <w:r>
        <w:rPr>
          <w:b/>
          <w:sz w:val="28"/>
        </w:rPr>
        <w:t>ANALYSING HEAVY METALS USING AAS</w:t>
      </w:r>
    </w:p>
    <w:p w14:paraId="79DB225F" w14:textId="12B86A60" w:rsidR="00F55A32" w:rsidRPr="00FE2AED" w:rsidRDefault="00543EDB" w:rsidP="00FB62D0">
      <w:pPr>
        <w:pStyle w:val="NormalWeb"/>
        <w:jc w:val="both"/>
        <w:rPr>
          <w:szCs w:val="18"/>
        </w:rPr>
      </w:pPr>
      <w:ins w:id="21" w:author="Hayden McKenna" w:date="2015-03-26T20:02:00Z">
        <w:r w:rsidRPr="00DC7CA0">
          <w:rPr>
            <w:noProof/>
            <w:lang w:val="en-US"/>
          </w:rPr>
          <w:drawing>
            <wp:anchor distT="0" distB="0" distL="114300" distR="114300" simplePos="0" relativeHeight="251721728" behindDoc="0" locked="0" layoutInCell="1" allowOverlap="1" wp14:anchorId="47D59068" wp14:editId="08F44FDE">
              <wp:simplePos x="0" y="0"/>
              <wp:positionH relativeFrom="column">
                <wp:posOffset>2893319</wp:posOffset>
              </wp:positionH>
              <wp:positionV relativeFrom="paragraph">
                <wp:posOffset>3698261</wp:posOffset>
              </wp:positionV>
              <wp:extent cx="271780" cy="263525"/>
              <wp:effectExtent l="0" t="0" r="762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19680" behindDoc="0" locked="0" layoutInCell="1" allowOverlap="1" wp14:anchorId="35737392" wp14:editId="5FF9C8BC">
              <wp:simplePos x="0" y="0"/>
              <wp:positionH relativeFrom="column">
                <wp:posOffset>4097160</wp:posOffset>
              </wp:positionH>
              <wp:positionV relativeFrom="paragraph">
                <wp:posOffset>3011267</wp:posOffset>
              </wp:positionV>
              <wp:extent cx="271780" cy="263525"/>
              <wp:effectExtent l="0" t="0" r="762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17632" behindDoc="0" locked="0" layoutInCell="1" allowOverlap="1" wp14:anchorId="06E2FCBB" wp14:editId="6B2714DA">
              <wp:simplePos x="0" y="0"/>
              <wp:positionH relativeFrom="column">
                <wp:posOffset>4813171</wp:posOffset>
              </wp:positionH>
              <wp:positionV relativeFrom="paragraph">
                <wp:posOffset>2510165</wp:posOffset>
              </wp:positionV>
              <wp:extent cx="271780" cy="263525"/>
              <wp:effectExtent l="0" t="0" r="762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15584" behindDoc="0" locked="0" layoutInCell="1" allowOverlap="1" wp14:anchorId="17D0E24F" wp14:editId="2053AD35">
              <wp:simplePos x="0" y="0"/>
              <wp:positionH relativeFrom="column">
                <wp:posOffset>1468120</wp:posOffset>
              </wp:positionH>
              <wp:positionV relativeFrom="paragraph">
                <wp:posOffset>2319246</wp:posOffset>
              </wp:positionV>
              <wp:extent cx="271780" cy="263525"/>
              <wp:effectExtent l="0" t="0" r="762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13536" behindDoc="0" locked="0" layoutInCell="1" allowOverlap="1" wp14:anchorId="49D95FE4" wp14:editId="54CBC7CC">
              <wp:simplePos x="0" y="0"/>
              <wp:positionH relativeFrom="column">
                <wp:posOffset>4973600</wp:posOffset>
              </wp:positionH>
              <wp:positionV relativeFrom="paragraph">
                <wp:posOffset>1810396</wp:posOffset>
              </wp:positionV>
              <wp:extent cx="271780" cy="263525"/>
              <wp:effectExtent l="0" t="0" r="762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11488" behindDoc="0" locked="0" layoutInCell="1" allowOverlap="1" wp14:anchorId="6CB2F740" wp14:editId="19A1CF7C">
              <wp:simplePos x="0" y="0"/>
              <wp:positionH relativeFrom="column">
                <wp:posOffset>4728264</wp:posOffset>
              </wp:positionH>
              <wp:positionV relativeFrom="paragraph">
                <wp:posOffset>1619702</wp:posOffset>
              </wp:positionV>
              <wp:extent cx="271780" cy="263525"/>
              <wp:effectExtent l="0" t="0" r="762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09440" behindDoc="0" locked="0" layoutInCell="1" allowOverlap="1" wp14:anchorId="135AA998" wp14:editId="2F193602">
              <wp:simplePos x="0" y="0"/>
              <wp:positionH relativeFrom="column">
                <wp:posOffset>267551</wp:posOffset>
              </wp:positionH>
              <wp:positionV relativeFrom="paragraph">
                <wp:posOffset>1212000</wp:posOffset>
              </wp:positionV>
              <wp:extent cx="271780" cy="263525"/>
              <wp:effectExtent l="0" t="0" r="762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07392" behindDoc="0" locked="0" layoutInCell="1" allowOverlap="1" wp14:anchorId="02754550" wp14:editId="14052D55">
              <wp:simplePos x="0" y="0"/>
              <wp:positionH relativeFrom="column">
                <wp:posOffset>2083887</wp:posOffset>
              </wp:positionH>
              <wp:positionV relativeFrom="paragraph">
                <wp:posOffset>920675</wp:posOffset>
              </wp:positionV>
              <wp:extent cx="271780" cy="263525"/>
              <wp:effectExtent l="0" t="0" r="762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05344" behindDoc="0" locked="0" layoutInCell="1" allowOverlap="1" wp14:anchorId="3CBF9C22" wp14:editId="5B7900A5">
              <wp:simplePos x="0" y="0"/>
              <wp:positionH relativeFrom="column">
                <wp:posOffset>3047365</wp:posOffset>
              </wp:positionH>
              <wp:positionV relativeFrom="paragraph">
                <wp:posOffset>582295</wp:posOffset>
              </wp:positionV>
              <wp:extent cx="271780" cy="263525"/>
              <wp:effectExtent l="0" t="0" r="762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7371A4">
        <w:rPr>
          <w:noProof/>
          <w:szCs w:val="20"/>
          <w:lang w:val="en-US"/>
        </w:rPr>
        <w:drawing>
          <wp:anchor distT="0" distB="0" distL="114300" distR="114300" simplePos="0" relativeHeight="251665408" behindDoc="0" locked="0" layoutInCell="1" allowOverlap="1" wp14:anchorId="37FFC3BF" wp14:editId="6A053E04">
            <wp:simplePos x="0" y="0"/>
            <wp:positionH relativeFrom="column">
              <wp:posOffset>800100</wp:posOffset>
            </wp:positionH>
            <wp:positionV relativeFrom="paragraph">
              <wp:posOffset>3969385</wp:posOffset>
            </wp:positionV>
            <wp:extent cx="3898900" cy="2207260"/>
            <wp:effectExtent l="0" t="0" r="12700" b="254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3-21 at 7.44.59 pm.png"/>
                    <pic:cNvPicPr/>
                  </pic:nvPicPr>
                  <pic:blipFill>
                    <a:blip r:embed="rId14" cstate="screen">
                      <a:extLst>
                        <a:ext uri="{28A0092B-C50C-407E-A947-70E740481C1C}">
                          <a14:useLocalDpi xmlns:a14="http://schemas.microsoft.com/office/drawing/2010/main"/>
                        </a:ext>
                      </a:extLst>
                    </a:blip>
                    <a:stretch>
                      <a:fillRect/>
                    </a:stretch>
                  </pic:blipFill>
                  <pic:spPr>
                    <a:xfrm>
                      <a:off x="0" y="0"/>
                      <a:ext cx="3898900" cy="2207260"/>
                    </a:xfrm>
                    <a:prstGeom prst="rect">
                      <a:avLst/>
                    </a:prstGeom>
                  </pic:spPr>
                </pic:pic>
              </a:graphicData>
            </a:graphic>
            <wp14:sizeRelH relativeFrom="page">
              <wp14:pctWidth>0</wp14:pctWidth>
            </wp14:sizeRelH>
            <wp14:sizeRelV relativeFrom="page">
              <wp14:pctHeight>0</wp14:pctHeight>
            </wp14:sizeRelV>
          </wp:anchor>
        </w:drawing>
      </w:r>
      <w:r w:rsidR="002B010F">
        <w:t xml:space="preserve">Heavy metals can be analysed and detected in the environment using AAS </w:t>
      </w:r>
      <w:r w:rsidR="00F37529">
        <w:t>t</w:t>
      </w:r>
      <w:r w:rsidR="00F37529" w:rsidRPr="00F37529">
        <w:rPr>
          <w:rFonts w:asciiTheme="minorHAnsi" w:hAnsiTheme="minorHAnsi" w:cstheme="minorBidi"/>
        </w:rPr>
        <w:t>ypically</w:t>
      </w:r>
      <w:r w:rsidR="00F37529">
        <w:t xml:space="preserve"> by making</w:t>
      </w:r>
      <w:r w:rsidR="00F37529" w:rsidRPr="00F37529">
        <w:rPr>
          <w:rFonts w:asciiTheme="minorHAnsi" w:hAnsiTheme="minorHAnsi" w:cstheme="minorBidi"/>
        </w:rPr>
        <w:t xml:space="preserve"> use of</w:t>
      </w:r>
      <w:r w:rsidR="00F37529">
        <w:t xml:space="preserve"> a flame to atomis</w:t>
      </w:r>
      <w:r w:rsidR="00F37529" w:rsidRPr="00F37529">
        <w:rPr>
          <w:rFonts w:asciiTheme="minorHAnsi" w:hAnsiTheme="minorHAnsi" w:cstheme="minorBidi"/>
        </w:rPr>
        <w:t>e the sample</w:t>
      </w:r>
      <w:r w:rsidR="00F37529">
        <w:t xml:space="preserve">, </w:t>
      </w:r>
      <w:r w:rsidR="006E42D1">
        <w:t>which involves</w:t>
      </w:r>
      <w:r w:rsidR="00F37529">
        <w:t xml:space="preserve"> three steps in turning a liquid sample into an atomic gas</w:t>
      </w:r>
      <w:r w:rsidR="00F37529">
        <w:rPr>
          <w:rFonts w:ascii="Book Antiqua" w:hAnsi="Book Antiqua"/>
          <w:sz w:val="18"/>
          <w:szCs w:val="18"/>
        </w:rPr>
        <w:t xml:space="preserve">.  </w:t>
      </w:r>
      <w:r w:rsidR="00F37529">
        <w:rPr>
          <w:szCs w:val="18"/>
        </w:rPr>
        <w:t>The liquid solvent is evaporated so that the dry sample remains, which is then vaporised into a gas, and lastly, the compounds that make up the sample, are broken up into free atoms.</w:t>
      </w:r>
      <w:r w:rsidR="006E42D1">
        <w:rPr>
          <w:szCs w:val="18"/>
        </w:rPr>
        <w:t xml:space="preserve"> If heavy metals were being tested in soil, the soil would need to be dissolved in liquid, unnecessary if heavy metal presence was being tested in water. This is because AAS only works with liquids as the substances are vaporised in the process of atomising the element.</w:t>
      </w:r>
      <w:r w:rsidR="006E42D1" w:rsidRPr="00FE2AED">
        <w:rPr>
          <w:rFonts w:ascii="Times" w:hAnsi="Times" w:cs="Times"/>
          <w:color w:val="535353"/>
          <w:sz w:val="26"/>
          <w:szCs w:val="26"/>
          <w:lang w:val="en-US"/>
        </w:rPr>
        <w:t xml:space="preserve"> </w:t>
      </w:r>
      <w:r w:rsidR="006E42D1" w:rsidRPr="00FE2AED">
        <w:rPr>
          <w:szCs w:val="18"/>
          <w:lang w:val="en-US"/>
        </w:rPr>
        <w:t>(Garcia &amp; Baez, 2012)</w:t>
      </w:r>
      <w:r w:rsidR="00F37529">
        <w:rPr>
          <w:szCs w:val="18"/>
        </w:rPr>
        <w:t xml:space="preserve"> </w:t>
      </w:r>
      <w:r w:rsidR="00F55A32">
        <w:rPr>
          <w:szCs w:val="18"/>
        </w:rPr>
        <w:t>The calibration curve is</w:t>
      </w:r>
      <w:r w:rsidR="006E42D1">
        <w:rPr>
          <w:szCs w:val="18"/>
        </w:rPr>
        <w:t xml:space="preserve"> then</w:t>
      </w:r>
      <w:r w:rsidR="00F55A32">
        <w:rPr>
          <w:szCs w:val="18"/>
        </w:rPr>
        <w:t xml:space="preserve"> used to measure how much of a given heavy metal is present in a sample</w:t>
      </w:r>
      <w:r w:rsidR="00F55A32" w:rsidRPr="00F55A32">
        <w:rPr>
          <w:szCs w:val="18"/>
        </w:rPr>
        <w:t>. To generate this curve, a specific wavelength is selected, and the detector is set to measure only the energy transmitted at that wavelength. As the concentration of the atom in the sample increases, the</w:t>
      </w:r>
      <w:r w:rsidR="00F55A32">
        <w:rPr>
          <w:szCs w:val="18"/>
        </w:rPr>
        <w:t xml:space="preserve"> absorption will also increase</w:t>
      </w:r>
      <w:r w:rsidR="00F55A32" w:rsidRPr="00F55A32">
        <w:rPr>
          <w:szCs w:val="18"/>
        </w:rPr>
        <w:t xml:space="preserve">. A series of samples containing known concentrations of the compound of interest are analysed, and the corresponding absorbance, which is the opposite percentage of light transmitted, is recorded. The measured absorption at each concentration is then plotted, so that a straight line can then be drawn between the resulting points. From this line, the concentration of the substance under investigation is deduced from the substance’s absorbance. </w:t>
      </w:r>
      <w:r w:rsidR="00F55A32">
        <w:rPr>
          <w:szCs w:val="18"/>
        </w:rPr>
        <w:t xml:space="preserve">In this way, comparing them to known elements helps identify </w:t>
      </w:r>
      <w:r w:rsidR="00FE2AED">
        <w:rPr>
          <w:szCs w:val="18"/>
        </w:rPr>
        <w:t xml:space="preserve">the </w:t>
      </w:r>
      <w:r w:rsidR="00F55A32">
        <w:rPr>
          <w:szCs w:val="18"/>
        </w:rPr>
        <w:t>heavy metals</w:t>
      </w:r>
      <w:r w:rsidR="00FE2AED">
        <w:rPr>
          <w:szCs w:val="18"/>
        </w:rPr>
        <w:t xml:space="preserve"> that are present and in what concentration</w:t>
      </w:r>
      <w:r w:rsidR="00F55A32">
        <w:rPr>
          <w:szCs w:val="18"/>
        </w:rPr>
        <w:t xml:space="preserve">. </w:t>
      </w:r>
      <w:r w:rsidR="00FE2AED">
        <w:rPr>
          <w:b/>
          <w:szCs w:val="18"/>
        </w:rPr>
        <w:t>Figure 4</w:t>
      </w:r>
      <w:r w:rsidR="00FE2AED">
        <w:rPr>
          <w:szCs w:val="18"/>
        </w:rPr>
        <w:t xml:space="preserve"> shows the collected data after testing a steel plant in Visakhapatnam, India using AAS, showing that there was a significant amount more heavy metal detection than the accepted allowance of heavy metal presence. </w:t>
      </w:r>
    </w:p>
    <w:p w14:paraId="66C29690" w14:textId="77777777" w:rsidR="00F37529" w:rsidRDefault="00F37529" w:rsidP="00FB62D0">
      <w:pPr>
        <w:pStyle w:val="NormalWeb"/>
        <w:jc w:val="both"/>
        <w:rPr>
          <w:szCs w:val="20"/>
        </w:rPr>
      </w:pPr>
    </w:p>
    <w:p w14:paraId="5216FC7C" w14:textId="77777777" w:rsidR="00B67A71" w:rsidRDefault="00B67A71" w:rsidP="00FB62D0">
      <w:pPr>
        <w:pStyle w:val="NormalWeb"/>
        <w:jc w:val="both"/>
        <w:rPr>
          <w:szCs w:val="20"/>
        </w:rPr>
      </w:pPr>
    </w:p>
    <w:p w14:paraId="56E109A5" w14:textId="77777777" w:rsidR="00B67A71" w:rsidRDefault="00B67A71" w:rsidP="00FB62D0">
      <w:pPr>
        <w:pStyle w:val="NormalWeb"/>
        <w:jc w:val="both"/>
        <w:rPr>
          <w:szCs w:val="20"/>
        </w:rPr>
      </w:pPr>
    </w:p>
    <w:p w14:paraId="123BEEAA" w14:textId="77777777" w:rsidR="00B67A71" w:rsidRDefault="00B67A71" w:rsidP="00FB62D0">
      <w:pPr>
        <w:pStyle w:val="NormalWeb"/>
        <w:jc w:val="both"/>
        <w:rPr>
          <w:szCs w:val="20"/>
        </w:rPr>
      </w:pPr>
    </w:p>
    <w:p w14:paraId="203F9C91" w14:textId="77777777" w:rsidR="00B67A71" w:rsidRDefault="00B67A71" w:rsidP="00FB62D0">
      <w:pPr>
        <w:pStyle w:val="NormalWeb"/>
        <w:jc w:val="both"/>
        <w:rPr>
          <w:szCs w:val="20"/>
        </w:rPr>
      </w:pPr>
    </w:p>
    <w:p w14:paraId="436631FB" w14:textId="77777777" w:rsidR="00B67A71" w:rsidRDefault="00B67A71" w:rsidP="00FB62D0">
      <w:pPr>
        <w:pStyle w:val="NormalWeb"/>
        <w:jc w:val="both"/>
        <w:rPr>
          <w:szCs w:val="20"/>
        </w:rPr>
      </w:pPr>
    </w:p>
    <w:p w14:paraId="429832B7" w14:textId="77777777" w:rsidR="00B67A71" w:rsidRDefault="00B67A71" w:rsidP="00FB62D0">
      <w:pPr>
        <w:pStyle w:val="NormalWeb"/>
        <w:jc w:val="both"/>
        <w:rPr>
          <w:szCs w:val="20"/>
        </w:rPr>
      </w:pPr>
    </w:p>
    <w:p w14:paraId="63DE69B9" w14:textId="77777777" w:rsidR="00B67A71" w:rsidRDefault="00543EDB" w:rsidP="00FB62D0">
      <w:pPr>
        <w:pStyle w:val="NormalWeb"/>
        <w:jc w:val="both"/>
        <w:rPr>
          <w:szCs w:val="20"/>
        </w:rPr>
      </w:pPr>
      <w:r>
        <w:rPr>
          <w:rStyle w:val="CommentReference"/>
          <w:rFonts w:asciiTheme="minorHAnsi" w:hAnsiTheme="minorHAnsi" w:cstheme="minorBidi"/>
        </w:rPr>
        <w:commentReference w:id="22"/>
      </w:r>
    </w:p>
    <w:p w14:paraId="668AD6D7" w14:textId="77777777" w:rsidR="00B67A71" w:rsidRDefault="00B67A71" w:rsidP="00FB62D0">
      <w:pPr>
        <w:pStyle w:val="NormalWeb"/>
        <w:jc w:val="both"/>
        <w:rPr>
          <w:szCs w:val="20"/>
        </w:rPr>
      </w:pPr>
    </w:p>
    <w:p w14:paraId="7760E0E0" w14:textId="77777777" w:rsidR="00B67A71" w:rsidRDefault="00B67A71" w:rsidP="00FB62D0">
      <w:pPr>
        <w:pStyle w:val="NormalWeb"/>
        <w:jc w:val="both"/>
        <w:rPr>
          <w:szCs w:val="20"/>
        </w:rPr>
      </w:pPr>
    </w:p>
    <w:p w14:paraId="5A9FEB5B" w14:textId="77777777" w:rsidR="00FE2AED" w:rsidRDefault="007371A4" w:rsidP="00FB62D0">
      <w:pPr>
        <w:pStyle w:val="NormalWeb"/>
        <w:jc w:val="both"/>
        <w:rPr>
          <w:szCs w:val="20"/>
        </w:rPr>
      </w:pPr>
      <w:r>
        <w:rPr>
          <w:b/>
          <w:noProof/>
          <w:sz w:val="28"/>
          <w:szCs w:val="20"/>
          <w:lang w:val="en-US"/>
        </w:rPr>
        <mc:AlternateContent>
          <mc:Choice Requires="wps">
            <w:drawing>
              <wp:anchor distT="0" distB="0" distL="114300" distR="114300" simplePos="0" relativeHeight="251666432" behindDoc="0" locked="0" layoutInCell="1" allowOverlap="1" wp14:anchorId="6629122B" wp14:editId="50AAD8FB">
                <wp:simplePos x="0" y="0"/>
                <wp:positionH relativeFrom="column">
                  <wp:posOffset>800100</wp:posOffset>
                </wp:positionH>
                <wp:positionV relativeFrom="paragraph">
                  <wp:posOffset>640715</wp:posOffset>
                </wp:positionV>
                <wp:extent cx="3657600" cy="635000"/>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3657600" cy="6350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540AD40" w14:textId="10AA21D0" w:rsidR="009D4B0F" w:rsidRPr="00B67A71" w:rsidRDefault="009D4B0F">
                            <w:r>
                              <w:rPr>
                                <w:b/>
                              </w:rPr>
                              <w:t xml:space="preserve">Figure 4: </w:t>
                            </w:r>
                            <w:r>
                              <w:t xml:space="preserve">Analysis of heavy metal presence in an area in India compared with accepted amounts. Source: </w:t>
                            </w:r>
                            <w:r w:rsidRPr="007371A4">
                              <w:t>(Chemtech.org, 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0" o:spid="_x0000_s1029" type="#_x0000_t202" style="position:absolute;left:0;text-align:left;margin-left:63pt;margin-top:50.45pt;width:4in;height:50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" filled="f" stroked="f">
                <v:textbox>
                  <w:txbxContent>
                    <w:p w14:paraId="7540AD40" w14:textId="10AA21D0" w:rsidR="009D4B0F" w:rsidRPr="00B67A71" w:rsidRDefault="009D4B0F">
                      <w:r>
                        <w:rPr>
                          <w:b/>
                        </w:rPr>
                        <w:t xml:space="preserve">Figure 4: </w:t>
                      </w:r>
                      <w:r>
                        <w:t xml:space="preserve">Analysis of heavy metal presence in an area in India compared with accepted amounts. Source: </w:t>
                      </w:r>
                      <w:r w:rsidRPr="007371A4">
                        <w:t>(Chemtech.org, 2015)</w:t>
                      </w:r>
                    </w:p>
                  </w:txbxContent>
                </v:textbox>
                <w10:wrap type="square"/>
              </v:shape>
            </w:pict>
          </mc:Fallback>
        </mc:AlternateContent>
      </w:r>
    </w:p>
    <w:p w14:paraId="396CE2FB" w14:textId="5F5A6E54" w:rsidR="00E555AB" w:rsidRDefault="003023ED" w:rsidP="00FB62D0">
      <w:pPr>
        <w:pStyle w:val="NormalWeb"/>
        <w:jc w:val="both"/>
        <w:rPr>
          <w:b/>
          <w:sz w:val="28"/>
          <w:szCs w:val="20"/>
        </w:rPr>
      </w:pPr>
      <w:ins w:id="23" w:author="Hayden McKenna" w:date="2015-03-26T20:02:00Z">
        <w:r w:rsidRPr="00DC7CA0">
          <w:rPr>
            <w:noProof/>
            <w:lang w:val="en-US"/>
          </w:rPr>
          <w:drawing>
            <wp:anchor distT="0" distB="0" distL="114300" distR="114300" simplePos="0" relativeHeight="251731968" behindDoc="0" locked="0" layoutInCell="1" allowOverlap="1" wp14:anchorId="0C157C2F" wp14:editId="6F258C19">
              <wp:simplePos x="0" y="0"/>
              <wp:positionH relativeFrom="column">
                <wp:posOffset>1135380</wp:posOffset>
              </wp:positionH>
              <wp:positionV relativeFrom="paragraph">
                <wp:posOffset>-76200</wp:posOffset>
              </wp:positionV>
              <wp:extent cx="271780" cy="263525"/>
              <wp:effectExtent l="0" t="0" r="762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30111E">
        <w:rPr>
          <w:b/>
          <w:sz w:val="28"/>
          <w:szCs w:val="20"/>
        </w:rPr>
        <w:t>CONCLUSION</w:t>
      </w:r>
    </w:p>
    <w:p w14:paraId="5CC28747" w14:textId="108FD21E" w:rsidR="0030111E" w:rsidRPr="0030111E" w:rsidRDefault="00E0197D" w:rsidP="00FB62D0">
      <w:pPr>
        <w:pStyle w:val="NormalWeb"/>
        <w:jc w:val="both"/>
        <w:rPr>
          <w:szCs w:val="20"/>
        </w:rPr>
      </w:pPr>
      <w:ins w:id="24" w:author="Hayden McKenna" w:date="2015-03-26T20:02:00Z">
        <w:r w:rsidRPr="00DC7CA0">
          <w:rPr>
            <w:noProof/>
            <w:lang w:val="en-US"/>
          </w:rPr>
          <w:drawing>
            <wp:anchor distT="0" distB="0" distL="114300" distR="114300" simplePos="0" relativeHeight="251729920" behindDoc="0" locked="0" layoutInCell="1" allowOverlap="1" wp14:anchorId="204F6B61" wp14:editId="65826005">
              <wp:simplePos x="0" y="0"/>
              <wp:positionH relativeFrom="column">
                <wp:posOffset>905574</wp:posOffset>
              </wp:positionH>
              <wp:positionV relativeFrom="paragraph">
                <wp:posOffset>1109571</wp:posOffset>
              </wp:positionV>
              <wp:extent cx="271780" cy="263525"/>
              <wp:effectExtent l="0" t="0" r="762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27872" behindDoc="0" locked="0" layoutInCell="1" allowOverlap="1" wp14:anchorId="56DCD35E" wp14:editId="68E11F2B">
              <wp:simplePos x="0" y="0"/>
              <wp:positionH relativeFrom="column">
                <wp:posOffset>521238</wp:posOffset>
              </wp:positionH>
              <wp:positionV relativeFrom="paragraph">
                <wp:posOffset>1515530</wp:posOffset>
              </wp:positionV>
              <wp:extent cx="271780" cy="263525"/>
              <wp:effectExtent l="0" t="0" r="762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25824" behindDoc="0" locked="0" layoutInCell="1" allowOverlap="1" wp14:anchorId="7FF52B04" wp14:editId="2806DFB6">
              <wp:simplePos x="0" y="0"/>
              <wp:positionH relativeFrom="column">
                <wp:posOffset>2089699</wp:posOffset>
              </wp:positionH>
              <wp:positionV relativeFrom="paragraph">
                <wp:posOffset>766552</wp:posOffset>
              </wp:positionV>
              <wp:extent cx="271780" cy="263525"/>
              <wp:effectExtent l="0" t="0" r="762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23776" behindDoc="0" locked="0" layoutInCell="1" allowOverlap="1" wp14:anchorId="1807BAF4" wp14:editId="174B2A65">
              <wp:simplePos x="0" y="0"/>
              <wp:positionH relativeFrom="column">
                <wp:posOffset>4533265</wp:posOffset>
              </wp:positionH>
              <wp:positionV relativeFrom="paragraph">
                <wp:posOffset>226695</wp:posOffset>
              </wp:positionV>
              <wp:extent cx="271780" cy="263525"/>
              <wp:effectExtent l="0" t="0" r="762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30111E">
        <w:rPr>
          <w:szCs w:val="20"/>
        </w:rPr>
        <w:t xml:space="preserve">With the use of atomic absorption spectroscopy, concentrations of potentially harmful chemicals can be detected, particularly the presence of heavy metals in the environment, preventing harm from happening on a more widespread scale. AAS uses the process of absorption spectroscopy in order to work out the amount of energy a certain element absorbs, which helps identify the amount of an element is present, represented on a calibration curve. </w:t>
      </w:r>
      <w:r w:rsidR="004A03F6">
        <w:rPr>
          <w:szCs w:val="20"/>
        </w:rPr>
        <w:t xml:space="preserve">Electron configurations of elements determine the quantity of energy absorbed, unique to each element, thereby helping us to identify each substance. Without analysing the presence of heavy metals in the environment extensive damage could occur in many aspects of life, as </w:t>
      </w:r>
      <w:r w:rsidR="006E42D1">
        <w:rPr>
          <w:szCs w:val="20"/>
        </w:rPr>
        <w:t>was seen earlier in our history.</w:t>
      </w:r>
      <w:r w:rsidR="004A03F6">
        <w:rPr>
          <w:szCs w:val="20"/>
        </w:rPr>
        <w:t xml:space="preserve"> </w:t>
      </w:r>
      <w:r w:rsidR="006E42D1">
        <w:rPr>
          <w:szCs w:val="20"/>
        </w:rPr>
        <w:t>W</w:t>
      </w:r>
      <w:r w:rsidR="004A03F6">
        <w:rPr>
          <w:szCs w:val="20"/>
        </w:rPr>
        <w:t xml:space="preserve">ith the development of AAS, </w:t>
      </w:r>
      <w:r w:rsidR="006E42D1">
        <w:rPr>
          <w:szCs w:val="20"/>
        </w:rPr>
        <w:t>extensive</w:t>
      </w:r>
      <w:r w:rsidR="004A03F6">
        <w:rPr>
          <w:szCs w:val="20"/>
        </w:rPr>
        <w:t xml:space="preserve"> damage</w:t>
      </w:r>
      <w:r w:rsidR="006E42D1">
        <w:rPr>
          <w:szCs w:val="20"/>
        </w:rPr>
        <w:t xml:space="preserve"> is becoming more preventable</w:t>
      </w:r>
      <w:r w:rsidR="004A03F6">
        <w:rPr>
          <w:szCs w:val="20"/>
        </w:rPr>
        <w:t xml:space="preserve"> </w:t>
      </w:r>
      <w:r w:rsidR="006E42D1">
        <w:rPr>
          <w:szCs w:val="20"/>
        </w:rPr>
        <w:t xml:space="preserve">thanks to the advanced technology </w:t>
      </w:r>
      <w:commentRangeStart w:id="25"/>
      <w:r w:rsidR="006E42D1">
        <w:rPr>
          <w:szCs w:val="20"/>
        </w:rPr>
        <w:t xml:space="preserve">we </w:t>
      </w:r>
      <w:commentRangeEnd w:id="25"/>
      <w:r>
        <w:rPr>
          <w:rStyle w:val="CommentReference"/>
          <w:rFonts w:asciiTheme="minorHAnsi" w:hAnsiTheme="minorHAnsi" w:cstheme="minorBidi"/>
        </w:rPr>
        <w:commentReference w:id="25"/>
      </w:r>
      <w:r w:rsidR="006E42D1">
        <w:rPr>
          <w:szCs w:val="20"/>
        </w:rPr>
        <w:t>now have.</w:t>
      </w:r>
    </w:p>
    <w:p w14:paraId="35DE75AA" w14:textId="2B477378" w:rsidR="00E555AB" w:rsidRDefault="003023ED" w:rsidP="00FB62D0">
      <w:pPr>
        <w:pStyle w:val="NormalWeb"/>
        <w:jc w:val="both"/>
        <w:rPr>
          <w:b/>
          <w:sz w:val="28"/>
          <w:szCs w:val="20"/>
        </w:rPr>
      </w:pPr>
      <w:ins w:id="26" w:author="Hayden McKenna" w:date="2015-03-26T20:02:00Z">
        <w:r w:rsidRPr="00DC7CA0">
          <w:rPr>
            <w:noProof/>
            <w:lang w:val="en-US"/>
          </w:rPr>
          <w:drawing>
            <wp:anchor distT="0" distB="0" distL="114300" distR="114300" simplePos="0" relativeHeight="251734016" behindDoc="0" locked="0" layoutInCell="1" allowOverlap="1" wp14:anchorId="0147C83E" wp14:editId="0E7C7C31">
              <wp:simplePos x="0" y="0"/>
              <wp:positionH relativeFrom="column">
                <wp:posOffset>1116965</wp:posOffset>
              </wp:positionH>
              <wp:positionV relativeFrom="paragraph">
                <wp:posOffset>66675</wp:posOffset>
              </wp:positionV>
              <wp:extent cx="271780" cy="263525"/>
              <wp:effectExtent l="0" t="0" r="762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4414F72C" w14:textId="77777777" w:rsidR="00BB06AA" w:rsidRPr="00FE2AED" w:rsidRDefault="00BB06AA" w:rsidP="00FB62D0">
      <w:pPr>
        <w:pStyle w:val="NormalWeb"/>
        <w:jc w:val="both"/>
        <w:rPr>
          <w:szCs w:val="20"/>
        </w:rPr>
      </w:pPr>
      <w:commentRangeStart w:id="27"/>
      <w:r>
        <w:rPr>
          <w:b/>
          <w:sz w:val="28"/>
          <w:szCs w:val="20"/>
        </w:rPr>
        <w:t>REFERENCES</w:t>
      </w:r>
      <w:commentRangeEnd w:id="27"/>
      <w:r w:rsidR="009D4B0F">
        <w:rPr>
          <w:rStyle w:val="CommentReference"/>
          <w:rFonts w:asciiTheme="minorHAnsi" w:hAnsiTheme="minorHAnsi" w:cstheme="minorBidi"/>
        </w:rPr>
        <w:commentReference w:id="27"/>
      </w:r>
    </w:p>
    <w:p w14:paraId="735B2926" w14:textId="1B8D6324" w:rsidR="00BB06AA" w:rsidRPr="004F3AA5" w:rsidRDefault="00BB06AA" w:rsidP="00163DC2">
      <w:pPr>
        <w:widowControl w:val="0"/>
        <w:autoSpaceDE w:val="0"/>
        <w:autoSpaceDN w:val="0"/>
        <w:adjustRightInd w:val="0"/>
        <w:spacing w:after="200" w:line="360" w:lineRule="auto"/>
        <w:jc w:val="both"/>
        <w:rPr>
          <w:rFonts w:cs="Helvetica"/>
          <w:lang w:val="en-US"/>
        </w:rPr>
      </w:pPr>
      <w:commentRangeStart w:id="28"/>
      <w:r w:rsidRPr="004F3AA5">
        <w:rPr>
          <w:rFonts w:cs="Helvetica"/>
          <w:lang w:val="en-US"/>
        </w:rPr>
        <w:t>Chemtech.org</w:t>
      </w:r>
      <w:r w:rsidR="0030111E" w:rsidRPr="004F3AA5">
        <w:rPr>
          <w:rFonts w:cs="Helvetica"/>
          <w:lang w:val="en-US"/>
        </w:rPr>
        <w:t>,</w:t>
      </w:r>
      <w:r w:rsidRPr="004F3AA5">
        <w:rPr>
          <w:rFonts w:cs="Helvetica"/>
          <w:lang w:val="en-US"/>
        </w:rPr>
        <w:t xml:space="preserve"> (2015). </w:t>
      </w:r>
      <w:r w:rsidRPr="004F3AA5">
        <w:rPr>
          <w:rFonts w:cs="Helvetica"/>
          <w:i/>
          <w:iCs/>
          <w:lang w:val="en-US"/>
        </w:rPr>
        <w:t>CHT 212 - atomic absorption</w:t>
      </w:r>
      <w:r w:rsidRPr="004F3AA5">
        <w:rPr>
          <w:rFonts w:cs="Helvetica"/>
          <w:lang w:val="en-US"/>
        </w:rPr>
        <w:t>. Retrieved 21 March 2015, from http://chemtech.org/cn/ctec2431/2431-7.htm</w:t>
      </w:r>
      <w:commentRangeEnd w:id="28"/>
      <w:r w:rsidR="00243A0E">
        <w:rPr>
          <w:rStyle w:val="CommentReference"/>
        </w:rPr>
        <w:commentReference w:id="28"/>
      </w:r>
    </w:p>
    <w:p w14:paraId="0B4692AA" w14:textId="77777777" w:rsidR="00BB06AA" w:rsidRPr="004F3AA5" w:rsidRDefault="00BB06AA" w:rsidP="00163DC2">
      <w:pPr>
        <w:widowControl w:val="0"/>
        <w:autoSpaceDE w:val="0"/>
        <w:autoSpaceDN w:val="0"/>
        <w:adjustRightInd w:val="0"/>
        <w:spacing w:after="200" w:line="360" w:lineRule="auto"/>
        <w:ind w:left="500" w:hanging="500"/>
        <w:jc w:val="both"/>
        <w:rPr>
          <w:rFonts w:cs="Helvetica"/>
          <w:lang w:val="en-US"/>
        </w:rPr>
      </w:pPr>
      <w:commentRangeStart w:id="29"/>
      <w:r w:rsidRPr="004F3AA5">
        <w:rPr>
          <w:rFonts w:cs="Helvetica"/>
          <w:lang w:val="en-US"/>
        </w:rPr>
        <w:t xml:space="preserve">Garcia, R., &amp; Baez, A. (2012). </w:t>
      </w:r>
      <w:r w:rsidRPr="004F3AA5">
        <w:rPr>
          <w:rFonts w:cs="Helvetica"/>
          <w:i/>
          <w:iCs/>
          <w:lang w:val="en-US"/>
        </w:rPr>
        <w:t>Atomic Absorption Spectrometry (AAS)</w:t>
      </w:r>
      <w:r w:rsidRPr="004F3AA5">
        <w:rPr>
          <w:rFonts w:cs="Helvetica"/>
          <w:lang w:val="en-US"/>
        </w:rPr>
        <w:t xml:space="preserve"> (1st ed.). Ciudad Universitaria, Mexico City: InTech. Retrieved from http://cdn.intechopen.com/pdfs-wm/26275.pdf</w:t>
      </w:r>
      <w:commentRangeEnd w:id="29"/>
      <w:r w:rsidR="00243A0E">
        <w:rPr>
          <w:rStyle w:val="CommentReference"/>
        </w:rPr>
        <w:commentReference w:id="29"/>
      </w:r>
    </w:p>
    <w:p w14:paraId="2D7540FA" w14:textId="77777777" w:rsidR="00BB06AA" w:rsidRPr="004F3AA5" w:rsidRDefault="00BB06AA" w:rsidP="00163DC2">
      <w:pPr>
        <w:widowControl w:val="0"/>
        <w:autoSpaceDE w:val="0"/>
        <w:autoSpaceDN w:val="0"/>
        <w:adjustRightInd w:val="0"/>
        <w:spacing w:after="200" w:line="360" w:lineRule="auto"/>
        <w:ind w:left="500" w:hanging="500"/>
        <w:jc w:val="both"/>
        <w:rPr>
          <w:rFonts w:cs="Helvetica"/>
          <w:lang w:val="en-US"/>
        </w:rPr>
      </w:pPr>
      <w:commentRangeStart w:id="30"/>
      <w:r w:rsidRPr="004F3AA5">
        <w:rPr>
          <w:rFonts w:cs="Helvetica"/>
          <w:lang w:val="en-US"/>
        </w:rPr>
        <w:t>Iorodeo.com</w:t>
      </w:r>
      <w:proofErr w:type="gramStart"/>
      <w:r w:rsidRPr="004F3AA5">
        <w:rPr>
          <w:rFonts w:cs="Helvetica"/>
          <w:lang w:val="en-US"/>
        </w:rPr>
        <w:t>,.</w:t>
      </w:r>
      <w:proofErr w:type="gramEnd"/>
      <w:r w:rsidRPr="004F3AA5">
        <w:rPr>
          <w:rFonts w:cs="Helvetica"/>
          <w:lang w:val="en-US"/>
        </w:rPr>
        <w:t xml:space="preserve"> (2012). </w:t>
      </w:r>
      <w:r w:rsidRPr="004F3AA5">
        <w:rPr>
          <w:rFonts w:cs="Helvetica"/>
          <w:i/>
          <w:iCs/>
          <w:lang w:val="en-US"/>
        </w:rPr>
        <w:t>Calibration curve | IO Rodeo Inc.</w:t>
      </w:r>
      <w:r w:rsidRPr="004F3AA5">
        <w:rPr>
          <w:rFonts w:cs="Helvetica"/>
          <w:lang w:val="en-US"/>
        </w:rPr>
        <w:t xml:space="preserve">. </w:t>
      </w:r>
      <w:commentRangeEnd w:id="30"/>
      <w:r w:rsidR="00243A0E">
        <w:rPr>
          <w:rStyle w:val="CommentReference"/>
        </w:rPr>
        <w:commentReference w:id="30"/>
      </w:r>
      <w:r w:rsidRPr="004F3AA5">
        <w:rPr>
          <w:rFonts w:cs="Helvetica"/>
          <w:lang w:val="en-US"/>
        </w:rPr>
        <w:t>Retrieved 21 March 2015, from http://www.iorodeo.com/content/calibration-curve</w:t>
      </w:r>
    </w:p>
    <w:p w14:paraId="696CE8CD" w14:textId="4EB86C03" w:rsidR="002B010F" w:rsidRDefault="00BB06AA" w:rsidP="00163DC2">
      <w:pPr>
        <w:widowControl w:val="0"/>
        <w:autoSpaceDE w:val="0"/>
        <w:autoSpaceDN w:val="0"/>
        <w:adjustRightInd w:val="0"/>
        <w:spacing w:after="200" w:line="360" w:lineRule="auto"/>
        <w:ind w:left="500" w:hanging="500"/>
        <w:jc w:val="both"/>
        <w:rPr>
          <w:rFonts w:cs="Helvetica"/>
          <w:lang w:val="en-US"/>
        </w:rPr>
      </w:pPr>
      <w:proofErr w:type="gramStart"/>
      <w:r w:rsidRPr="004F3AA5">
        <w:rPr>
          <w:rFonts w:cs="Helvetica"/>
          <w:lang w:val="en-US"/>
        </w:rPr>
        <w:t>Smith, D., Davis, A., Disney, A., Hayes, V., &amp; Whan, R. (</w:t>
      </w:r>
      <w:commentRangeStart w:id="31"/>
      <w:r w:rsidRPr="004F3AA5">
        <w:rPr>
          <w:rFonts w:cs="Helvetica"/>
          <w:lang w:val="en-US"/>
        </w:rPr>
        <w:t>2015</w:t>
      </w:r>
      <w:commentRangeEnd w:id="31"/>
      <w:r w:rsidR="00243A0E">
        <w:rPr>
          <w:rStyle w:val="CommentReference"/>
        </w:rPr>
        <w:commentReference w:id="31"/>
      </w:r>
      <w:r w:rsidRPr="004F3AA5">
        <w:rPr>
          <w:rFonts w:cs="Helvetica"/>
          <w:lang w:val="en-US"/>
        </w:rPr>
        <w:t>).</w:t>
      </w:r>
      <w:proofErr w:type="gramEnd"/>
      <w:r w:rsidRPr="004F3AA5">
        <w:rPr>
          <w:rFonts w:cs="Helvetica"/>
          <w:lang w:val="en-US"/>
        </w:rPr>
        <w:t xml:space="preserve"> </w:t>
      </w:r>
      <w:r w:rsidRPr="004F3AA5">
        <w:rPr>
          <w:rFonts w:cs="Helvetica"/>
          <w:i/>
          <w:iCs/>
          <w:lang w:val="en-US"/>
        </w:rPr>
        <w:t>Nelson Chemistry Units 1 &amp; 2 For the Australian Curriculum</w:t>
      </w:r>
      <w:r w:rsidRPr="004F3AA5">
        <w:rPr>
          <w:rFonts w:cs="Helvetica"/>
          <w:lang w:val="en-US"/>
        </w:rPr>
        <w:t xml:space="preserve"> (pp. 127-130). Melbourne, Victoria: Cengage Learning.</w:t>
      </w:r>
    </w:p>
    <w:p w14:paraId="1EB04DC1" w14:textId="63E882A8" w:rsidR="00163DC2" w:rsidRPr="00163DC2" w:rsidRDefault="009D4B0F" w:rsidP="00163DC2">
      <w:pPr>
        <w:jc w:val="both"/>
      </w:pPr>
      <w:ins w:id="32" w:author="Hayden McKenna" w:date="2015-03-26T20:02:00Z">
        <w:r w:rsidRPr="00DC7CA0">
          <w:rPr>
            <w:noProof/>
            <w:lang w:val="en-US"/>
          </w:rPr>
          <w:drawing>
            <wp:anchor distT="0" distB="0" distL="114300" distR="114300" simplePos="0" relativeHeight="251736064" behindDoc="0" locked="0" layoutInCell="1" allowOverlap="1" wp14:anchorId="012C3175" wp14:editId="69E9406B">
              <wp:simplePos x="0" y="0"/>
              <wp:positionH relativeFrom="column">
                <wp:posOffset>4942205</wp:posOffset>
              </wp:positionH>
              <wp:positionV relativeFrom="paragraph">
                <wp:posOffset>706120</wp:posOffset>
              </wp:positionV>
              <wp:extent cx="271780" cy="263525"/>
              <wp:effectExtent l="0" t="0" r="762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proofErr w:type="spellStart"/>
      <w:r w:rsidR="00163DC2" w:rsidRPr="00163DC2">
        <w:t>Srikanth</w:t>
      </w:r>
      <w:proofErr w:type="spellEnd"/>
      <w:r w:rsidR="00163DC2" w:rsidRPr="00163DC2">
        <w:t xml:space="preserve">, P., Somasekhar, A., Kanthi, G., &amp; Raghu Babu, K. (2013). </w:t>
      </w:r>
      <w:proofErr w:type="gramStart"/>
      <w:r w:rsidR="00163DC2" w:rsidRPr="00163DC2">
        <w:t>Analysis of Heavy Metals by Using Atomic Absorption Spectro-scopy from the Samples taken around Visakhapatnam.</w:t>
      </w:r>
      <w:proofErr w:type="gramEnd"/>
      <w:r w:rsidR="00163DC2" w:rsidRPr="00163DC2">
        <w:t xml:space="preserve"> </w:t>
      </w:r>
      <w:proofErr w:type="gramStart"/>
      <w:r w:rsidR="00163DC2" w:rsidRPr="00163DC2">
        <w:rPr>
          <w:i/>
          <w:iCs/>
        </w:rPr>
        <w:t>International Journal Of Environmental Ecology, Family And Urban Studies (IJEEFUS)</w:t>
      </w:r>
      <w:r w:rsidR="00163DC2" w:rsidRPr="00163DC2">
        <w:t xml:space="preserve">, </w:t>
      </w:r>
      <w:r w:rsidR="00163DC2" w:rsidRPr="00163DC2">
        <w:rPr>
          <w:i/>
          <w:iCs/>
        </w:rPr>
        <w:t>3</w:t>
      </w:r>
      <w:r w:rsidR="00163DC2" w:rsidRPr="00163DC2">
        <w:t>(1), 127-132.</w:t>
      </w:r>
      <w:proofErr w:type="gramEnd"/>
      <w:r w:rsidR="00163DC2" w:rsidRPr="00163DC2">
        <w:t xml:space="preserve"> Retrieved from http://www.tjprc.org/download.php?fname...13.Analysis%20of%20.full.pdf</w:t>
      </w:r>
    </w:p>
    <w:p w14:paraId="238FBE5F" w14:textId="2385ED2C" w:rsidR="004F3AA5" w:rsidRDefault="004F3AA5" w:rsidP="00163DC2">
      <w:pPr>
        <w:jc w:val="both"/>
        <w:rPr>
          <w:rFonts w:cs="Helvetica"/>
          <w:lang w:val="en-US"/>
        </w:rPr>
      </w:pPr>
    </w:p>
    <w:p w14:paraId="122BE122" w14:textId="19991384" w:rsidR="007371A4" w:rsidRPr="004F3AA5" w:rsidRDefault="007371A4" w:rsidP="00163DC2">
      <w:pPr>
        <w:jc w:val="both"/>
      </w:pPr>
      <w:commentRangeStart w:id="33"/>
      <w:r w:rsidRPr="004F3AA5">
        <w:t>TreeHugger</w:t>
      </w:r>
      <w:r w:rsidR="006E42D1" w:rsidRPr="004F3AA5">
        <w:t>,</w:t>
      </w:r>
      <w:r w:rsidRPr="004F3AA5">
        <w:t xml:space="preserve"> (2015).</w:t>
      </w:r>
      <w:commentRangeEnd w:id="33"/>
      <w:r w:rsidR="009D4B0F">
        <w:rPr>
          <w:rStyle w:val="CommentReference"/>
        </w:rPr>
        <w:commentReference w:id="33"/>
      </w:r>
      <w:r w:rsidRPr="004F3AA5">
        <w:t xml:space="preserve"> </w:t>
      </w:r>
      <w:r w:rsidRPr="004F3AA5">
        <w:rPr>
          <w:i/>
          <w:iCs/>
        </w:rPr>
        <w:t>Organic Agriculture Wrongly Accused As Prominent Cause Of Heavy Metal Accumulation In Soil</w:t>
      </w:r>
      <w:r w:rsidRPr="004F3AA5">
        <w:t>. Retrieved 21 March 2015, from http://www.treehugger.com/green-food/organic-agriculture-wrongly-accused-as-prominent-cause-of-heavy-metal-accumulation-in-soil.html</w:t>
      </w:r>
    </w:p>
    <w:p w14:paraId="1BB81A6B" w14:textId="77777777" w:rsidR="004A46DC" w:rsidRDefault="004A46DC" w:rsidP="00163DC2">
      <w:pPr>
        <w:jc w:val="both"/>
      </w:pPr>
    </w:p>
    <w:p w14:paraId="30F1FE60" w14:textId="163F1878" w:rsidR="004F3AA5" w:rsidRPr="004F3AA5" w:rsidRDefault="00E144B2" w:rsidP="00163DC2">
      <w:pPr>
        <w:jc w:val="both"/>
      </w:pPr>
      <w:ins w:id="34" w:author="Hayden McKenna" w:date="2015-03-26T20:02:00Z">
        <w:r w:rsidRPr="00DC7CA0">
          <w:rPr>
            <w:noProof/>
            <w:lang w:val="en-US"/>
          </w:rPr>
          <w:drawing>
            <wp:anchor distT="0" distB="0" distL="114300" distR="114300" simplePos="0" relativeHeight="251738112" behindDoc="0" locked="0" layoutInCell="1" allowOverlap="1" wp14:anchorId="17874C8C" wp14:editId="0D9A75D5">
              <wp:simplePos x="0" y="0"/>
              <wp:positionH relativeFrom="column">
                <wp:posOffset>3559810</wp:posOffset>
              </wp:positionH>
              <wp:positionV relativeFrom="paragraph">
                <wp:posOffset>233680</wp:posOffset>
              </wp:positionV>
              <wp:extent cx="271780" cy="263525"/>
              <wp:effectExtent l="0" t="0" r="762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4F3AA5" w:rsidRPr="004F3AA5">
        <w:rPr>
          <w:rFonts w:cs="Helvetica"/>
          <w:lang w:val="en-US"/>
        </w:rPr>
        <w:t>Wikipedia</w:t>
      </w:r>
      <w:proofErr w:type="gramStart"/>
      <w:r w:rsidR="004F3AA5" w:rsidRPr="004F3AA5">
        <w:rPr>
          <w:rFonts w:cs="Helvetica"/>
          <w:lang w:val="en-US"/>
        </w:rPr>
        <w:t>,.</w:t>
      </w:r>
      <w:proofErr w:type="gramEnd"/>
      <w:r w:rsidR="004F3AA5" w:rsidRPr="004F3AA5">
        <w:rPr>
          <w:rFonts w:cs="Helvetica"/>
          <w:lang w:val="en-US"/>
        </w:rPr>
        <w:t xml:space="preserve"> (2015). </w:t>
      </w:r>
      <w:r w:rsidR="004F3AA5" w:rsidRPr="004F3AA5">
        <w:rPr>
          <w:rFonts w:cs="Helvetica"/>
          <w:i/>
          <w:iCs/>
          <w:lang w:val="en-US"/>
        </w:rPr>
        <w:t>Heavy metal (chemistry)</w:t>
      </w:r>
      <w:r w:rsidR="004F3AA5" w:rsidRPr="004F3AA5">
        <w:rPr>
          <w:rFonts w:cs="Helvetica"/>
          <w:lang w:val="en-US"/>
        </w:rPr>
        <w:t>. Retrieved 21 March 2015, from http://en.wikipedia.org/wiki/Heavy_metal_(chemistry)</w:t>
      </w:r>
    </w:p>
    <w:p w14:paraId="2676A704" w14:textId="5E944F29" w:rsidR="00E144B2" w:rsidRDefault="00E144B2">
      <w:r>
        <w:br w:type="page"/>
      </w:r>
    </w:p>
    <w:p w14:paraId="7922D5F1" w14:textId="77777777" w:rsidR="00E144B2" w:rsidRDefault="00E144B2" w:rsidP="00E144B2">
      <w:pPr>
        <w:pStyle w:val="NormalWeb"/>
        <w:jc w:val="both"/>
        <w:rPr>
          <w:b/>
          <w:color w:val="FF0000"/>
          <w:sz w:val="28"/>
          <w:szCs w:val="20"/>
        </w:rPr>
      </w:pPr>
      <w:r w:rsidRPr="00E144B2">
        <w:rPr>
          <w:b/>
          <w:color w:val="FF0000"/>
          <w:sz w:val="28"/>
          <w:szCs w:val="20"/>
        </w:rPr>
        <w:t>REFERENCES</w:t>
      </w:r>
    </w:p>
    <w:p w14:paraId="4DCFB690" w14:textId="77777777" w:rsidR="00E144B2" w:rsidRPr="00E144B2" w:rsidRDefault="00E144B2" w:rsidP="00E144B2">
      <w:pPr>
        <w:pStyle w:val="NormalWeb"/>
        <w:jc w:val="both"/>
        <w:rPr>
          <w:color w:val="FF0000"/>
          <w:szCs w:val="20"/>
        </w:rPr>
      </w:pPr>
    </w:p>
    <w:p w14:paraId="7FC0CAAC" w14:textId="77777777" w:rsidR="00E144B2" w:rsidRPr="00E144B2" w:rsidRDefault="00E144B2" w:rsidP="00E144B2">
      <w:pPr>
        <w:widowControl w:val="0"/>
        <w:autoSpaceDE w:val="0"/>
        <w:autoSpaceDN w:val="0"/>
        <w:adjustRightInd w:val="0"/>
        <w:ind w:left="426" w:hanging="426"/>
        <w:rPr>
          <w:rFonts w:ascii="Cambria" w:hAnsi="Cambria" w:cs="Helvetica"/>
          <w:color w:val="FF0000"/>
          <w:sz w:val="22"/>
          <w:szCs w:val="22"/>
          <w:lang w:val="en-US"/>
        </w:rPr>
      </w:pPr>
      <w:r w:rsidRPr="00E144B2">
        <w:rPr>
          <w:rFonts w:ascii="Cambria" w:eastAsia="Times New Roman" w:hAnsi="Cambria" w:cs="Times New Roman"/>
          <w:color w:val="FF0000"/>
          <w:sz w:val="22"/>
          <w:szCs w:val="22"/>
        </w:rPr>
        <w:t xml:space="preserve">Chemical Technology. </w:t>
      </w:r>
      <w:proofErr w:type="gramStart"/>
      <w:r w:rsidRPr="00E144B2">
        <w:rPr>
          <w:rFonts w:ascii="Cambria" w:eastAsia="Times New Roman" w:hAnsi="Cambria" w:cs="Times New Roman"/>
          <w:i/>
          <w:iCs/>
          <w:color w:val="FF0000"/>
          <w:sz w:val="22"/>
          <w:szCs w:val="22"/>
        </w:rPr>
        <w:t>Introduction to atomic absorption spectrophotometry</w:t>
      </w:r>
      <w:r w:rsidRPr="00E144B2">
        <w:rPr>
          <w:rFonts w:ascii="Cambria" w:eastAsia="Times New Roman" w:hAnsi="Cambria" w:cs="Times New Roman"/>
          <w:color w:val="FF0000"/>
          <w:sz w:val="22"/>
          <w:szCs w:val="22"/>
        </w:rPr>
        <w:t>.</w:t>
      </w:r>
      <w:proofErr w:type="gramEnd"/>
      <w:r w:rsidRPr="00E144B2">
        <w:rPr>
          <w:rFonts w:ascii="Cambria" w:eastAsia="Times New Roman" w:hAnsi="Cambria" w:cs="Times New Roman"/>
          <w:color w:val="FF0000"/>
          <w:sz w:val="22"/>
          <w:szCs w:val="22"/>
        </w:rPr>
        <w:t xml:space="preserve"> Retrieved 21 March 2015, from http://chemtech.org/cn/ctec2431/2431-7.htm</w:t>
      </w:r>
      <w:r w:rsidRPr="00E144B2">
        <w:rPr>
          <w:rFonts w:ascii="Cambria" w:hAnsi="Cambria" w:cs="Helvetica"/>
          <w:color w:val="FF0000"/>
          <w:sz w:val="22"/>
          <w:szCs w:val="22"/>
          <w:lang w:val="en-US"/>
        </w:rPr>
        <w:t xml:space="preserve"> </w:t>
      </w:r>
    </w:p>
    <w:p w14:paraId="0FDA5F73" w14:textId="77777777" w:rsidR="00E144B2" w:rsidRPr="00E144B2" w:rsidRDefault="00E144B2" w:rsidP="00E144B2">
      <w:pPr>
        <w:widowControl w:val="0"/>
        <w:autoSpaceDE w:val="0"/>
        <w:autoSpaceDN w:val="0"/>
        <w:adjustRightInd w:val="0"/>
        <w:ind w:left="426" w:hanging="426"/>
        <w:rPr>
          <w:rFonts w:ascii="Cambria" w:hAnsi="Cambria" w:cs="Helvetica"/>
          <w:color w:val="FF0000"/>
          <w:sz w:val="22"/>
          <w:szCs w:val="22"/>
          <w:lang w:val="en-US"/>
        </w:rPr>
      </w:pPr>
    </w:p>
    <w:p w14:paraId="37BB66A2" w14:textId="2C4FD81C" w:rsidR="00E144B2" w:rsidRPr="00E144B2" w:rsidRDefault="00E144B2" w:rsidP="00E144B2">
      <w:pPr>
        <w:widowControl w:val="0"/>
        <w:autoSpaceDE w:val="0"/>
        <w:autoSpaceDN w:val="0"/>
        <w:adjustRightInd w:val="0"/>
        <w:ind w:left="426" w:hanging="426"/>
        <w:rPr>
          <w:rFonts w:ascii="Cambria" w:eastAsia="Times New Roman" w:hAnsi="Cambria" w:cs="Times New Roman"/>
          <w:color w:val="FF0000"/>
          <w:sz w:val="22"/>
          <w:szCs w:val="22"/>
        </w:rPr>
      </w:pPr>
      <w:proofErr w:type="spellStart"/>
      <w:r w:rsidRPr="00E144B2">
        <w:rPr>
          <w:rFonts w:ascii="Cambria" w:eastAsia="Times New Roman" w:hAnsi="Cambria" w:cs="Times New Roman"/>
          <w:color w:val="FF0000"/>
          <w:sz w:val="22"/>
          <w:szCs w:val="22"/>
        </w:rPr>
        <w:t>García</w:t>
      </w:r>
      <w:proofErr w:type="spellEnd"/>
      <w:r w:rsidRPr="00E144B2">
        <w:rPr>
          <w:rFonts w:ascii="Cambria" w:eastAsia="Times New Roman" w:hAnsi="Cambria" w:cs="Times New Roman"/>
          <w:color w:val="FF0000"/>
          <w:sz w:val="22"/>
          <w:szCs w:val="22"/>
        </w:rPr>
        <w:t xml:space="preserve">, R., &amp; </w:t>
      </w:r>
      <w:proofErr w:type="spellStart"/>
      <w:r w:rsidRPr="00E144B2">
        <w:rPr>
          <w:rFonts w:ascii="Cambria" w:eastAsia="Times New Roman" w:hAnsi="Cambria" w:cs="Times New Roman"/>
          <w:color w:val="FF0000"/>
          <w:sz w:val="22"/>
          <w:szCs w:val="22"/>
        </w:rPr>
        <w:t>Báez</w:t>
      </w:r>
      <w:proofErr w:type="spellEnd"/>
      <w:r w:rsidRPr="00E144B2">
        <w:rPr>
          <w:rFonts w:ascii="Cambria" w:eastAsia="Times New Roman" w:hAnsi="Cambria" w:cs="Times New Roman"/>
          <w:color w:val="FF0000"/>
          <w:sz w:val="22"/>
          <w:szCs w:val="22"/>
        </w:rPr>
        <w:t xml:space="preserve">, A. (2012). </w:t>
      </w:r>
      <w:proofErr w:type="gramStart"/>
      <w:r w:rsidRPr="00E144B2">
        <w:rPr>
          <w:rFonts w:ascii="Cambria" w:eastAsia="Times New Roman" w:hAnsi="Cambria" w:cs="Times New Roman"/>
          <w:color w:val="FF0000"/>
          <w:sz w:val="22"/>
          <w:szCs w:val="22"/>
        </w:rPr>
        <w:t>Atomic absorption spectrometry (AAS).</w:t>
      </w:r>
      <w:proofErr w:type="gramEnd"/>
      <w:r w:rsidRPr="00E144B2">
        <w:rPr>
          <w:rFonts w:ascii="Cambria" w:eastAsia="Times New Roman" w:hAnsi="Cambria" w:cs="Times New Roman"/>
          <w:color w:val="FF0000"/>
          <w:sz w:val="22"/>
          <w:szCs w:val="22"/>
        </w:rPr>
        <w:t xml:space="preserve"> In M. </w:t>
      </w:r>
      <w:proofErr w:type="spellStart"/>
      <w:r w:rsidRPr="00E144B2">
        <w:rPr>
          <w:rFonts w:ascii="Cambria" w:eastAsia="Times New Roman" w:hAnsi="Cambria" w:cs="Times New Roman"/>
          <w:color w:val="FF0000"/>
          <w:sz w:val="22"/>
          <w:szCs w:val="22"/>
        </w:rPr>
        <w:t>Farrukh</w:t>
      </w:r>
      <w:proofErr w:type="spellEnd"/>
      <w:r w:rsidRPr="00E144B2">
        <w:rPr>
          <w:rFonts w:ascii="Cambria" w:eastAsia="Times New Roman" w:hAnsi="Cambria" w:cs="Times New Roman"/>
          <w:color w:val="FF0000"/>
          <w:sz w:val="22"/>
          <w:szCs w:val="22"/>
        </w:rPr>
        <w:t xml:space="preserve">, </w:t>
      </w:r>
      <w:r w:rsidRPr="00E144B2">
        <w:rPr>
          <w:rFonts w:ascii="Cambria" w:eastAsia="Times New Roman" w:hAnsi="Cambria" w:cs="Times New Roman"/>
          <w:i/>
          <w:iCs/>
          <w:color w:val="FF0000"/>
          <w:sz w:val="22"/>
          <w:szCs w:val="22"/>
        </w:rPr>
        <w:t>Atomic Absorption Spectroscopy</w:t>
      </w:r>
      <w:r w:rsidRPr="00E144B2">
        <w:rPr>
          <w:rFonts w:ascii="Cambria" w:eastAsia="Times New Roman" w:hAnsi="Cambria" w:cs="Times New Roman"/>
          <w:color w:val="FF0000"/>
          <w:sz w:val="22"/>
          <w:szCs w:val="22"/>
        </w:rPr>
        <w:t xml:space="preserve"> (1st ed., pp. 1-12). </w:t>
      </w:r>
      <w:proofErr w:type="spellStart"/>
      <w:r w:rsidRPr="00E144B2">
        <w:rPr>
          <w:rFonts w:ascii="Cambria" w:eastAsia="Times New Roman" w:hAnsi="Cambria" w:cs="Times New Roman"/>
          <w:color w:val="FF0000"/>
          <w:sz w:val="22"/>
          <w:szCs w:val="22"/>
        </w:rPr>
        <w:t>InTech</w:t>
      </w:r>
      <w:proofErr w:type="spellEnd"/>
      <w:r w:rsidRPr="00E144B2">
        <w:rPr>
          <w:rFonts w:ascii="Cambria" w:eastAsia="Times New Roman" w:hAnsi="Cambria" w:cs="Times New Roman"/>
          <w:color w:val="FF0000"/>
          <w:sz w:val="22"/>
          <w:szCs w:val="22"/>
        </w:rPr>
        <w:t>. Retrieved from http://cdn.intechopen.com/pdfs-wm/26275.pdf</w:t>
      </w:r>
    </w:p>
    <w:p w14:paraId="2D515674" w14:textId="77777777" w:rsidR="00E144B2" w:rsidRPr="00E144B2" w:rsidRDefault="00E144B2" w:rsidP="00E144B2">
      <w:pPr>
        <w:widowControl w:val="0"/>
        <w:autoSpaceDE w:val="0"/>
        <w:autoSpaceDN w:val="0"/>
        <w:adjustRightInd w:val="0"/>
        <w:ind w:left="426" w:hanging="426"/>
        <w:rPr>
          <w:rFonts w:ascii="Cambria" w:hAnsi="Cambria" w:cs="Helvetica"/>
          <w:color w:val="FF0000"/>
          <w:sz w:val="22"/>
          <w:szCs w:val="22"/>
          <w:lang w:val="en-US"/>
        </w:rPr>
      </w:pPr>
    </w:p>
    <w:p w14:paraId="7DC0DA56" w14:textId="4AF86251" w:rsidR="00E144B2" w:rsidRPr="00E144B2" w:rsidRDefault="00E144B2" w:rsidP="00E144B2">
      <w:pPr>
        <w:widowControl w:val="0"/>
        <w:autoSpaceDE w:val="0"/>
        <w:autoSpaceDN w:val="0"/>
        <w:adjustRightInd w:val="0"/>
        <w:ind w:left="426" w:hanging="426"/>
        <w:rPr>
          <w:rFonts w:ascii="Cambria" w:hAnsi="Cambria" w:cs="Helvetica"/>
          <w:color w:val="FF0000"/>
          <w:sz w:val="22"/>
          <w:szCs w:val="22"/>
          <w:lang w:val="en-US"/>
        </w:rPr>
      </w:pPr>
      <w:proofErr w:type="spellStart"/>
      <w:proofErr w:type="gramStart"/>
      <w:r w:rsidRPr="00E144B2">
        <w:rPr>
          <w:rFonts w:ascii="Cambria" w:hAnsi="Cambria" w:cs="Helvetica"/>
          <w:color w:val="FF0000"/>
          <w:sz w:val="22"/>
          <w:szCs w:val="22"/>
          <w:lang w:val="en-US"/>
        </w:rPr>
        <w:t>IORodeo</w:t>
      </w:r>
      <w:proofErr w:type="spellEnd"/>
      <w:r w:rsidRPr="00E144B2">
        <w:rPr>
          <w:rFonts w:ascii="Cambria" w:hAnsi="Cambria" w:cs="Helvetica"/>
          <w:color w:val="FF0000"/>
          <w:sz w:val="22"/>
          <w:szCs w:val="22"/>
          <w:lang w:val="en-US"/>
        </w:rPr>
        <w:t xml:space="preserve"> (2012).</w:t>
      </w:r>
      <w:proofErr w:type="gramEnd"/>
      <w:r w:rsidRPr="00E144B2">
        <w:rPr>
          <w:rFonts w:ascii="Cambria" w:hAnsi="Cambria" w:cs="Helvetica"/>
          <w:color w:val="FF0000"/>
          <w:sz w:val="22"/>
          <w:szCs w:val="22"/>
          <w:lang w:val="en-US"/>
        </w:rPr>
        <w:t xml:space="preserve"> </w:t>
      </w:r>
      <w:r w:rsidRPr="00E144B2">
        <w:rPr>
          <w:rFonts w:ascii="Cambria" w:hAnsi="Cambria" w:cs="Helvetica"/>
          <w:i/>
          <w:iCs/>
          <w:color w:val="FF0000"/>
          <w:sz w:val="22"/>
          <w:szCs w:val="22"/>
          <w:lang w:val="en-US"/>
        </w:rPr>
        <w:t>Calibration curve.</w:t>
      </w:r>
      <w:r w:rsidRPr="00E144B2">
        <w:rPr>
          <w:rFonts w:ascii="Cambria" w:hAnsi="Cambria" w:cs="Helvetica"/>
          <w:color w:val="FF0000"/>
          <w:sz w:val="22"/>
          <w:szCs w:val="22"/>
          <w:lang w:val="en-US"/>
        </w:rPr>
        <w:t xml:space="preserve"> Retrieved 21 March 2015, from http://www.iorodeo.com/content/calibration-curve</w:t>
      </w:r>
    </w:p>
    <w:p w14:paraId="59C40B67" w14:textId="77777777" w:rsidR="00E144B2" w:rsidRPr="00E144B2" w:rsidRDefault="00E144B2" w:rsidP="00E144B2">
      <w:pPr>
        <w:widowControl w:val="0"/>
        <w:autoSpaceDE w:val="0"/>
        <w:autoSpaceDN w:val="0"/>
        <w:adjustRightInd w:val="0"/>
        <w:ind w:left="426" w:hanging="426"/>
        <w:rPr>
          <w:rFonts w:ascii="Cambria" w:hAnsi="Cambria" w:cs="Helvetica"/>
          <w:color w:val="FF0000"/>
          <w:sz w:val="22"/>
          <w:szCs w:val="22"/>
          <w:lang w:val="en-US"/>
        </w:rPr>
      </w:pPr>
    </w:p>
    <w:p w14:paraId="60BABEC7" w14:textId="77777777" w:rsidR="00E144B2" w:rsidRPr="00E144B2" w:rsidRDefault="00E144B2" w:rsidP="00E144B2">
      <w:pPr>
        <w:ind w:left="426" w:hanging="426"/>
        <w:rPr>
          <w:rFonts w:ascii="Cambria" w:hAnsi="Cambria"/>
          <w:color w:val="FF0000"/>
          <w:sz w:val="22"/>
          <w:szCs w:val="22"/>
        </w:rPr>
      </w:pPr>
      <w:proofErr w:type="spellStart"/>
      <w:r w:rsidRPr="00E144B2">
        <w:rPr>
          <w:rFonts w:ascii="Cambria" w:hAnsi="Cambria"/>
          <w:color w:val="FF0000"/>
          <w:sz w:val="22"/>
          <w:szCs w:val="22"/>
        </w:rPr>
        <w:t>Nield</w:t>
      </w:r>
      <w:proofErr w:type="spellEnd"/>
      <w:r w:rsidRPr="00E144B2">
        <w:rPr>
          <w:rFonts w:ascii="Cambria" w:hAnsi="Cambria"/>
          <w:color w:val="FF0000"/>
          <w:sz w:val="22"/>
          <w:szCs w:val="22"/>
        </w:rPr>
        <w:t xml:space="preserve">, J. (2008). </w:t>
      </w:r>
      <w:r w:rsidRPr="00E144B2">
        <w:rPr>
          <w:rFonts w:ascii="Cambria" w:hAnsi="Cambria"/>
          <w:i/>
          <w:iCs/>
          <w:color w:val="FF0000"/>
          <w:sz w:val="22"/>
          <w:szCs w:val="22"/>
        </w:rPr>
        <w:t>Organic agriculture wrongly accused as prominent cause of heavy metal accumulation in soil</w:t>
      </w:r>
      <w:r w:rsidRPr="00E144B2">
        <w:rPr>
          <w:rFonts w:ascii="Cambria" w:hAnsi="Cambria"/>
          <w:color w:val="FF0000"/>
          <w:sz w:val="22"/>
          <w:szCs w:val="22"/>
        </w:rPr>
        <w:t>. Retrieved 21 March 2015, from http://www.treehugger.com/green-food/organic-agriculture-wrongly-accused-as-prominent-cause-of-heavy-metal-accumulation-in-soil.html</w:t>
      </w:r>
    </w:p>
    <w:p w14:paraId="0758477A" w14:textId="77777777" w:rsidR="00E144B2" w:rsidRPr="00E144B2" w:rsidRDefault="00E144B2" w:rsidP="00E144B2">
      <w:pPr>
        <w:widowControl w:val="0"/>
        <w:autoSpaceDE w:val="0"/>
        <w:autoSpaceDN w:val="0"/>
        <w:adjustRightInd w:val="0"/>
        <w:ind w:left="426" w:hanging="426"/>
        <w:rPr>
          <w:rFonts w:ascii="Cambria" w:hAnsi="Cambria" w:cs="Helvetica"/>
          <w:color w:val="FF0000"/>
          <w:sz w:val="22"/>
          <w:szCs w:val="22"/>
          <w:lang w:val="en-US"/>
        </w:rPr>
      </w:pPr>
    </w:p>
    <w:p w14:paraId="6A852195" w14:textId="7E2DC9F9" w:rsidR="00E144B2" w:rsidRPr="00E144B2" w:rsidRDefault="00E144B2" w:rsidP="00E144B2">
      <w:pPr>
        <w:widowControl w:val="0"/>
        <w:autoSpaceDE w:val="0"/>
        <w:autoSpaceDN w:val="0"/>
        <w:adjustRightInd w:val="0"/>
        <w:ind w:left="426" w:hanging="426"/>
        <w:rPr>
          <w:rFonts w:ascii="Cambria" w:hAnsi="Cambria" w:cs="Helvetica"/>
          <w:color w:val="FF0000"/>
          <w:sz w:val="22"/>
          <w:szCs w:val="22"/>
          <w:lang w:val="en-US"/>
        </w:rPr>
      </w:pPr>
      <w:proofErr w:type="gramStart"/>
      <w:r w:rsidRPr="00E144B2">
        <w:rPr>
          <w:rFonts w:ascii="Cambria" w:hAnsi="Cambria" w:cs="Helvetica"/>
          <w:color w:val="FF0000"/>
          <w:sz w:val="22"/>
          <w:szCs w:val="22"/>
          <w:lang w:val="en-US"/>
        </w:rPr>
        <w:t xml:space="preserve">Smith, D., Davis, A., Disney, A., Hayes, V., &amp; </w:t>
      </w:r>
      <w:proofErr w:type="spellStart"/>
      <w:r w:rsidRPr="00E144B2">
        <w:rPr>
          <w:rFonts w:ascii="Cambria" w:hAnsi="Cambria" w:cs="Helvetica"/>
          <w:color w:val="FF0000"/>
          <w:sz w:val="22"/>
          <w:szCs w:val="22"/>
          <w:lang w:val="en-US"/>
        </w:rPr>
        <w:t>Whan</w:t>
      </w:r>
      <w:proofErr w:type="spellEnd"/>
      <w:r w:rsidRPr="00E144B2">
        <w:rPr>
          <w:rFonts w:ascii="Cambria" w:hAnsi="Cambria" w:cs="Helvetica"/>
          <w:color w:val="FF0000"/>
          <w:sz w:val="22"/>
          <w:szCs w:val="22"/>
          <w:lang w:val="en-US"/>
        </w:rPr>
        <w:t>, R. (2014).</w:t>
      </w:r>
      <w:proofErr w:type="gramEnd"/>
      <w:r w:rsidRPr="00E144B2">
        <w:rPr>
          <w:rFonts w:ascii="Cambria" w:hAnsi="Cambria" w:cs="Helvetica"/>
          <w:color w:val="FF0000"/>
          <w:sz w:val="22"/>
          <w:szCs w:val="22"/>
          <w:lang w:val="en-US"/>
        </w:rPr>
        <w:t xml:space="preserve"> </w:t>
      </w:r>
      <w:proofErr w:type="gramStart"/>
      <w:r w:rsidRPr="00E144B2">
        <w:rPr>
          <w:rFonts w:ascii="Cambria" w:hAnsi="Cambria" w:cs="Helvetica"/>
          <w:i/>
          <w:iCs/>
          <w:color w:val="FF0000"/>
          <w:sz w:val="22"/>
          <w:szCs w:val="22"/>
          <w:lang w:val="en-US"/>
        </w:rPr>
        <w:t>Nelson Chemistry Units 1 &amp; 2 for the Australian Curriculum</w:t>
      </w:r>
      <w:r w:rsidRPr="00E144B2">
        <w:rPr>
          <w:rFonts w:ascii="Cambria" w:hAnsi="Cambria" w:cs="Helvetica"/>
          <w:color w:val="FF0000"/>
          <w:sz w:val="22"/>
          <w:szCs w:val="22"/>
          <w:lang w:val="en-US"/>
        </w:rPr>
        <w:t xml:space="preserve"> (pp. 127-130).</w:t>
      </w:r>
      <w:proofErr w:type="gramEnd"/>
      <w:r w:rsidRPr="00E144B2">
        <w:rPr>
          <w:rFonts w:ascii="Cambria" w:hAnsi="Cambria" w:cs="Helvetica"/>
          <w:color w:val="FF0000"/>
          <w:sz w:val="22"/>
          <w:szCs w:val="22"/>
          <w:lang w:val="en-US"/>
        </w:rPr>
        <w:t xml:space="preserve"> Melbourne, Victoria: </w:t>
      </w:r>
      <w:proofErr w:type="spellStart"/>
      <w:r w:rsidRPr="00E144B2">
        <w:rPr>
          <w:rFonts w:ascii="Cambria" w:hAnsi="Cambria" w:cs="Helvetica"/>
          <w:color w:val="FF0000"/>
          <w:sz w:val="22"/>
          <w:szCs w:val="22"/>
          <w:lang w:val="en-US"/>
        </w:rPr>
        <w:t>Cengage</w:t>
      </w:r>
      <w:proofErr w:type="spellEnd"/>
      <w:r w:rsidRPr="00E144B2">
        <w:rPr>
          <w:rFonts w:ascii="Cambria" w:hAnsi="Cambria" w:cs="Helvetica"/>
          <w:color w:val="FF0000"/>
          <w:sz w:val="22"/>
          <w:szCs w:val="22"/>
          <w:lang w:val="en-US"/>
        </w:rPr>
        <w:t xml:space="preserve"> Learning.</w:t>
      </w:r>
    </w:p>
    <w:p w14:paraId="48B38645" w14:textId="77777777" w:rsidR="00E144B2" w:rsidRPr="00E144B2" w:rsidRDefault="00E144B2" w:rsidP="00E144B2">
      <w:pPr>
        <w:widowControl w:val="0"/>
        <w:autoSpaceDE w:val="0"/>
        <w:autoSpaceDN w:val="0"/>
        <w:adjustRightInd w:val="0"/>
        <w:ind w:left="426" w:hanging="426"/>
        <w:rPr>
          <w:rFonts w:ascii="Cambria" w:hAnsi="Cambria" w:cs="Helvetica"/>
          <w:color w:val="FF0000"/>
          <w:sz w:val="22"/>
          <w:szCs w:val="22"/>
          <w:lang w:val="en-US"/>
        </w:rPr>
      </w:pPr>
    </w:p>
    <w:p w14:paraId="3BC76F8A" w14:textId="0E22642B" w:rsidR="00E144B2" w:rsidRPr="00E144B2" w:rsidRDefault="00E144B2" w:rsidP="00E144B2">
      <w:pPr>
        <w:ind w:left="426" w:hanging="426"/>
        <w:rPr>
          <w:rFonts w:ascii="Cambria" w:hAnsi="Cambria"/>
          <w:color w:val="FF0000"/>
          <w:sz w:val="22"/>
          <w:szCs w:val="22"/>
        </w:rPr>
      </w:pPr>
      <w:proofErr w:type="spellStart"/>
      <w:r w:rsidRPr="00E144B2">
        <w:rPr>
          <w:rFonts w:ascii="Cambria" w:hAnsi="Cambria"/>
          <w:color w:val="FF0000"/>
          <w:sz w:val="22"/>
          <w:szCs w:val="22"/>
        </w:rPr>
        <w:t>Srikanth</w:t>
      </w:r>
      <w:proofErr w:type="spellEnd"/>
      <w:r w:rsidRPr="00E144B2">
        <w:rPr>
          <w:rFonts w:ascii="Cambria" w:hAnsi="Cambria"/>
          <w:color w:val="FF0000"/>
          <w:sz w:val="22"/>
          <w:szCs w:val="22"/>
        </w:rPr>
        <w:t xml:space="preserve">, P., </w:t>
      </w:r>
      <w:proofErr w:type="spellStart"/>
      <w:r w:rsidRPr="00E144B2">
        <w:rPr>
          <w:rFonts w:ascii="Cambria" w:hAnsi="Cambria"/>
          <w:color w:val="FF0000"/>
          <w:sz w:val="22"/>
          <w:szCs w:val="22"/>
        </w:rPr>
        <w:t>Somasekhar</w:t>
      </w:r>
      <w:proofErr w:type="spellEnd"/>
      <w:r w:rsidRPr="00E144B2">
        <w:rPr>
          <w:rFonts w:ascii="Cambria" w:hAnsi="Cambria"/>
          <w:color w:val="FF0000"/>
          <w:sz w:val="22"/>
          <w:szCs w:val="22"/>
        </w:rPr>
        <w:t xml:space="preserve">, A., </w:t>
      </w:r>
      <w:proofErr w:type="spellStart"/>
      <w:r w:rsidRPr="00E144B2">
        <w:rPr>
          <w:rFonts w:ascii="Cambria" w:hAnsi="Cambria"/>
          <w:color w:val="FF0000"/>
          <w:sz w:val="22"/>
          <w:szCs w:val="22"/>
        </w:rPr>
        <w:t>Kanthi</w:t>
      </w:r>
      <w:proofErr w:type="spellEnd"/>
      <w:r w:rsidRPr="00E144B2">
        <w:rPr>
          <w:rFonts w:ascii="Cambria" w:hAnsi="Cambria"/>
          <w:color w:val="FF0000"/>
          <w:sz w:val="22"/>
          <w:szCs w:val="22"/>
        </w:rPr>
        <w:t xml:space="preserve">, G., &amp; Raghu </w:t>
      </w:r>
      <w:proofErr w:type="spellStart"/>
      <w:r w:rsidRPr="00E144B2">
        <w:rPr>
          <w:rFonts w:ascii="Cambria" w:hAnsi="Cambria"/>
          <w:color w:val="FF0000"/>
          <w:sz w:val="22"/>
          <w:szCs w:val="22"/>
        </w:rPr>
        <w:t>Babu</w:t>
      </w:r>
      <w:proofErr w:type="spellEnd"/>
      <w:r w:rsidRPr="00E144B2">
        <w:rPr>
          <w:rFonts w:ascii="Cambria" w:hAnsi="Cambria"/>
          <w:color w:val="FF0000"/>
          <w:sz w:val="22"/>
          <w:szCs w:val="22"/>
        </w:rPr>
        <w:t xml:space="preserve">, K. (2013). </w:t>
      </w:r>
      <w:proofErr w:type="gramStart"/>
      <w:r w:rsidRPr="00E144B2">
        <w:rPr>
          <w:rFonts w:ascii="Cambria" w:hAnsi="Cambria"/>
          <w:color w:val="FF0000"/>
          <w:sz w:val="22"/>
          <w:szCs w:val="22"/>
        </w:rPr>
        <w:t xml:space="preserve">Analysis of heavy metals by using atomic absorption </w:t>
      </w:r>
      <w:proofErr w:type="spellStart"/>
      <w:r w:rsidRPr="00E144B2">
        <w:rPr>
          <w:rFonts w:ascii="Cambria" w:hAnsi="Cambria"/>
          <w:color w:val="FF0000"/>
          <w:sz w:val="22"/>
          <w:szCs w:val="22"/>
        </w:rPr>
        <w:t>spectro-scopy</w:t>
      </w:r>
      <w:proofErr w:type="spellEnd"/>
      <w:r w:rsidRPr="00E144B2">
        <w:rPr>
          <w:rFonts w:ascii="Cambria" w:hAnsi="Cambria"/>
          <w:color w:val="FF0000"/>
          <w:sz w:val="22"/>
          <w:szCs w:val="22"/>
        </w:rPr>
        <w:t xml:space="preserve"> from the samples taken around Visakhapatnam.</w:t>
      </w:r>
      <w:proofErr w:type="gramEnd"/>
      <w:r w:rsidRPr="00E144B2">
        <w:rPr>
          <w:rFonts w:ascii="Cambria" w:hAnsi="Cambria"/>
          <w:color w:val="FF0000"/>
          <w:sz w:val="22"/>
          <w:szCs w:val="22"/>
        </w:rPr>
        <w:t xml:space="preserve"> </w:t>
      </w:r>
      <w:proofErr w:type="gramStart"/>
      <w:r w:rsidRPr="00E144B2">
        <w:rPr>
          <w:rFonts w:ascii="Cambria" w:hAnsi="Cambria"/>
          <w:i/>
          <w:iCs/>
          <w:color w:val="FF0000"/>
          <w:sz w:val="22"/>
          <w:szCs w:val="22"/>
        </w:rPr>
        <w:t>International Journal Of Environmental Ecology, Family And Urban Studies (IJEEFUS)</w:t>
      </w:r>
      <w:r w:rsidRPr="00E144B2">
        <w:rPr>
          <w:rFonts w:ascii="Cambria" w:hAnsi="Cambria"/>
          <w:color w:val="FF0000"/>
          <w:sz w:val="22"/>
          <w:szCs w:val="22"/>
        </w:rPr>
        <w:t xml:space="preserve">, </w:t>
      </w:r>
      <w:r w:rsidRPr="00E144B2">
        <w:rPr>
          <w:rFonts w:ascii="Cambria" w:hAnsi="Cambria"/>
          <w:i/>
          <w:iCs/>
          <w:color w:val="FF0000"/>
          <w:sz w:val="22"/>
          <w:szCs w:val="22"/>
        </w:rPr>
        <w:t>3</w:t>
      </w:r>
      <w:r w:rsidRPr="00E144B2">
        <w:rPr>
          <w:rFonts w:ascii="Cambria" w:hAnsi="Cambria"/>
          <w:color w:val="FF0000"/>
          <w:sz w:val="22"/>
          <w:szCs w:val="22"/>
        </w:rPr>
        <w:t>(1), 127-132.</w:t>
      </w:r>
      <w:proofErr w:type="gramEnd"/>
      <w:r w:rsidRPr="00E144B2">
        <w:rPr>
          <w:rFonts w:ascii="Cambria" w:hAnsi="Cambria"/>
          <w:color w:val="FF0000"/>
          <w:sz w:val="22"/>
          <w:szCs w:val="22"/>
        </w:rPr>
        <w:t xml:space="preserve"> Retrieved from http://www.tjprc.org/download.php?fname...13.Analysis%20of%20.full.pdf</w:t>
      </w:r>
    </w:p>
    <w:p w14:paraId="6EF048BF" w14:textId="77777777" w:rsidR="00E144B2" w:rsidRPr="00E144B2" w:rsidRDefault="00E144B2" w:rsidP="00E144B2">
      <w:pPr>
        <w:rPr>
          <w:color w:val="FF0000"/>
          <w:sz w:val="22"/>
          <w:szCs w:val="22"/>
        </w:rPr>
      </w:pPr>
    </w:p>
    <w:p w14:paraId="1323B5E9" w14:textId="519E1D7B" w:rsidR="00E144B2" w:rsidRPr="00E144B2" w:rsidRDefault="00E144B2" w:rsidP="00E144B2">
      <w:pPr>
        <w:ind w:left="426" w:hanging="426"/>
        <w:rPr>
          <w:color w:val="FF0000"/>
          <w:sz w:val="22"/>
          <w:szCs w:val="22"/>
        </w:rPr>
      </w:pPr>
      <w:proofErr w:type="gramStart"/>
      <w:r w:rsidRPr="00E144B2">
        <w:rPr>
          <w:rFonts w:cs="Helvetica"/>
          <w:color w:val="FF0000"/>
          <w:sz w:val="22"/>
          <w:szCs w:val="22"/>
          <w:lang w:val="en-US"/>
        </w:rPr>
        <w:t>Wikipedia (2015).</w:t>
      </w:r>
      <w:proofErr w:type="gramEnd"/>
      <w:r w:rsidRPr="00E144B2">
        <w:rPr>
          <w:rFonts w:cs="Helvetica"/>
          <w:color w:val="FF0000"/>
          <w:sz w:val="22"/>
          <w:szCs w:val="22"/>
          <w:lang w:val="en-US"/>
        </w:rPr>
        <w:t xml:space="preserve"> </w:t>
      </w:r>
      <w:proofErr w:type="gramStart"/>
      <w:r w:rsidRPr="00E144B2">
        <w:rPr>
          <w:rFonts w:cs="Helvetica"/>
          <w:i/>
          <w:iCs/>
          <w:color w:val="FF0000"/>
          <w:sz w:val="22"/>
          <w:szCs w:val="22"/>
          <w:lang w:val="en-US"/>
        </w:rPr>
        <w:t>Heavy metal (chemistry)</w:t>
      </w:r>
      <w:r w:rsidRPr="00E144B2">
        <w:rPr>
          <w:rFonts w:cs="Helvetica"/>
          <w:color w:val="FF0000"/>
          <w:sz w:val="22"/>
          <w:szCs w:val="22"/>
          <w:lang w:val="en-US"/>
        </w:rPr>
        <w:t>.</w:t>
      </w:r>
      <w:proofErr w:type="gramEnd"/>
      <w:r w:rsidRPr="00E144B2">
        <w:rPr>
          <w:rFonts w:cs="Helvetica"/>
          <w:color w:val="FF0000"/>
          <w:sz w:val="22"/>
          <w:szCs w:val="22"/>
          <w:lang w:val="en-US"/>
        </w:rPr>
        <w:t xml:space="preserve"> Retrieved 21 March 2015, from http://en.wikipedia.org/wiki/Heavy_metal_(chemistry)</w:t>
      </w:r>
    </w:p>
    <w:p w14:paraId="7AADD073" w14:textId="77777777" w:rsidR="004F3AA5" w:rsidRDefault="004F3AA5" w:rsidP="00FB62D0">
      <w:pPr>
        <w:jc w:val="both"/>
      </w:pPr>
    </w:p>
    <w:p w14:paraId="3ABC1273" w14:textId="77777777" w:rsidR="001C7233" w:rsidRDefault="001C7233" w:rsidP="00FB62D0">
      <w:pPr>
        <w:jc w:val="both"/>
        <w:sectPr w:rsidR="001C7233" w:rsidSect="00E27B52">
          <w:pgSz w:w="11900" w:h="16840"/>
          <w:pgMar w:top="1440" w:right="1800" w:bottom="1440" w:left="1800" w:header="708" w:footer="708" w:gutter="0"/>
          <w:cols w:space="708"/>
          <w:docGrid w:linePitch="360"/>
        </w:sectPr>
      </w:pPr>
    </w:p>
    <w:p w14:paraId="572EA0B6" w14:textId="77777777" w:rsidR="001C7233" w:rsidRPr="000A751C" w:rsidRDefault="001C7233" w:rsidP="001C7233">
      <w:pPr>
        <w:tabs>
          <w:tab w:val="right" w:pos="10206"/>
        </w:tabs>
        <w:rPr>
          <w:rFonts w:ascii="Arial" w:hAnsi="Arial" w:cs="Arial"/>
          <w:b/>
          <w:u w:val="single"/>
        </w:rPr>
      </w:pPr>
      <w:r w:rsidRPr="000A751C">
        <w:rPr>
          <w:rFonts w:ascii="Arial" w:hAnsi="Arial" w:cs="Arial"/>
          <w:b/>
          <w:u w:val="single"/>
        </w:rPr>
        <w:t>CONTENT</w:t>
      </w:r>
    </w:p>
    <w:tbl>
      <w:tblPr>
        <w:tblStyle w:val="TableGrid"/>
        <w:tblW w:w="0" w:type="auto"/>
        <w:tblLook w:val="04A0" w:firstRow="1" w:lastRow="0" w:firstColumn="1" w:lastColumn="0" w:noHBand="0" w:noVBand="1"/>
      </w:tblPr>
      <w:tblGrid>
        <w:gridCol w:w="1717"/>
        <w:gridCol w:w="2108"/>
        <w:gridCol w:w="2662"/>
        <w:gridCol w:w="4111"/>
        <w:gridCol w:w="4668"/>
      </w:tblGrid>
      <w:tr w:rsidR="001C7233" w14:paraId="20A65005" w14:textId="77777777" w:rsidTr="0092594D">
        <w:trPr>
          <w:trHeight w:val="230"/>
        </w:trPr>
        <w:tc>
          <w:tcPr>
            <w:tcW w:w="1717" w:type="dxa"/>
            <w:shd w:val="clear" w:color="auto" w:fill="D9D9D9" w:themeFill="background1" w:themeFillShade="D9"/>
            <w:vAlign w:val="center"/>
          </w:tcPr>
          <w:p w14:paraId="32D85BD5" w14:textId="77777777" w:rsidR="001C7233" w:rsidRPr="00F64C84" w:rsidRDefault="001C7233" w:rsidP="0092594D">
            <w:pPr>
              <w:tabs>
                <w:tab w:val="right" w:pos="10206"/>
              </w:tabs>
              <w:jc w:val="center"/>
              <w:rPr>
                <w:rFonts w:ascii="Arial" w:hAnsi="Arial" w:cs="Arial"/>
                <w:b/>
                <w:sz w:val="20"/>
              </w:rPr>
            </w:pPr>
            <w:r>
              <w:rPr>
                <w:rFonts w:ascii="Arial" w:hAnsi="Arial" w:cs="Arial"/>
                <w:b/>
                <w:sz w:val="20"/>
              </w:rPr>
              <w:t>Aspect</w:t>
            </w:r>
          </w:p>
        </w:tc>
        <w:tc>
          <w:tcPr>
            <w:tcW w:w="2108" w:type="dxa"/>
            <w:shd w:val="clear" w:color="auto" w:fill="D9D9D9" w:themeFill="background1" w:themeFillShade="D9"/>
            <w:vAlign w:val="center"/>
          </w:tcPr>
          <w:p w14:paraId="3147BB91" w14:textId="77777777" w:rsidR="001C7233" w:rsidRPr="00F64C84" w:rsidRDefault="001C7233" w:rsidP="0092594D">
            <w:pPr>
              <w:tabs>
                <w:tab w:val="right" w:pos="10206"/>
              </w:tabs>
              <w:jc w:val="center"/>
              <w:rPr>
                <w:rFonts w:ascii="Arial" w:hAnsi="Arial" w:cs="Arial"/>
                <w:b/>
                <w:sz w:val="20"/>
              </w:rPr>
            </w:pPr>
            <w:r>
              <w:rPr>
                <w:rFonts w:ascii="Arial" w:hAnsi="Arial" w:cs="Arial"/>
                <w:b/>
                <w:sz w:val="20"/>
              </w:rPr>
              <w:t>0 marks</w:t>
            </w:r>
          </w:p>
        </w:tc>
        <w:tc>
          <w:tcPr>
            <w:tcW w:w="2662" w:type="dxa"/>
            <w:tcBorders>
              <w:bottom w:val="single" w:sz="4" w:space="0" w:color="auto"/>
            </w:tcBorders>
            <w:shd w:val="clear" w:color="auto" w:fill="D9D9D9" w:themeFill="background1" w:themeFillShade="D9"/>
            <w:vAlign w:val="center"/>
          </w:tcPr>
          <w:p w14:paraId="27F38491" w14:textId="77777777" w:rsidR="001C7233" w:rsidRPr="00F64C84" w:rsidRDefault="001C7233" w:rsidP="0092594D">
            <w:pPr>
              <w:tabs>
                <w:tab w:val="right" w:pos="10206"/>
              </w:tabs>
              <w:jc w:val="center"/>
              <w:rPr>
                <w:rFonts w:ascii="Arial" w:hAnsi="Arial" w:cs="Arial"/>
                <w:b/>
                <w:sz w:val="20"/>
              </w:rPr>
            </w:pPr>
            <w:r>
              <w:rPr>
                <w:rFonts w:ascii="Arial" w:hAnsi="Arial" w:cs="Arial"/>
                <w:b/>
                <w:sz w:val="20"/>
              </w:rPr>
              <w:t>2 marks</w:t>
            </w:r>
          </w:p>
        </w:tc>
        <w:tc>
          <w:tcPr>
            <w:tcW w:w="4111" w:type="dxa"/>
            <w:tcBorders>
              <w:bottom w:val="single" w:sz="4" w:space="0" w:color="auto"/>
            </w:tcBorders>
            <w:shd w:val="clear" w:color="auto" w:fill="D9D9D9" w:themeFill="background1" w:themeFillShade="D9"/>
            <w:vAlign w:val="center"/>
          </w:tcPr>
          <w:p w14:paraId="44316ED1" w14:textId="77777777" w:rsidR="001C7233" w:rsidRPr="00F64C84" w:rsidRDefault="001C7233" w:rsidP="0092594D">
            <w:pPr>
              <w:tabs>
                <w:tab w:val="right" w:pos="10206"/>
              </w:tabs>
              <w:jc w:val="center"/>
              <w:rPr>
                <w:rFonts w:ascii="Arial" w:hAnsi="Arial" w:cs="Arial"/>
                <w:b/>
                <w:sz w:val="20"/>
              </w:rPr>
            </w:pPr>
            <w:r>
              <w:rPr>
                <w:rFonts w:ascii="Arial" w:hAnsi="Arial" w:cs="Arial"/>
                <w:b/>
                <w:sz w:val="20"/>
              </w:rPr>
              <w:t>4 marks</w:t>
            </w:r>
          </w:p>
        </w:tc>
        <w:tc>
          <w:tcPr>
            <w:tcW w:w="4668" w:type="dxa"/>
            <w:tcBorders>
              <w:bottom w:val="single" w:sz="4" w:space="0" w:color="auto"/>
            </w:tcBorders>
            <w:shd w:val="clear" w:color="auto" w:fill="D9D9D9" w:themeFill="background1" w:themeFillShade="D9"/>
            <w:vAlign w:val="center"/>
          </w:tcPr>
          <w:p w14:paraId="37750DFC" w14:textId="77777777" w:rsidR="001C7233" w:rsidRPr="00F64C84" w:rsidRDefault="001C7233" w:rsidP="0092594D">
            <w:pPr>
              <w:tabs>
                <w:tab w:val="right" w:pos="10206"/>
              </w:tabs>
              <w:jc w:val="center"/>
              <w:rPr>
                <w:rFonts w:ascii="Arial" w:hAnsi="Arial" w:cs="Arial"/>
                <w:b/>
                <w:sz w:val="20"/>
              </w:rPr>
            </w:pPr>
            <w:r>
              <w:rPr>
                <w:rFonts w:ascii="Arial" w:hAnsi="Arial" w:cs="Arial"/>
                <w:b/>
                <w:sz w:val="20"/>
              </w:rPr>
              <w:t>6 marks</w:t>
            </w:r>
          </w:p>
        </w:tc>
      </w:tr>
      <w:tr w:rsidR="001C7233" w14:paraId="69CD1AC8" w14:textId="77777777" w:rsidTr="001C7233">
        <w:trPr>
          <w:trHeight w:val="996"/>
        </w:trPr>
        <w:tc>
          <w:tcPr>
            <w:tcW w:w="1717" w:type="dxa"/>
            <w:vAlign w:val="center"/>
          </w:tcPr>
          <w:p w14:paraId="275890A2" w14:textId="77777777" w:rsidR="001C7233" w:rsidRPr="00F64C84" w:rsidRDefault="001C7233" w:rsidP="0092594D">
            <w:pPr>
              <w:tabs>
                <w:tab w:val="right" w:pos="10206"/>
              </w:tabs>
              <w:jc w:val="center"/>
              <w:rPr>
                <w:rFonts w:ascii="Arial" w:hAnsi="Arial" w:cs="Arial"/>
                <w:sz w:val="20"/>
              </w:rPr>
            </w:pPr>
            <w:r>
              <w:rPr>
                <w:rFonts w:ascii="Arial" w:hAnsi="Arial" w:cs="Arial"/>
                <w:sz w:val="20"/>
              </w:rPr>
              <w:t>How the instrument works</w:t>
            </w:r>
          </w:p>
        </w:tc>
        <w:tc>
          <w:tcPr>
            <w:tcW w:w="2108" w:type="dxa"/>
            <w:vAlign w:val="center"/>
          </w:tcPr>
          <w:p w14:paraId="0BB14EE7"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Describes a general principle of how machine works but lacks many details</w:t>
            </w:r>
          </w:p>
        </w:tc>
        <w:tc>
          <w:tcPr>
            <w:tcW w:w="2662" w:type="dxa"/>
            <w:vAlign w:val="center"/>
          </w:tcPr>
          <w:p w14:paraId="2C2CA24D"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A diagram shows the parts of the instrument and some information is given about what the different parts of the instrument do.</w:t>
            </w:r>
          </w:p>
        </w:tc>
        <w:tc>
          <w:tcPr>
            <w:tcW w:w="4111" w:type="dxa"/>
            <w:vAlign w:val="center"/>
          </w:tcPr>
          <w:p w14:paraId="475B2828"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 xml:space="preserve">A diagram shows the function of the machine and information is given about the role of different parts of the instrument. Some description of chemical principles underpinning how the machine works using appropriate terminology </w:t>
            </w:r>
            <w:r w:rsidRPr="00A44952">
              <w:rPr>
                <w:rFonts w:ascii="Arial Narrow" w:hAnsi="Arial Narrow" w:cs="Arial"/>
                <w:i/>
                <w:sz w:val="20"/>
              </w:rPr>
              <w:t xml:space="preserve">(e.g. </w:t>
            </w:r>
            <w:r>
              <w:rPr>
                <w:rFonts w:ascii="Arial Narrow" w:hAnsi="Arial Narrow" w:cs="Arial"/>
                <w:i/>
                <w:sz w:val="20"/>
              </w:rPr>
              <w:t xml:space="preserve">emission and absorption for AAS, </w:t>
            </w:r>
            <w:r w:rsidRPr="00A44952">
              <w:rPr>
                <w:rFonts w:ascii="Arial Narrow" w:hAnsi="Arial Narrow" w:cs="Arial"/>
                <w:i/>
                <w:sz w:val="20"/>
              </w:rPr>
              <w:t>elution</w:t>
            </w:r>
            <w:r>
              <w:rPr>
                <w:rFonts w:ascii="Arial Narrow" w:hAnsi="Arial Narrow" w:cs="Arial"/>
                <w:i/>
                <w:sz w:val="20"/>
              </w:rPr>
              <w:t xml:space="preserve"> and</w:t>
            </w:r>
            <w:r w:rsidRPr="00A44952">
              <w:rPr>
                <w:rFonts w:ascii="Arial Narrow" w:hAnsi="Arial Narrow" w:cs="Arial"/>
                <w:i/>
                <w:sz w:val="20"/>
              </w:rPr>
              <w:t xml:space="preserve"> retention</w:t>
            </w:r>
            <w:r>
              <w:rPr>
                <w:rFonts w:ascii="Arial Narrow" w:hAnsi="Arial Narrow" w:cs="Arial"/>
                <w:i/>
                <w:sz w:val="20"/>
              </w:rPr>
              <w:t xml:space="preserve"> for GC-MS)</w:t>
            </w:r>
          </w:p>
        </w:tc>
        <w:tc>
          <w:tcPr>
            <w:tcW w:w="4668" w:type="dxa"/>
            <w:tcBorders>
              <w:top w:val="single" w:sz="4" w:space="0" w:color="auto"/>
            </w:tcBorders>
            <w:shd w:val="clear" w:color="auto" w:fill="FFFF00"/>
            <w:vAlign w:val="center"/>
          </w:tcPr>
          <w:p w14:paraId="0F206B9D"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The function of each part is clearly described with details that show a level of research (</w:t>
            </w:r>
            <w:r w:rsidRPr="00A44952">
              <w:rPr>
                <w:rFonts w:ascii="Arial Narrow" w:hAnsi="Arial Narrow" w:cs="Arial"/>
                <w:i/>
                <w:sz w:val="20"/>
              </w:rPr>
              <w:t>i.e. not just paraphrased from textbook</w:t>
            </w:r>
            <w:r>
              <w:rPr>
                <w:rFonts w:ascii="Arial Narrow" w:hAnsi="Arial Narrow" w:cs="Arial"/>
                <w:sz w:val="20"/>
              </w:rPr>
              <w:t xml:space="preserve">). Gives elaborate background into the chemical principles relevant to the analytical method </w:t>
            </w:r>
            <w:r w:rsidRPr="00A44952">
              <w:rPr>
                <w:rFonts w:ascii="Arial Narrow" w:hAnsi="Arial Narrow" w:cs="Arial"/>
                <w:i/>
                <w:sz w:val="20"/>
              </w:rPr>
              <w:t xml:space="preserve">(e.g. </w:t>
            </w:r>
            <w:r>
              <w:rPr>
                <w:rFonts w:ascii="Arial Narrow" w:hAnsi="Arial Narrow" w:cs="Arial"/>
                <w:i/>
                <w:sz w:val="20"/>
              </w:rPr>
              <w:t xml:space="preserve">energy levels and absorption spectra </w:t>
            </w:r>
            <w:r w:rsidRPr="00A44952">
              <w:rPr>
                <w:rFonts w:ascii="Arial Narrow" w:hAnsi="Arial Narrow" w:cs="Arial"/>
                <w:i/>
                <w:sz w:val="20"/>
              </w:rPr>
              <w:t>for AAS, chromatographic principles for GC, etc.)</w:t>
            </w:r>
            <w:r>
              <w:rPr>
                <w:rFonts w:ascii="Arial Narrow" w:hAnsi="Arial Narrow" w:cs="Arial"/>
                <w:sz w:val="20"/>
              </w:rPr>
              <w:t xml:space="preserve"> </w:t>
            </w:r>
          </w:p>
        </w:tc>
      </w:tr>
      <w:tr w:rsidR="001C7233" w14:paraId="7D9D5911" w14:textId="77777777" w:rsidTr="001C7233">
        <w:trPr>
          <w:trHeight w:val="996"/>
        </w:trPr>
        <w:tc>
          <w:tcPr>
            <w:tcW w:w="1717" w:type="dxa"/>
            <w:vAlign w:val="center"/>
          </w:tcPr>
          <w:p w14:paraId="7C89660F" w14:textId="77777777" w:rsidR="001C7233" w:rsidRPr="00F64C84" w:rsidRDefault="001C7233" w:rsidP="0092594D">
            <w:pPr>
              <w:tabs>
                <w:tab w:val="right" w:pos="10206"/>
              </w:tabs>
              <w:jc w:val="center"/>
              <w:rPr>
                <w:rFonts w:ascii="Arial" w:hAnsi="Arial" w:cs="Arial"/>
                <w:sz w:val="20"/>
              </w:rPr>
            </w:pPr>
            <w:r>
              <w:rPr>
                <w:rFonts w:ascii="Arial" w:hAnsi="Arial" w:cs="Arial"/>
                <w:sz w:val="20"/>
              </w:rPr>
              <w:t>How data from the instrument is used</w:t>
            </w:r>
          </w:p>
        </w:tc>
        <w:tc>
          <w:tcPr>
            <w:tcW w:w="2108" w:type="dxa"/>
            <w:vAlign w:val="center"/>
          </w:tcPr>
          <w:p w14:paraId="3E1D53DF"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No explanation of how the output from the machine is used</w:t>
            </w:r>
          </w:p>
        </w:tc>
        <w:tc>
          <w:tcPr>
            <w:tcW w:w="2662" w:type="dxa"/>
            <w:vAlign w:val="center"/>
          </w:tcPr>
          <w:p w14:paraId="062766C2"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Describes the type of output generated by the instrument.</w:t>
            </w:r>
          </w:p>
        </w:tc>
        <w:tc>
          <w:tcPr>
            <w:tcW w:w="4111" w:type="dxa"/>
            <w:vAlign w:val="center"/>
          </w:tcPr>
          <w:p w14:paraId="309DE4AA"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Describes how the output of the instrument can be used to analyse, identify or detect substances and includes an appropriate image/table.</w:t>
            </w:r>
          </w:p>
        </w:tc>
        <w:tc>
          <w:tcPr>
            <w:tcW w:w="4668" w:type="dxa"/>
            <w:tcBorders>
              <w:bottom w:val="single" w:sz="4" w:space="0" w:color="auto"/>
            </w:tcBorders>
            <w:shd w:val="clear" w:color="auto" w:fill="FFFF00"/>
            <w:vAlign w:val="center"/>
          </w:tcPr>
          <w:p w14:paraId="345A0C79"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Explains how the results are used to analyse, identify or detect substances. Includes example AAS data or GC-MS data and demonstrates how this would be used for the particular application described.</w:t>
            </w:r>
          </w:p>
        </w:tc>
      </w:tr>
      <w:tr w:rsidR="001C7233" w14:paraId="0410C8F3" w14:textId="77777777" w:rsidTr="001C7233">
        <w:trPr>
          <w:trHeight w:val="996"/>
        </w:trPr>
        <w:tc>
          <w:tcPr>
            <w:tcW w:w="1717" w:type="dxa"/>
            <w:vAlign w:val="center"/>
          </w:tcPr>
          <w:p w14:paraId="186EDC96" w14:textId="77777777" w:rsidR="001C7233" w:rsidRPr="00F64C84" w:rsidRDefault="001C7233" w:rsidP="0092594D">
            <w:pPr>
              <w:tabs>
                <w:tab w:val="right" w:pos="10206"/>
              </w:tabs>
              <w:jc w:val="center"/>
              <w:rPr>
                <w:rFonts w:ascii="Arial" w:hAnsi="Arial" w:cs="Arial"/>
                <w:sz w:val="20"/>
              </w:rPr>
            </w:pPr>
            <w:r w:rsidRPr="00F64C84">
              <w:rPr>
                <w:rFonts w:ascii="Arial" w:hAnsi="Arial" w:cs="Arial"/>
                <w:sz w:val="20"/>
              </w:rPr>
              <w:t>Description of application</w:t>
            </w:r>
          </w:p>
        </w:tc>
        <w:tc>
          <w:tcPr>
            <w:tcW w:w="2108" w:type="dxa"/>
            <w:vAlign w:val="center"/>
          </w:tcPr>
          <w:p w14:paraId="70112042"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Lists the chosen application</w:t>
            </w:r>
          </w:p>
        </w:tc>
        <w:tc>
          <w:tcPr>
            <w:tcW w:w="2662" w:type="dxa"/>
            <w:vAlign w:val="center"/>
          </w:tcPr>
          <w:p w14:paraId="5C0F85E7"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Explains the importance of the chosen application.</w:t>
            </w:r>
          </w:p>
        </w:tc>
        <w:tc>
          <w:tcPr>
            <w:tcW w:w="4111" w:type="dxa"/>
            <w:tcBorders>
              <w:bottom w:val="single" w:sz="4" w:space="0" w:color="auto"/>
            </w:tcBorders>
            <w:shd w:val="clear" w:color="auto" w:fill="FFFF00"/>
            <w:vAlign w:val="center"/>
          </w:tcPr>
          <w:p w14:paraId="5A90C78F"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Explains the importance of the chosen application and describes the chemistry of the substances which need to be analysed.</w:t>
            </w:r>
          </w:p>
        </w:tc>
        <w:tc>
          <w:tcPr>
            <w:tcW w:w="4668" w:type="dxa"/>
            <w:tcBorders>
              <w:bottom w:val="nil"/>
              <w:right w:val="nil"/>
            </w:tcBorders>
            <w:vAlign w:val="center"/>
          </w:tcPr>
          <w:p w14:paraId="7F448E37" w14:textId="77777777" w:rsidR="001C7233" w:rsidRDefault="001C7233" w:rsidP="0092594D">
            <w:pPr>
              <w:tabs>
                <w:tab w:val="right" w:pos="10206"/>
              </w:tabs>
              <w:jc w:val="center"/>
              <w:rPr>
                <w:rFonts w:ascii="Arial Narrow" w:hAnsi="Arial Narrow" w:cs="Arial"/>
                <w:sz w:val="20"/>
              </w:rPr>
            </w:pPr>
          </w:p>
        </w:tc>
      </w:tr>
    </w:tbl>
    <w:p w14:paraId="12F9B439" w14:textId="77777777" w:rsidR="001C7233" w:rsidRDefault="001C7233" w:rsidP="001C7233">
      <w:pPr>
        <w:tabs>
          <w:tab w:val="right" w:pos="10206"/>
        </w:tabs>
        <w:rPr>
          <w:rFonts w:ascii="Arial" w:hAnsi="Arial" w:cs="Arial"/>
          <w:b/>
        </w:rPr>
      </w:pPr>
    </w:p>
    <w:p w14:paraId="1083AD0D" w14:textId="77777777" w:rsidR="001C7233" w:rsidRPr="000A751C" w:rsidRDefault="001C7233" w:rsidP="001C7233">
      <w:pPr>
        <w:tabs>
          <w:tab w:val="right" w:pos="10206"/>
        </w:tabs>
        <w:rPr>
          <w:rFonts w:ascii="Arial" w:hAnsi="Arial" w:cs="Arial"/>
          <w:b/>
          <w:u w:val="single"/>
        </w:rPr>
      </w:pPr>
      <w:r>
        <w:rPr>
          <w:rFonts w:ascii="Arial" w:hAnsi="Arial" w:cs="Arial"/>
          <w:b/>
          <w:u w:val="single"/>
        </w:rPr>
        <w:t>COMMUNICATING THROUGH ACADEMIC WRITING:</w:t>
      </w:r>
    </w:p>
    <w:tbl>
      <w:tblPr>
        <w:tblStyle w:val="TableGrid"/>
        <w:tblW w:w="0" w:type="auto"/>
        <w:tblLook w:val="04A0" w:firstRow="1" w:lastRow="0" w:firstColumn="1" w:lastColumn="0" w:noHBand="0" w:noVBand="1"/>
      </w:tblPr>
      <w:tblGrid>
        <w:gridCol w:w="1939"/>
        <w:gridCol w:w="1177"/>
        <w:gridCol w:w="3385"/>
        <w:gridCol w:w="3326"/>
      </w:tblGrid>
      <w:tr w:rsidR="001C7233" w14:paraId="7F3183F2" w14:textId="77777777" w:rsidTr="0092594D">
        <w:trPr>
          <w:trHeight w:val="135"/>
        </w:trPr>
        <w:tc>
          <w:tcPr>
            <w:tcW w:w="1939" w:type="dxa"/>
            <w:shd w:val="clear" w:color="auto" w:fill="D9D9D9" w:themeFill="background1" w:themeFillShade="D9"/>
            <w:vAlign w:val="center"/>
          </w:tcPr>
          <w:p w14:paraId="269283FF" w14:textId="77777777" w:rsidR="001C7233" w:rsidRPr="00F64C84" w:rsidRDefault="001C7233" w:rsidP="0092594D">
            <w:pPr>
              <w:tabs>
                <w:tab w:val="right" w:pos="10206"/>
              </w:tabs>
              <w:jc w:val="center"/>
              <w:rPr>
                <w:rFonts w:ascii="Arial" w:hAnsi="Arial" w:cs="Arial"/>
                <w:b/>
                <w:sz w:val="20"/>
              </w:rPr>
            </w:pPr>
            <w:r>
              <w:rPr>
                <w:rFonts w:ascii="Arial" w:hAnsi="Arial" w:cs="Arial"/>
                <w:b/>
                <w:sz w:val="20"/>
              </w:rPr>
              <w:t>Aspect</w:t>
            </w:r>
          </w:p>
        </w:tc>
        <w:tc>
          <w:tcPr>
            <w:tcW w:w="1177" w:type="dxa"/>
            <w:shd w:val="clear" w:color="auto" w:fill="D9D9D9" w:themeFill="background1" w:themeFillShade="D9"/>
            <w:vAlign w:val="center"/>
          </w:tcPr>
          <w:p w14:paraId="5DDE90EC" w14:textId="77777777" w:rsidR="001C7233" w:rsidRPr="00F64C84" w:rsidRDefault="001C7233" w:rsidP="0092594D">
            <w:pPr>
              <w:tabs>
                <w:tab w:val="right" w:pos="10206"/>
              </w:tabs>
              <w:jc w:val="center"/>
              <w:rPr>
                <w:rFonts w:ascii="Arial" w:hAnsi="Arial" w:cs="Arial"/>
                <w:b/>
                <w:sz w:val="20"/>
              </w:rPr>
            </w:pPr>
            <w:r>
              <w:rPr>
                <w:rFonts w:ascii="Arial" w:hAnsi="Arial" w:cs="Arial"/>
                <w:b/>
                <w:sz w:val="20"/>
              </w:rPr>
              <w:t>0 marks</w:t>
            </w:r>
          </w:p>
        </w:tc>
        <w:tc>
          <w:tcPr>
            <w:tcW w:w="3385" w:type="dxa"/>
            <w:tcBorders>
              <w:bottom w:val="single" w:sz="4" w:space="0" w:color="auto"/>
            </w:tcBorders>
            <w:shd w:val="clear" w:color="auto" w:fill="D9D9D9" w:themeFill="background1" w:themeFillShade="D9"/>
            <w:vAlign w:val="center"/>
          </w:tcPr>
          <w:p w14:paraId="3E6A8BEB" w14:textId="77777777" w:rsidR="001C7233" w:rsidRPr="00F64C84" w:rsidRDefault="001C7233" w:rsidP="0092594D">
            <w:pPr>
              <w:tabs>
                <w:tab w:val="right" w:pos="10206"/>
              </w:tabs>
              <w:jc w:val="center"/>
              <w:rPr>
                <w:rFonts w:ascii="Arial" w:hAnsi="Arial" w:cs="Arial"/>
                <w:b/>
                <w:sz w:val="20"/>
              </w:rPr>
            </w:pPr>
            <w:r>
              <w:rPr>
                <w:rFonts w:ascii="Arial" w:hAnsi="Arial" w:cs="Arial"/>
                <w:b/>
                <w:sz w:val="20"/>
              </w:rPr>
              <w:t>1 mark</w:t>
            </w:r>
          </w:p>
        </w:tc>
        <w:tc>
          <w:tcPr>
            <w:tcW w:w="3326" w:type="dxa"/>
            <w:tcBorders>
              <w:bottom w:val="single" w:sz="4" w:space="0" w:color="auto"/>
            </w:tcBorders>
            <w:shd w:val="clear" w:color="auto" w:fill="D9D9D9" w:themeFill="background1" w:themeFillShade="D9"/>
            <w:vAlign w:val="center"/>
          </w:tcPr>
          <w:p w14:paraId="18869C93" w14:textId="77777777" w:rsidR="001C7233" w:rsidRPr="00F64C84" w:rsidRDefault="001C7233" w:rsidP="0092594D">
            <w:pPr>
              <w:tabs>
                <w:tab w:val="right" w:pos="10206"/>
              </w:tabs>
              <w:jc w:val="center"/>
              <w:rPr>
                <w:rFonts w:ascii="Arial" w:hAnsi="Arial" w:cs="Arial"/>
                <w:b/>
                <w:sz w:val="20"/>
              </w:rPr>
            </w:pPr>
            <w:r>
              <w:rPr>
                <w:rFonts w:ascii="Arial" w:hAnsi="Arial" w:cs="Arial"/>
                <w:b/>
                <w:sz w:val="20"/>
              </w:rPr>
              <w:t>2 marks</w:t>
            </w:r>
          </w:p>
        </w:tc>
      </w:tr>
      <w:tr w:rsidR="001C7233" w14:paraId="352F3727" w14:textId="77777777" w:rsidTr="001C7233">
        <w:trPr>
          <w:trHeight w:val="592"/>
        </w:trPr>
        <w:tc>
          <w:tcPr>
            <w:tcW w:w="1939" w:type="dxa"/>
            <w:vAlign w:val="center"/>
          </w:tcPr>
          <w:p w14:paraId="299FE53C" w14:textId="77777777" w:rsidR="001C7233" w:rsidRPr="00F64C84" w:rsidRDefault="001C7233" w:rsidP="0092594D">
            <w:pPr>
              <w:tabs>
                <w:tab w:val="right" w:pos="10206"/>
              </w:tabs>
              <w:jc w:val="center"/>
              <w:rPr>
                <w:rFonts w:ascii="Arial" w:hAnsi="Arial" w:cs="Arial"/>
                <w:sz w:val="20"/>
              </w:rPr>
            </w:pPr>
            <w:r>
              <w:rPr>
                <w:rFonts w:ascii="Arial" w:hAnsi="Arial" w:cs="Arial"/>
                <w:sz w:val="20"/>
              </w:rPr>
              <w:t>References list</w:t>
            </w:r>
          </w:p>
        </w:tc>
        <w:tc>
          <w:tcPr>
            <w:tcW w:w="1177" w:type="dxa"/>
            <w:vAlign w:val="center"/>
          </w:tcPr>
          <w:p w14:paraId="7629EE42"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41A65469" w14:textId="77777777" w:rsidR="001C7233" w:rsidRPr="00324A30" w:rsidRDefault="001C7233" w:rsidP="0092594D">
            <w:pPr>
              <w:tabs>
                <w:tab w:val="right" w:pos="10206"/>
              </w:tabs>
              <w:jc w:val="center"/>
              <w:rPr>
                <w:rFonts w:ascii="Arial Narrow" w:hAnsi="Arial Narrow" w:cs="Arial"/>
                <w:sz w:val="20"/>
              </w:rPr>
            </w:pPr>
            <w:r>
              <w:rPr>
                <w:rFonts w:ascii="Arial Narrow" w:hAnsi="Arial Narrow" w:cs="Arial"/>
                <w:sz w:val="20"/>
              </w:rPr>
              <w:t xml:space="preserve">Most references are correctly formatted using APA. Occasional minor problems. </w:t>
            </w:r>
          </w:p>
        </w:tc>
        <w:tc>
          <w:tcPr>
            <w:tcW w:w="3326" w:type="dxa"/>
            <w:tcBorders>
              <w:top w:val="single" w:sz="4" w:space="0" w:color="auto"/>
              <w:left w:val="single" w:sz="4" w:space="0" w:color="auto"/>
              <w:bottom w:val="single" w:sz="4" w:space="0" w:color="auto"/>
              <w:right w:val="single" w:sz="4" w:space="0" w:color="auto"/>
            </w:tcBorders>
            <w:vAlign w:val="center"/>
          </w:tcPr>
          <w:p w14:paraId="2501127E" w14:textId="77777777" w:rsidR="001C7233" w:rsidRPr="000A751C" w:rsidRDefault="001C7233" w:rsidP="0092594D">
            <w:pPr>
              <w:tabs>
                <w:tab w:val="right" w:pos="10206"/>
              </w:tabs>
              <w:jc w:val="center"/>
              <w:rPr>
                <w:rFonts w:ascii="Arial Narrow" w:hAnsi="Arial Narrow" w:cs="Arial"/>
                <w:sz w:val="20"/>
              </w:rPr>
            </w:pPr>
            <w:r>
              <w:rPr>
                <w:rFonts w:ascii="Arial Narrow" w:hAnsi="Arial Narrow" w:cs="Arial"/>
                <w:sz w:val="20"/>
              </w:rPr>
              <w:t xml:space="preserve">All references correctly formatted using APA. </w:t>
            </w:r>
            <w:r>
              <w:rPr>
                <w:rFonts w:ascii="Arial Narrow" w:hAnsi="Arial Narrow" w:cs="Arial"/>
                <w:b/>
                <w:sz w:val="20"/>
              </w:rPr>
              <w:t>No</w:t>
            </w:r>
            <w:r>
              <w:rPr>
                <w:rFonts w:ascii="Arial Narrow" w:hAnsi="Arial Narrow" w:cs="Arial"/>
                <w:sz w:val="20"/>
              </w:rPr>
              <w:t xml:space="preserve"> errors in referencing details.</w:t>
            </w:r>
          </w:p>
        </w:tc>
      </w:tr>
      <w:tr w:rsidR="001C7233" w14:paraId="69DC4268" w14:textId="77777777" w:rsidTr="001C7233">
        <w:trPr>
          <w:trHeight w:val="592"/>
        </w:trPr>
        <w:tc>
          <w:tcPr>
            <w:tcW w:w="1939" w:type="dxa"/>
            <w:vAlign w:val="center"/>
          </w:tcPr>
          <w:p w14:paraId="6F63A2AA" w14:textId="77777777" w:rsidR="001C7233" w:rsidRPr="00F64C84" w:rsidRDefault="001C7233" w:rsidP="0092594D">
            <w:pPr>
              <w:tabs>
                <w:tab w:val="right" w:pos="10206"/>
              </w:tabs>
              <w:jc w:val="center"/>
              <w:rPr>
                <w:rFonts w:ascii="Arial" w:hAnsi="Arial" w:cs="Arial"/>
                <w:sz w:val="20"/>
              </w:rPr>
            </w:pPr>
            <w:r>
              <w:rPr>
                <w:rFonts w:ascii="Arial" w:hAnsi="Arial" w:cs="Arial"/>
                <w:sz w:val="20"/>
              </w:rPr>
              <w:t>In-text citations</w:t>
            </w:r>
          </w:p>
        </w:tc>
        <w:tc>
          <w:tcPr>
            <w:tcW w:w="1177" w:type="dxa"/>
            <w:vAlign w:val="center"/>
          </w:tcPr>
          <w:p w14:paraId="5C64493E"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vAlign w:val="center"/>
          </w:tcPr>
          <w:p w14:paraId="0E5AC889"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Some attempt to use in-text citations but some parts are missing citations.</w:t>
            </w:r>
          </w:p>
        </w:tc>
        <w:tc>
          <w:tcPr>
            <w:tcW w:w="3326" w:type="dxa"/>
            <w:tcBorders>
              <w:top w:val="single" w:sz="4" w:space="0" w:color="auto"/>
              <w:left w:val="single" w:sz="4" w:space="0" w:color="auto"/>
              <w:bottom w:val="single" w:sz="4" w:space="0" w:color="auto"/>
              <w:right w:val="single" w:sz="4" w:space="0" w:color="auto"/>
            </w:tcBorders>
            <w:shd w:val="clear" w:color="auto" w:fill="FFFF00"/>
            <w:vAlign w:val="center"/>
          </w:tcPr>
          <w:p w14:paraId="4BCBF0A8" w14:textId="77777777" w:rsidR="001C7233" w:rsidRPr="00AF76F5" w:rsidRDefault="001C7233" w:rsidP="0092594D">
            <w:pPr>
              <w:tabs>
                <w:tab w:val="right" w:pos="10206"/>
              </w:tabs>
              <w:jc w:val="center"/>
              <w:rPr>
                <w:rFonts w:ascii="Arial Narrow" w:hAnsi="Arial Narrow" w:cs="Arial"/>
                <w:sz w:val="20"/>
              </w:rPr>
            </w:pPr>
            <w:r>
              <w:rPr>
                <w:rFonts w:ascii="Arial" w:hAnsi="Arial" w:cs="Arial"/>
                <w:b/>
                <w:noProof/>
                <w:u w:val="single"/>
                <w:lang w:val="en-US"/>
              </w:rPr>
              <mc:AlternateContent>
                <mc:Choice Requires="wps">
                  <w:drawing>
                    <wp:anchor distT="0" distB="0" distL="114300" distR="114300" simplePos="0" relativeHeight="251740160" behindDoc="0" locked="0" layoutInCell="1" allowOverlap="1" wp14:anchorId="30AED0AB" wp14:editId="664E1E48">
                      <wp:simplePos x="0" y="0"/>
                      <wp:positionH relativeFrom="column">
                        <wp:posOffset>2669540</wp:posOffset>
                      </wp:positionH>
                      <wp:positionV relativeFrom="paragraph">
                        <wp:posOffset>45085</wp:posOffset>
                      </wp:positionV>
                      <wp:extent cx="2955290" cy="330771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2955290" cy="330771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ECE5CF8" w14:textId="77777777" w:rsidR="001C7233" w:rsidRPr="000F570F" w:rsidRDefault="001C7233" w:rsidP="001C7233">
                                  <w:pPr>
                                    <w:rPr>
                                      <w:b/>
                                      <w:sz w:val="32"/>
                                      <w:szCs w:val="32"/>
                                      <w:u w:val="single"/>
                                    </w:rPr>
                                  </w:pPr>
                                  <w:r w:rsidRPr="000F570F">
                                    <w:rPr>
                                      <w:b/>
                                      <w:sz w:val="32"/>
                                      <w:szCs w:val="32"/>
                                      <w:u w:val="single"/>
                                    </w:rPr>
                                    <w:t>PART 2: ASSIGNMENT</w:t>
                                  </w:r>
                                </w:p>
                                <w:p w14:paraId="5DD17CAB" w14:textId="52171611" w:rsidR="001C7233" w:rsidRPr="000F570F" w:rsidRDefault="001C7233" w:rsidP="001C7233">
                                  <w:pPr>
                                    <w:rPr>
                                      <w:sz w:val="32"/>
                                      <w:szCs w:val="32"/>
                                    </w:rPr>
                                  </w:pPr>
                                  <w:r w:rsidRPr="000F570F">
                                    <w:rPr>
                                      <w:sz w:val="32"/>
                                      <w:szCs w:val="32"/>
                                    </w:rPr>
                                    <w:t xml:space="preserve">              Content = </w:t>
                                  </w:r>
                                  <w:r>
                                    <w:rPr>
                                      <w:sz w:val="32"/>
                                      <w:szCs w:val="32"/>
                                    </w:rPr>
                                    <w:t>16</w:t>
                                  </w:r>
                                  <w:r w:rsidRPr="000F570F">
                                    <w:rPr>
                                      <w:sz w:val="32"/>
                                      <w:szCs w:val="32"/>
                                    </w:rPr>
                                    <w:t xml:space="preserve"> / 16</w:t>
                                  </w:r>
                                </w:p>
                                <w:p w14:paraId="48A89F83" w14:textId="0935C2E9" w:rsidR="001C7233" w:rsidRPr="000F570F" w:rsidRDefault="001C7233" w:rsidP="001C7233">
                                  <w:pPr>
                                    <w:rPr>
                                      <w:sz w:val="32"/>
                                      <w:szCs w:val="32"/>
                                    </w:rPr>
                                  </w:pPr>
                                  <w:r w:rsidRPr="000F570F">
                                    <w:rPr>
                                      <w:sz w:val="32"/>
                                      <w:szCs w:val="32"/>
                                    </w:rPr>
                                    <w:t xml:space="preserve">Communication = </w:t>
                                  </w:r>
                                  <w:r>
                                    <w:rPr>
                                      <w:sz w:val="32"/>
                                      <w:szCs w:val="32"/>
                                    </w:rPr>
                                    <w:t>6.5</w:t>
                                  </w:r>
                                  <w:r w:rsidRPr="000F570F">
                                    <w:rPr>
                                      <w:sz w:val="32"/>
                                      <w:szCs w:val="32"/>
                                    </w:rPr>
                                    <w:t xml:space="preserve"> </w:t>
                                  </w:r>
                                  <w:proofErr w:type="gramStart"/>
                                  <w:r w:rsidRPr="000F570F">
                                    <w:rPr>
                                      <w:sz w:val="32"/>
                                      <w:szCs w:val="32"/>
                                    </w:rPr>
                                    <w:t>/   8</w:t>
                                  </w:r>
                                  <w:proofErr w:type="gramEnd"/>
                                </w:p>
                                <w:p w14:paraId="07FC33F1" w14:textId="35C8745E" w:rsidR="001C7233" w:rsidRPr="000F570F" w:rsidRDefault="001C7233" w:rsidP="001C7233">
                                  <w:pPr>
                                    <w:rPr>
                                      <w:b/>
                                      <w:sz w:val="32"/>
                                      <w:szCs w:val="32"/>
                                    </w:rPr>
                                  </w:pPr>
                                  <w:r w:rsidRPr="000F570F">
                                    <w:rPr>
                                      <w:b/>
                                      <w:sz w:val="32"/>
                                      <w:szCs w:val="32"/>
                                    </w:rPr>
                                    <w:t xml:space="preserve">                   Total </w:t>
                                  </w:r>
                                  <w:proofErr w:type="gramStart"/>
                                  <w:r w:rsidRPr="000F570F">
                                    <w:rPr>
                                      <w:b/>
                                      <w:sz w:val="32"/>
                                      <w:szCs w:val="32"/>
                                    </w:rPr>
                                    <w:t xml:space="preserve">=  </w:t>
                                  </w:r>
                                  <w:r>
                                    <w:rPr>
                                      <w:b/>
                                      <w:sz w:val="32"/>
                                      <w:szCs w:val="32"/>
                                    </w:rPr>
                                    <w:t>22.5</w:t>
                                  </w:r>
                                  <w:proofErr w:type="gramEnd"/>
                                  <w:r w:rsidRPr="000F570F">
                                    <w:rPr>
                                      <w:b/>
                                      <w:sz w:val="32"/>
                                      <w:szCs w:val="32"/>
                                    </w:rPr>
                                    <w:t xml:space="preserve"> / 24</w:t>
                                  </w:r>
                                </w:p>
                                <w:p w14:paraId="716165BC" w14:textId="77777777" w:rsidR="001C7233" w:rsidRDefault="001C7233" w:rsidP="001C7233"/>
                                <w:p w14:paraId="4088DE8C" w14:textId="7D0C2381" w:rsidR="001C7233" w:rsidRDefault="001C7233" w:rsidP="001C7233">
                                  <w:pPr>
                                    <w:rPr>
                                      <w:b/>
                                      <w:i/>
                                    </w:rPr>
                                  </w:pPr>
                                  <w:r>
                                    <w:rPr>
                                      <w:b/>
                                      <w:i/>
                                    </w:rPr>
                                    <w:t>Overall comments:</w:t>
                                  </w:r>
                                </w:p>
                                <w:p w14:paraId="349CC3B1" w14:textId="63F3CCFD" w:rsidR="001C7233" w:rsidRDefault="001C7233" w:rsidP="001C7233">
                                  <w:pPr>
                                    <w:rPr>
                                      <w:i/>
                                    </w:rPr>
                                  </w:pPr>
                                  <w:r w:rsidRPr="001C7233">
                                    <w:rPr>
                                      <w:i/>
                                    </w:rPr>
                                    <w:t xml:space="preserve">Great report. </w:t>
                                  </w:r>
                                  <w:r>
                                    <w:rPr>
                                      <w:i/>
                                    </w:rPr>
                                    <w:t>Information was</w:t>
                                  </w:r>
                                  <w:r w:rsidR="00E75F15">
                                    <w:rPr>
                                      <w:i/>
                                    </w:rPr>
                                    <w:t xml:space="preserve"> there and was largely correct (except for the need to separate elements prior to analysis)</w:t>
                                  </w:r>
                                </w:p>
                                <w:p w14:paraId="65CF7CCE" w14:textId="77777777" w:rsidR="00E75F15" w:rsidRDefault="00E75F15" w:rsidP="001C7233">
                                  <w:pPr>
                                    <w:rPr>
                                      <w:i/>
                                    </w:rPr>
                                  </w:pPr>
                                </w:p>
                                <w:p w14:paraId="1C15506A" w14:textId="2CDD3671" w:rsidR="00E75F15" w:rsidRPr="001C7233" w:rsidRDefault="00E75F15" w:rsidP="001C7233">
                                  <w:pPr>
                                    <w:rPr>
                                      <w:i/>
                                    </w:rPr>
                                  </w:pPr>
                                  <w:r>
                                    <w:rPr>
                                      <w:i/>
                                    </w:rPr>
                                    <w:t>Your writing is good but you need to proofread your work and edit to make information more concise.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1" o:spid="_x0000_s1030" type="#_x0000_t202" style="position:absolute;left:0;text-align:left;margin-left:210.2pt;margin-top:3.55pt;width:232.7pt;height:260.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" filled="f" stroked="f">
                      <v:textbox>
                        <w:txbxContent>
                          <w:p w14:paraId="4ECE5CF8" w14:textId="77777777" w:rsidR="001C7233" w:rsidRPr="000F570F" w:rsidRDefault="001C7233" w:rsidP="001C7233">
                            <w:pPr>
                              <w:rPr>
                                <w:b/>
                                <w:sz w:val="32"/>
                                <w:szCs w:val="32"/>
                                <w:u w:val="single"/>
                              </w:rPr>
                            </w:pPr>
                            <w:r w:rsidRPr="000F570F">
                              <w:rPr>
                                <w:b/>
                                <w:sz w:val="32"/>
                                <w:szCs w:val="32"/>
                                <w:u w:val="single"/>
                              </w:rPr>
                              <w:t>PART 2: ASSIGNMENT</w:t>
                            </w:r>
                          </w:p>
                          <w:p w14:paraId="5DD17CAB" w14:textId="52171611" w:rsidR="001C7233" w:rsidRPr="000F570F" w:rsidRDefault="001C7233" w:rsidP="001C7233">
                            <w:pPr>
                              <w:rPr>
                                <w:sz w:val="32"/>
                                <w:szCs w:val="32"/>
                              </w:rPr>
                            </w:pPr>
                            <w:r w:rsidRPr="000F570F">
                              <w:rPr>
                                <w:sz w:val="32"/>
                                <w:szCs w:val="32"/>
                              </w:rPr>
                              <w:t xml:space="preserve">              Content = </w:t>
                            </w:r>
                            <w:r>
                              <w:rPr>
                                <w:sz w:val="32"/>
                                <w:szCs w:val="32"/>
                              </w:rPr>
                              <w:t>16</w:t>
                            </w:r>
                            <w:r w:rsidRPr="000F570F">
                              <w:rPr>
                                <w:sz w:val="32"/>
                                <w:szCs w:val="32"/>
                              </w:rPr>
                              <w:t xml:space="preserve"> / 16</w:t>
                            </w:r>
                          </w:p>
                          <w:p w14:paraId="48A89F83" w14:textId="0935C2E9" w:rsidR="001C7233" w:rsidRPr="000F570F" w:rsidRDefault="001C7233" w:rsidP="001C7233">
                            <w:pPr>
                              <w:rPr>
                                <w:sz w:val="32"/>
                                <w:szCs w:val="32"/>
                              </w:rPr>
                            </w:pPr>
                            <w:r w:rsidRPr="000F570F">
                              <w:rPr>
                                <w:sz w:val="32"/>
                                <w:szCs w:val="32"/>
                              </w:rPr>
                              <w:t xml:space="preserve">Communication = </w:t>
                            </w:r>
                            <w:r>
                              <w:rPr>
                                <w:sz w:val="32"/>
                                <w:szCs w:val="32"/>
                              </w:rPr>
                              <w:t>6.5</w:t>
                            </w:r>
                            <w:r w:rsidRPr="000F570F">
                              <w:rPr>
                                <w:sz w:val="32"/>
                                <w:szCs w:val="32"/>
                              </w:rPr>
                              <w:t xml:space="preserve"> </w:t>
                            </w:r>
                            <w:proofErr w:type="gramStart"/>
                            <w:r w:rsidRPr="000F570F">
                              <w:rPr>
                                <w:sz w:val="32"/>
                                <w:szCs w:val="32"/>
                              </w:rPr>
                              <w:t>/   8</w:t>
                            </w:r>
                            <w:proofErr w:type="gramEnd"/>
                          </w:p>
                          <w:p w14:paraId="07FC33F1" w14:textId="35C8745E" w:rsidR="001C7233" w:rsidRPr="000F570F" w:rsidRDefault="001C7233" w:rsidP="001C7233">
                            <w:pPr>
                              <w:rPr>
                                <w:b/>
                                <w:sz w:val="32"/>
                                <w:szCs w:val="32"/>
                              </w:rPr>
                            </w:pPr>
                            <w:r w:rsidRPr="000F570F">
                              <w:rPr>
                                <w:b/>
                                <w:sz w:val="32"/>
                                <w:szCs w:val="32"/>
                              </w:rPr>
                              <w:t xml:space="preserve">                   Total </w:t>
                            </w:r>
                            <w:proofErr w:type="gramStart"/>
                            <w:r w:rsidRPr="000F570F">
                              <w:rPr>
                                <w:b/>
                                <w:sz w:val="32"/>
                                <w:szCs w:val="32"/>
                              </w:rPr>
                              <w:t xml:space="preserve">=  </w:t>
                            </w:r>
                            <w:r>
                              <w:rPr>
                                <w:b/>
                                <w:sz w:val="32"/>
                                <w:szCs w:val="32"/>
                              </w:rPr>
                              <w:t>22.5</w:t>
                            </w:r>
                            <w:proofErr w:type="gramEnd"/>
                            <w:r w:rsidRPr="000F570F">
                              <w:rPr>
                                <w:b/>
                                <w:sz w:val="32"/>
                                <w:szCs w:val="32"/>
                              </w:rPr>
                              <w:t xml:space="preserve"> / 24</w:t>
                            </w:r>
                          </w:p>
                          <w:p w14:paraId="716165BC" w14:textId="77777777" w:rsidR="001C7233" w:rsidRDefault="001C7233" w:rsidP="001C7233"/>
                          <w:p w14:paraId="4088DE8C" w14:textId="7D0C2381" w:rsidR="001C7233" w:rsidRDefault="001C7233" w:rsidP="001C7233">
                            <w:pPr>
                              <w:rPr>
                                <w:b/>
                                <w:i/>
                              </w:rPr>
                            </w:pPr>
                            <w:r>
                              <w:rPr>
                                <w:b/>
                                <w:i/>
                              </w:rPr>
                              <w:t>Overall comments:</w:t>
                            </w:r>
                          </w:p>
                          <w:p w14:paraId="349CC3B1" w14:textId="63F3CCFD" w:rsidR="001C7233" w:rsidRDefault="001C7233" w:rsidP="001C7233">
                            <w:pPr>
                              <w:rPr>
                                <w:i/>
                              </w:rPr>
                            </w:pPr>
                            <w:r w:rsidRPr="001C7233">
                              <w:rPr>
                                <w:i/>
                              </w:rPr>
                              <w:t xml:space="preserve">Great report. </w:t>
                            </w:r>
                            <w:r>
                              <w:rPr>
                                <w:i/>
                              </w:rPr>
                              <w:t>Information was</w:t>
                            </w:r>
                            <w:r w:rsidR="00E75F15">
                              <w:rPr>
                                <w:i/>
                              </w:rPr>
                              <w:t xml:space="preserve"> there and was largely correct (except for the need to separate elements prior to analysis)</w:t>
                            </w:r>
                          </w:p>
                          <w:p w14:paraId="65CF7CCE" w14:textId="77777777" w:rsidR="00E75F15" w:rsidRDefault="00E75F15" w:rsidP="001C7233">
                            <w:pPr>
                              <w:rPr>
                                <w:i/>
                              </w:rPr>
                            </w:pPr>
                          </w:p>
                          <w:p w14:paraId="1C15506A" w14:textId="2CDD3671" w:rsidR="00E75F15" w:rsidRPr="001C7233" w:rsidRDefault="00E75F15" w:rsidP="001C7233">
                            <w:pPr>
                              <w:rPr>
                                <w:i/>
                              </w:rPr>
                            </w:pPr>
                            <w:r>
                              <w:rPr>
                                <w:i/>
                              </w:rPr>
                              <w:t>Your writing is good but you need to proofread your work and edit to make information more concise.</w:t>
                            </w:r>
                          </w:p>
                        </w:txbxContent>
                      </v:textbox>
                    </v:shape>
                  </w:pict>
                </mc:Fallback>
              </mc:AlternateContent>
            </w:r>
            <w:r>
              <w:rPr>
                <w:rFonts w:ascii="Arial Narrow" w:hAnsi="Arial Narrow" w:cs="Arial"/>
                <w:sz w:val="20"/>
              </w:rPr>
              <w:t xml:space="preserve">All information that is not common knowledge is </w:t>
            </w:r>
            <w:r w:rsidRPr="00F64C84">
              <w:rPr>
                <w:rFonts w:ascii="Arial Narrow" w:hAnsi="Arial Narrow" w:cs="Arial"/>
                <w:sz w:val="20"/>
              </w:rPr>
              <w:t>attributed using a form of in-</w:t>
            </w:r>
            <w:r>
              <w:rPr>
                <w:rFonts w:ascii="Arial Narrow" w:hAnsi="Arial Narrow" w:cs="Arial"/>
                <w:sz w:val="20"/>
              </w:rPr>
              <w:t>text</w:t>
            </w:r>
            <w:r w:rsidRPr="00F64C84">
              <w:rPr>
                <w:rFonts w:ascii="Arial Narrow" w:hAnsi="Arial Narrow" w:cs="Arial"/>
                <w:sz w:val="20"/>
              </w:rPr>
              <w:t xml:space="preserve"> citations.</w:t>
            </w:r>
          </w:p>
        </w:tc>
      </w:tr>
      <w:tr w:rsidR="001C7233" w14:paraId="57526295" w14:textId="77777777" w:rsidTr="001C7233">
        <w:trPr>
          <w:gridAfter w:val="1"/>
          <w:wAfter w:w="3326" w:type="dxa"/>
          <w:trHeight w:val="592"/>
        </w:trPr>
        <w:tc>
          <w:tcPr>
            <w:tcW w:w="1939" w:type="dxa"/>
            <w:vAlign w:val="center"/>
          </w:tcPr>
          <w:p w14:paraId="41EC86C5" w14:textId="77777777" w:rsidR="001C7233" w:rsidRPr="00F64C84" w:rsidRDefault="001C7233" w:rsidP="0092594D">
            <w:pPr>
              <w:tabs>
                <w:tab w:val="right" w:pos="10206"/>
              </w:tabs>
              <w:jc w:val="center"/>
              <w:rPr>
                <w:rFonts w:ascii="Arial" w:hAnsi="Arial" w:cs="Arial"/>
                <w:sz w:val="20"/>
              </w:rPr>
            </w:pPr>
            <w:r>
              <w:rPr>
                <w:rFonts w:ascii="Arial" w:hAnsi="Arial" w:cs="Arial"/>
                <w:sz w:val="20"/>
              </w:rPr>
              <w:t>Sources</w:t>
            </w:r>
          </w:p>
        </w:tc>
        <w:tc>
          <w:tcPr>
            <w:tcW w:w="1177" w:type="dxa"/>
            <w:vAlign w:val="center"/>
          </w:tcPr>
          <w:p w14:paraId="29FAF821"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1C0DC52F" w14:textId="77777777" w:rsidR="001C7233" w:rsidRPr="00F64C84" w:rsidRDefault="001C7233" w:rsidP="0092594D">
            <w:pPr>
              <w:tabs>
                <w:tab w:val="right" w:pos="10206"/>
              </w:tabs>
              <w:jc w:val="center"/>
              <w:rPr>
                <w:rFonts w:ascii="Arial Narrow" w:hAnsi="Arial Narrow" w:cs="Arial"/>
                <w:sz w:val="20"/>
              </w:rPr>
            </w:pPr>
            <w:r>
              <w:rPr>
                <w:rFonts w:ascii="Arial Narrow" w:hAnsi="Arial Narrow" w:cs="Arial"/>
                <w:sz w:val="20"/>
              </w:rPr>
              <w:t xml:space="preserve">At least three sources are used including at least one text source. </w:t>
            </w:r>
          </w:p>
        </w:tc>
      </w:tr>
      <w:tr w:rsidR="001C7233" w14:paraId="0C3EAB8A" w14:textId="77777777" w:rsidTr="001C7233">
        <w:trPr>
          <w:gridAfter w:val="1"/>
          <w:wAfter w:w="3326" w:type="dxa"/>
          <w:trHeight w:val="592"/>
        </w:trPr>
        <w:tc>
          <w:tcPr>
            <w:tcW w:w="1939" w:type="dxa"/>
            <w:vAlign w:val="center"/>
          </w:tcPr>
          <w:p w14:paraId="0E9CC50D" w14:textId="77777777" w:rsidR="001C7233" w:rsidRDefault="001C7233" w:rsidP="0092594D">
            <w:pPr>
              <w:tabs>
                <w:tab w:val="right" w:pos="10206"/>
              </w:tabs>
              <w:jc w:val="center"/>
              <w:rPr>
                <w:rFonts w:ascii="Arial" w:hAnsi="Arial" w:cs="Arial"/>
                <w:sz w:val="20"/>
              </w:rPr>
            </w:pPr>
            <w:r>
              <w:rPr>
                <w:rFonts w:ascii="Arial" w:hAnsi="Arial" w:cs="Arial"/>
                <w:sz w:val="20"/>
              </w:rPr>
              <w:t>Conventions for figures and tables</w:t>
            </w:r>
          </w:p>
        </w:tc>
        <w:tc>
          <w:tcPr>
            <w:tcW w:w="1177" w:type="dxa"/>
            <w:vAlign w:val="center"/>
          </w:tcPr>
          <w:p w14:paraId="2F402BD0" w14:textId="77777777" w:rsidR="001C7233" w:rsidRDefault="001C7233" w:rsidP="0092594D">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4BDD84DB" w14:textId="77777777" w:rsidR="001C7233" w:rsidRPr="00C80E3D" w:rsidRDefault="001C7233" w:rsidP="0092594D">
            <w:pPr>
              <w:tabs>
                <w:tab w:val="right" w:pos="10206"/>
              </w:tabs>
              <w:jc w:val="center"/>
              <w:rPr>
                <w:rFonts w:ascii="Arial Narrow" w:hAnsi="Arial Narrow" w:cs="Arial"/>
                <w:sz w:val="20"/>
              </w:rPr>
            </w:pPr>
            <w:r>
              <w:rPr>
                <w:rFonts w:ascii="Arial Narrow" w:hAnsi="Arial Narrow" w:cs="Arial"/>
                <w:sz w:val="20"/>
              </w:rPr>
              <w:t>Includes at least one figure or table. All figures and tables are labelled, include captions and sources, and are referenced in the main text.</w:t>
            </w:r>
            <w:r w:rsidRPr="00C80E3D">
              <w:rPr>
                <w:rFonts w:ascii="Arial Narrow" w:hAnsi="Arial Narrow" w:cs="Arial"/>
                <w:sz w:val="20"/>
              </w:rPr>
              <w:t xml:space="preserve"> </w:t>
            </w:r>
          </w:p>
        </w:tc>
      </w:tr>
      <w:tr w:rsidR="001C7233" w14:paraId="331EC4C0" w14:textId="77777777" w:rsidTr="001C7233">
        <w:trPr>
          <w:gridAfter w:val="1"/>
          <w:wAfter w:w="3326" w:type="dxa"/>
          <w:trHeight w:val="234"/>
        </w:trPr>
        <w:tc>
          <w:tcPr>
            <w:tcW w:w="1939" w:type="dxa"/>
            <w:vAlign w:val="center"/>
          </w:tcPr>
          <w:p w14:paraId="5B4788C6" w14:textId="77777777" w:rsidR="001C7233" w:rsidRDefault="001C7233" w:rsidP="0092594D">
            <w:pPr>
              <w:tabs>
                <w:tab w:val="right" w:pos="10206"/>
              </w:tabs>
              <w:jc w:val="center"/>
              <w:rPr>
                <w:rFonts w:ascii="Arial" w:hAnsi="Arial" w:cs="Arial"/>
                <w:sz w:val="20"/>
              </w:rPr>
            </w:pPr>
            <w:r>
              <w:rPr>
                <w:rFonts w:ascii="Arial" w:hAnsi="Arial" w:cs="Arial"/>
                <w:sz w:val="20"/>
              </w:rPr>
              <w:t>Headings</w:t>
            </w:r>
          </w:p>
        </w:tc>
        <w:tc>
          <w:tcPr>
            <w:tcW w:w="1177" w:type="dxa"/>
            <w:vAlign w:val="center"/>
          </w:tcPr>
          <w:p w14:paraId="6257043F" w14:textId="77777777" w:rsidR="001C7233" w:rsidRDefault="001C7233" w:rsidP="0092594D">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3F4AC971" w14:textId="77777777" w:rsidR="001C7233" w:rsidRDefault="001C7233" w:rsidP="0092594D">
            <w:pPr>
              <w:tabs>
                <w:tab w:val="right" w:pos="10206"/>
              </w:tabs>
              <w:jc w:val="center"/>
              <w:rPr>
                <w:rFonts w:ascii="Arial Narrow" w:hAnsi="Arial Narrow" w:cs="Arial"/>
                <w:sz w:val="20"/>
              </w:rPr>
            </w:pPr>
            <w:r>
              <w:rPr>
                <w:rFonts w:ascii="Arial Narrow" w:hAnsi="Arial Narrow" w:cs="Arial"/>
                <w:sz w:val="20"/>
              </w:rPr>
              <w:t>Divides report into logical sections using headings.</w:t>
            </w:r>
          </w:p>
        </w:tc>
      </w:tr>
      <w:tr w:rsidR="001C7233" w14:paraId="272A7ED3" w14:textId="77777777" w:rsidTr="001C7233">
        <w:trPr>
          <w:gridAfter w:val="1"/>
          <w:wAfter w:w="3326" w:type="dxa"/>
          <w:trHeight w:val="234"/>
        </w:trPr>
        <w:tc>
          <w:tcPr>
            <w:tcW w:w="1939" w:type="dxa"/>
            <w:vAlign w:val="center"/>
          </w:tcPr>
          <w:p w14:paraId="3E6EC547" w14:textId="77777777" w:rsidR="001C7233" w:rsidRDefault="001C7233" w:rsidP="0092594D">
            <w:pPr>
              <w:tabs>
                <w:tab w:val="right" w:pos="10206"/>
              </w:tabs>
              <w:jc w:val="center"/>
              <w:rPr>
                <w:rFonts w:ascii="Arial" w:hAnsi="Arial" w:cs="Arial"/>
                <w:sz w:val="20"/>
              </w:rPr>
            </w:pPr>
            <w:r>
              <w:rPr>
                <w:rFonts w:ascii="Arial" w:hAnsi="Arial" w:cs="Arial"/>
                <w:sz w:val="20"/>
              </w:rPr>
              <w:t>Writing</w:t>
            </w:r>
          </w:p>
        </w:tc>
        <w:tc>
          <w:tcPr>
            <w:tcW w:w="1177" w:type="dxa"/>
            <w:shd w:val="clear" w:color="auto" w:fill="FBD4B4" w:themeFill="accent6" w:themeFillTint="66"/>
            <w:vAlign w:val="center"/>
          </w:tcPr>
          <w:p w14:paraId="3A93123B" w14:textId="77777777" w:rsidR="001C7233" w:rsidRDefault="001C7233" w:rsidP="0092594D">
            <w:pPr>
              <w:tabs>
                <w:tab w:val="right" w:pos="10206"/>
              </w:tabs>
              <w:jc w:val="center"/>
              <w:rPr>
                <w:rFonts w:ascii="Arial Narrow" w:hAnsi="Arial Narrow" w:cs="Arial"/>
                <w:sz w:val="20"/>
              </w:rPr>
            </w:pPr>
            <w:commentRangeStart w:id="35"/>
            <w:r>
              <w:rPr>
                <w:rFonts w:ascii="Arial Narrow" w:hAnsi="Arial Narrow" w:cs="Arial"/>
                <w:sz w:val="20"/>
              </w:rPr>
              <w:t>-</w:t>
            </w:r>
          </w:p>
        </w:tc>
        <w:tc>
          <w:tcPr>
            <w:tcW w:w="3385" w:type="dxa"/>
            <w:tcBorders>
              <w:right w:val="single" w:sz="4" w:space="0" w:color="auto"/>
            </w:tcBorders>
            <w:shd w:val="clear" w:color="auto" w:fill="FBD4B4" w:themeFill="accent6" w:themeFillTint="66"/>
            <w:vAlign w:val="center"/>
          </w:tcPr>
          <w:p w14:paraId="372F2851" w14:textId="77777777" w:rsidR="001C7233" w:rsidRDefault="001C7233" w:rsidP="0092594D">
            <w:pPr>
              <w:tabs>
                <w:tab w:val="right" w:pos="10206"/>
              </w:tabs>
              <w:jc w:val="center"/>
              <w:rPr>
                <w:rFonts w:ascii="Arial Narrow" w:hAnsi="Arial Narrow" w:cs="Arial"/>
                <w:sz w:val="20"/>
              </w:rPr>
            </w:pPr>
            <w:r>
              <w:rPr>
                <w:rFonts w:ascii="Arial Narrow" w:hAnsi="Arial Narrow" w:cs="Arial"/>
                <w:sz w:val="20"/>
              </w:rPr>
              <w:t>High quality presentation of writing with minimal spelling or grammar errors</w:t>
            </w:r>
            <w:commentRangeEnd w:id="35"/>
            <w:r>
              <w:rPr>
                <w:rStyle w:val="CommentReference"/>
                <w:rFonts w:eastAsiaTheme="minorEastAsia"/>
              </w:rPr>
              <w:commentReference w:id="35"/>
            </w:r>
          </w:p>
        </w:tc>
      </w:tr>
    </w:tbl>
    <w:p w14:paraId="24501E80" w14:textId="77777777" w:rsidR="001C7233" w:rsidRPr="009D0233" w:rsidRDefault="001C7233" w:rsidP="001C7233">
      <w:pPr>
        <w:tabs>
          <w:tab w:val="right" w:pos="10206"/>
        </w:tabs>
        <w:rPr>
          <w:rFonts w:ascii="Arial" w:hAnsi="Arial" w:cs="Arial"/>
          <w:b/>
        </w:rPr>
      </w:pPr>
    </w:p>
    <w:p w14:paraId="69E35D00" w14:textId="5273ACE1" w:rsidR="001C7233" w:rsidRPr="002B010F" w:rsidRDefault="001C7233" w:rsidP="00FB62D0">
      <w:pPr>
        <w:jc w:val="both"/>
      </w:pPr>
    </w:p>
    <w:sectPr w:rsidR="001C7233" w:rsidRPr="002B010F" w:rsidSect="00F64C84">
      <w:footerReference w:type="default" r:id="rId15"/>
      <w:pgSz w:w="16838" w:h="11906" w:orient="landscape"/>
      <w:pgMar w:top="851" w:right="851" w:bottom="851" w:left="851" w:header="709"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Hayden McKenna" w:date="2015-03-29T11:22:00Z" w:initials="HM">
    <w:p w14:paraId="7830503D" w14:textId="77777777" w:rsidR="009D4B0F" w:rsidRDefault="009D4B0F">
      <w:pPr>
        <w:pStyle w:val="CommentText"/>
      </w:pPr>
      <w:r>
        <w:rPr>
          <w:rStyle w:val="CommentReference"/>
        </w:rPr>
        <w:annotationRef/>
      </w:r>
      <w:r>
        <w:t>“Things” is informal and “a large range” is slightly exaggerative—it really only has a few specific applications involving the analysis of metal ions</w:t>
      </w:r>
    </w:p>
    <w:p w14:paraId="725A7E1A" w14:textId="77777777" w:rsidR="009D4B0F" w:rsidRDefault="009D4B0F">
      <w:pPr>
        <w:pStyle w:val="CommentText"/>
      </w:pPr>
    </w:p>
    <w:p w14:paraId="77E792CF" w14:textId="169BB497" w:rsidR="009D4B0F" w:rsidRPr="00B6462A" w:rsidRDefault="009D4B0F">
      <w:pPr>
        <w:pStyle w:val="CommentText"/>
        <w:rPr>
          <w:i/>
        </w:rPr>
      </w:pPr>
      <w:r>
        <w:t xml:space="preserve">Consider: </w:t>
      </w:r>
      <w:r>
        <w:rPr>
          <w:i/>
        </w:rPr>
        <w:t>“Atomic absorption spectroscopy is a tool for analysis and detecting the concentration of elements such as heavy metals.”</w:t>
      </w:r>
    </w:p>
  </w:comment>
  <w:comment w:id="2" w:author="Hayden McKenna" w:date="2015-03-29T11:23:00Z" w:initials="HM">
    <w:p w14:paraId="26D5473B" w14:textId="1236081C" w:rsidR="009D4B0F" w:rsidRDefault="009D4B0F">
      <w:pPr>
        <w:pStyle w:val="CommentText"/>
      </w:pPr>
      <w:r>
        <w:rPr>
          <w:rStyle w:val="CommentReference"/>
        </w:rPr>
        <w:annotationRef/>
      </w:r>
      <w:r>
        <w:t>This should be 2014</w:t>
      </w:r>
    </w:p>
  </w:comment>
  <w:comment w:id="3" w:author="Hayden McKenna" w:date="2015-03-29T11:23:00Z" w:initials="HM">
    <w:p w14:paraId="17469EE9" w14:textId="56D8D738" w:rsidR="009D4B0F" w:rsidRDefault="009D4B0F">
      <w:pPr>
        <w:pStyle w:val="CommentText"/>
      </w:pPr>
      <w:r>
        <w:rPr>
          <w:rStyle w:val="CommentReference"/>
        </w:rPr>
        <w:annotationRef/>
      </w:r>
      <w:r>
        <w:t>Spelling/grammar</w:t>
      </w:r>
    </w:p>
  </w:comment>
  <w:comment w:id="6" w:author="Hayden McKenna" w:date="2015-03-29T11:25:00Z" w:initials="HM">
    <w:p w14:paraId="60A938A0" w14:textId="77777777" w:rsidR="009D4B0F" w:rsidRDefault="009D4B0F">
      <w:pPr>
        <w:pStyle w:val="CommentText"/>
      </w:pPr>
      <w:r>
        <w:rPr>
          <w:rStyle w:val="CommentReference"/>
        </w:rPr>
        <w:annotationRef/>
      </w:r>
      <w:r>
        <w:t xml:space="preserve">This sentence is </w:t>
      </w:r>
      <w:r>
        <w:rPr>
          <w:b/>
        </w:rPr>
        <w:t>way</w:t>
      </w:r>
      <w:r>
        <w:t xml:space="preserve"> too long. Try reading it out loud with one breath!</w:t>
      </w:r>
    </w:p>
    <w:p w14:paraId="0AEB4AF7" w14:textId="77777777" w:rsidR="009D4B0F" w:rsidRDefault="009D4B0F">
      <w:pPr>
        <w:pStyle w:val="CommentText"/>
      </w:pPr>
    </w:p>
    <w:p w14:paraId="00AC585D" w14:textId="56BB6FEF" w:rsidR="009D4B0F" w:rsidRPr="00B6462A" w:rsidRDefault="009D4B0F">
      <w:pPr>
        <w:pStyle w:val="CommentText"/>
      </w:pPr>
      <w:r>
        <w:t>Break it into two or three small sentences. I’d also put a paragraph break afterwards because this is talking about principles of emission and absorption but the next sentence starts talking about the spectrometer.</w:t>
      </w:r>
    </w:p>
  </w:comment>
  <w:comment w:id="7" w:author="Hayden McKenna" w:date="2015-03-29T11:26:00Z" w:initials="HM">
    <w:p w14:paraId="6FC1F9B0" w14:textId="12F539C5" w:rsidR="009D4B0F" w:rsidRPr="00B6462A" w:rsidRDefault="009D4B0F">
      <w:pPr>
        <w:pStyle w:val="CommentText"/>
      </w:pPr>
      <w:r>
        <w:rPr>
          <w:rStyle w:val="CommentReference"/>
        </w:rPr>
        <w:annotationRef/>
      </w:r>
      <w:r>
        <w:t xml:space="preserve">Elements </w:t>
      </w:r>
      <w:r>
        <w:rPr>
          <w:b/>
        </w:rPr>
        <w:t>do not get separated</w:t>
      </w:r>
      <w:r>
        <w:t xml:space="preserve"> before atomic absorption spectroscopy (unlike how GC separates compounds before MS). All elements in the sample get atomised but only the element being analysed will absorb the specific frequency of light emitted by the hollow cathode lamp. Other atoms will be present, but won’t contribute to the absorbance.</w:t>
      </w:r>
    </w:p>
  </w:comment>
  <w:comment w:id="8" w:author="Hayden McKenna" w:date="2015-03-29T11:29:00Z" w:initials="HM">
    <w:p w14:paraId="083DF43E" w14:textId="77777777" w:rsidR="009D4B0F" w:rsidRDefault="009D4B0F">
      <w:pPr>
        <w:pStyle w:val="CommentText"/>
        <w:rPr>
          <w:lang w:val="en-US"/>
        </w:rPr>
      </w:pPr>
      <w:r>
        <w:rPr>
          <w:rStyle w:val="CommentReference"/>
        </w:rPr>
        <w:annotationRef/>
      </w:r>
      <w:r>
        <w:t xml:space="preserve">Sometimes you are writing </w:t>
      </w:r>
      <w:r w:rsidRPr="00F83848">
        <w:rPr>
          <w:lang w:val="en-US"/>
        </w:rPr>
        <w:t xml:space="preserve">(Smith, Davis, Disney, Hayes &amp; </w:t>
      </w:r>
      <w:proofErr w:type="spellStart"/>
      <w:r w:rsidRPr="00F83848">
        <w:rPr>
          <w:lang w:val="en-US"/>
        </w:rPr>
        <w:t>Whan</w:t>
      </w:r>
      <w:proofErr w:type="spellEnd"/>
      <w:r w:rsidRPr="00F83848">
        <w:rPr>
          <w:lang w:val="en-US"/>
        </w:rPr>
        <w:t>, 2015)</w:t>
      </w:r>
      <w:r>
        <w:rPr>
          <w:rStyle w:val="CommentReference"/>
        </w:rPr>
        <w:annotationRef/>
      </w:r>
      <w:r>
        <w:rPr>
          <w:lang w:val="en-US"/>
        </w:rPr>
        <w:t xml:space="preserve"> and sometimes you are writing </w:t>
      </w:r>
      <w:r w:rsidRPr="00F83848">
        <w:rPr>
          <w:lang w:val="en-US"/>
        </w:rPr>
        <w:t>(Smith</w:t>
      </w:r>
      <w:r>
        <w:rPr>
          <w:lang w:val="en-US"/>
        </w:rPr>
        <w:t xml:space="preserve"> et al.,</w:t>
      </w:r>
      <w:r w:rsidRPr="00F83848">
        <w:rPr>
          <w:lang w:val="en-US"/>
        </w:rPr>
        <w:t xml:space="preserve"> 2015)</w:t>
      </w:r>
      <w:r>
        <w:rPr>
          <w:lang w:val="en-US"/>
        </w:rPr>
        <w:t xml:space="preserve">. </w:t>
      </w:r>
      <w:r>
        <w:rPr>
          <w:rStyle w:val="CommentReference"/>
        </w:rPr>
        <w:annotationRef/>
      </w:r>
    </w:p>
    <w:p w14:paraId="4BCF9E2D" w14:textId="77777777" w:rsidR="009D4B0F" w:rsidRDefault="009D4B0F">
      <w:pPr>
        <w:pStyle w:val="CommentText"/>
        <w:rPr>
          <w:lang w:val="en-US"/>
        </w:rPr>
      </w:pPr>
    </w:p>
    <w:p w14:paraId="77CC15AC" w14:textId="77777777" w:rsidR="009D4B0F" w:rsidRDefault="009D4B0F">
      <w:pPr>
        <w:pStyle w:val="CommentText"/>
        <w:rPr>
          <w:lang w:val="en-US"/>
        </w:rPr>
      </w:pPr>
      <w:r>
        <w:rPr>
          <w:lang w:val="en-US"/>
        </w:rPr>
        <w:t xml:space="preserve">Given that this work has between 3 and 5 authors, the correct way to do this under APA standard is to write all of the authors the first </w:t>
      </w:r>
      <w:proofErr w:type="gramStart"/>
      <w:r>
        <w:rPr>
          <w:lang w:val="en-US"/>
        </w:rPr>
        <w:t>time.</w:t>
      </w:r>
      <w:proofErr w:type="gramEnd"/>
      <w:r w:rsidRPr="00BB031E">
        <w:rPr>
          <w:lang w:val="en-US"/>
        </w:rPr>
        <w:t xml:space="preserve"> </w:t>
      </w:r>
      <w:r>
        <w:rPr>
          <w:lang w:val="en-US"/>
        </w:rPr>
        <w:t>.</w:t>
      </w:r>
      <w:r w:rsidRPr="00BB031E">
        <w:rPr>
          <w:lang w:val="en-US"/>
        </w:rPr>
        <w:t xml:space="preserve"> </w:t>
      </w:r>
      <w:r>
        <w:rPr>
          <w:lang w:val="en-US"/>
        </w:rPr>
        <w:t>.</w:t>
      </w:r>
    </w:p>
    <w:p w14:paraId="6B6867E9" w14:textId="0F6EBC7A" w:rsidR="009D4B0F" w:rsidRDefault="009D4B0F">
      <w:pPr>
        <w:pStyle w:val="CommentText"/>
        <w:rPr>
          <w:lang w:val="en-US"/>
        </w:rPr>
      </w:pPr>
      <w:r w:rsidRPr="00F83848">
        <w:rPr>
          <w:lang w:val="en-US"/>
        </w:rPr>
        <w:t xml:space="preserve">(Smith, Davis, Disney, Hayes &amp; </w:t>
      </w:r>
      <w:proofErr w:type="spellStart"/>
      <w:r w:rsidRPr="00F83848">
        <w:rPr>
          <w:lang w:val="en-US"/>
        </w:rPr>
        <w:t>Whan</w:t>
      </w:r>
      <w:proofErr w:type="spellEnd"/>
      <w:r w:rsidRPr="00F83848">
        <w:rPr>
          <w:lang w:val="en-US"/>
        </w:rPr>
        <w:t>, 201</w:t>
      </w:r>
      <w:r>
        <w:rPr>
          <w:lang w:val="en-US"/>
        </w:rPr>
        <w:t>4</w:t>
      </w:r>
      <w:r w:rsidRPr="00F83848">
        <w:rPr>
          <w:lang w:val="en-US"/>
        </w:rPr>
        <w:t>)</w:t>
      </w:r>
      <w:r>
        <w:rPr>
          <w:rStyle w:val="CommentReference"/>
        </w:rPr>
        <w:annotationRef/>
      </w:r>
    </w:p>
    <w:p w14:paraId="1DBCBEEB" w14:textId="77777777" w:rsidR="009D4B0F" w:rsidRDefault="009D4B0F">
      <w:pPr>
        <w:pStyle w:val="CommentText"/>
        <w:rPr>
          <w:lang w:val="en-US"/>
        </w:rPr>
      </w:pPr>
    </w:p>
    <w:p w14:paraId="3B106BCB" w14:textId="77777777" w:rsidR="009D4B0F" w:rsidRDefault="009D4B0F">
      <w:pPr>
        <w:pStyle w:val="CommentText"/>
        <w:rPr>
          <w:i/>
          <w:lang w:val="en-US"/>
        </w:rPr>
      </w:pPr>
      <w:proofErr w:type="gramStart"/>
      <w:r>
        <w:rPr>
          <w:lang w:val="en-US"/>
        </w:rPr>
        <w:t>.</w:t>
      </w:r>
      <w:r w:rsidRPr="00BB031E">
        <w:rPr>
          <w:lang w:val="en-US"/>
        </w:rPr>
        <w:t xml:space="preserve"> </w:t>
      </w:r>
      <w:r>
        <w:rPr>
          <w:lang w:val="en-US"/>
        </w:rPr>
        <w:t>.</w:t>
      </w:r>
      <w:proofErr w:type="gramEnd"/>
      <w:r w:rsidRPr="00BB031E">
        <w:rPr>
          <w:lang w:val="en-US"/>
        </w:rPr>
        <w:t xml:space="preserve"> </w:t>
      </w:r>
      <w:r>
        <w:rPr>
          <w:lang w:val="en-US"/>
        </w:rPr>
        <w:t xml:space="preserve">.then on subsequent times use </w:t>
      </w:r>
      <w:r>
        <w:rPr>
          <w:i/>
          <w:lang w:val="en-US"/>
        </w:rPr>
        <w:t>et al.</w:t>
      </w:r>
    </w:p>
    <w:p w14:paraId="0A6547BE" w14:textId="2824A702" w:rsidR="009D4B0F" w:rsidRPr="00BB031E" w:rsidRDefault="009D4B0F">
      <w:pPr>
        <w:pStyle w:val="CommentText"/>
        <w:rPr>
          <w:i/>
        </w:rPr>
      </w:pPr>
      <w:r w:rsidRPr="00F83848">
        <w:rPr>
          <w:lang w:val="en-US"/>
        </w:rPr>
        <w:t xml:space="preserve">(Smith, </w:t>
      </w:r>
      <w:r>
        <w:rPr>
          <w:i/>
          <w:lang w:val="en-US"/>
        </w:rPr>
        <w:t>et al.</w:t>
      </w:r>
      <w:r w:rsidRPr="00F83848">
        <w:rPr>
          <w:lang w:val="en-US"/>
        </w:rPr>
        <w:t>, 2015)</w:t>
      </w:r>
      <w:r>
        <w:rPr>
          <w:rStyle w:val="CommentReference"/>
        </w:rPr>
        <w:annotationRef/>
      </w:r>
    </w:p>
  </w:comment>
  <w:comment w:id="11" w:author="Hayden McKenna" w:date="2015-03-29T11:29:00Z" w:initials="HM">
    <w:p w14:paraId="0AC2D159" w14:textId="65161CBE" w:rsidR="009D4B0F" w:rsidRDefault="009D4B0F">
      <w:pPr>
        <w:pStyle w:val="CommentText"/>
      </w:pPr>
      <w:r>
        <w:rPr>
          <w:rStyle w:val="CommentReference"/>
        </w:rPr>
        <w:annotationRef/>
      </w:r>
      <w:r>
        <w:t>Your figure caption is good but doesn’t need to include the word “Source:”</w:t>
      </w:r>
    </w:p>
  </w:comment>
  <w:comment w:id="16" w:author="Hayden McKenna" w:date="2015-03-29T11:30:00Z" w:initials="HM">
    <w:p w14:paraId="0D089914" w14:textId="69B1C880" w:rsidR="009D4B0F" w:rsidRDefault="009D4B0F">
      <w:pPr>
        <w:pStyle w:val="CommentText"/>
      </w:pPr>
      <w:r>
        <w:rPr>
          <w:rStyle w:val="CommentReference"/>
        </w:rPr>
        <w:annotationRef/>
      </w:r>
      <w:r>
        <w:t xml:space="preserve">This image would need to be about two times larger to be easily readable </w:t>
      </w:r>
    </w:p>
  </w:comment>
  <w:comment w:id="18" w:author="Hayden McKenna" w:date="2015-03-29T11:46:00Z" w:initials="HM">
    <w:p w14:paraId="1517A94A" w14:textId="77777777" w:rsidR="009D4B0F" w:rsidRDefault="009D4B0F">
      <w:pPr>
        <w:pStyle w:val="CommentText"/>
      </w:pPr>
      <w:r>
        <w:rPr>
          <w:rStyle w:val="CommentReference"/>
        </w:rPr>
        <w:annotationRef/>
      </w:r>
      <w:r>
        <w:t>This paragraph is relevant but there is a lot of duplication and it could be made more concise and ‘punchy’.</w:t>
      </w:r>
    </w:p>
    <w:p w14:paraId="20E6FEB9" w14:textId="77777777" w:rsidR="009D4B0F" w:rsidRDefault="009D4B0F">
      <w:pPr>
        <w:pStyle w:val="CommentText"/>
      </w:pPr>
    </w:p>
    <w:p w14:paraId="1A584617" w14:textId="77777777" w:rsidR="009D4B0F" w:rsidRDefault="009D4B0F">
      <w:pPr>
        <w:pStyle w:val="CommentText"/>
      </w:pPr>
      <w:r>
        <w:t>Have a read of my edited version:</w:t>
      </w:r>
    </w:p>
    <w:p w14:paraId="6C766DAD" w14:textId="77777777" w:rsidR="009D4B0F" w:rsidRDefault="009D4B0F">
      <w:pPr>
        <w:pStyle w:val="CommentText"/>
      </w:pPr>
    </w:p>
    <w:p w14:paraId="7B614891" w14:textId="79DAE3B6" w:rsidR="009D4B0F" w:rsidRPr="00F662EB" w:rsidRDefault="009D4B0F">
      <w:pPr>
        <w:pStyle w:val="CommentText"/>
        <w:rPr>
          <w:i/>
        </w:rPr>
      </w:pPr>
      <w:r>
        <w:rPr>
          <w:i/>
        </w:rPr>
        <w:t>“Heavy metals are an environmental and health concern, and have been linked to poisoning, cancers and even deaths in humans and other animals. Common heavy metals include chromium, cobalt, nickel, copper, zinc, silver, mercury and lead, with lead being the most common heavy metal found in high concentrations (</w:t>
      </w:r>
      <w:proofErr w:type="spellStart"/>
      <w:r>
        <w:rPr>
          <w:i/>
        </w:rPr>
        <w:t>Srikanth</w:t>
      </w:r>
      <w:proofErr w:type="spellEnd"/>
      <w:r>
        <w:rPr>
          <w:i/>
        </w:rPr>
        <w:t xml:space="preserve">, </w:t>
      </w:r>
      <w:proofErr w:type="spellStart"/>
      <w:r>
        <w:rPr>
          <w:i/>
        </w:rPr>
        <w:t>Somasekhar</w:t>
      </w:r>
      <w:proofErr w:type="spellEnd"/>
      <w:r>
        <w:rPr>
          <w:i/>
        </w:rPr>
        <w:t xml:space="preserve">, </w:t>
      </w:r>
      <w:proofErr w:type="spellStart"/>
      <w:r>
        <w:rPr>
          <w:i/>
        </w:rPr>
        <w:t>Kanthi</w:t>
      </w:r>
      <w:proofErr w:type="spellEnd"/>
      <w:r>
        <w:rPr>
          <w:i/>
        </w:rPr>
        <w:t xml:space="preserve"> &amp; Raghu </w:t>
      </w:r>
      <w:proofErr w:type="spellStart"/>
      <w:r>
        <w:rPr>
          <w:i/>
        </w:rPr>
        <w:t>Baru</w:t>
      </w:r>
      <w:proofErr w:type="spellEnd"/>
      <w:r>
        <w:rPr>
          <w:i/>
        </w:rPr>
        <w:t xml:space="preserve">, 2013). These metals occur naturally in the environment but are concentrated in mining and industrial wastes, vehicle emissions, lead-acid batteries, fertilisers and paints (Wikipedia, 2005). Water quickly transports these chemicals to many locations which can lead to reservoirs of heavy metals in natural water sources </w:t>
      </w:r>
      <w:r>
        <w:rPr>
          <w:b/>
          <w:i/>
        </w:rPr>
        <w:t>(Figure 3)</w:t>
      </w:r>
      <w:r>
        <w:rPr>
          <w:i/>
        </w:rPr>
        <w:t xml:space="preserve"> </w:t>
      </w:r>
    </w:p>
  </w:comment>
  <w:comment w:id="19" w:author="Hayden McKenna" w:date="2015-03-29T12:02:00Z" w:initials="HM">
    <w:p w14:paraId="31B5FAC6" w14:textId="69679683" w:rsidR="009D4B0F" w:rsidRDefault="009D4B0F">
      <w:pPr>
        <w:pStyle w:val="CommentText"/>
      </w:pPr>
      <w:r>
        <w:rPr>
          <w:rStyle w:val="CommentReference"/>
        </w:rPr>
        <w:annotationRef/>
      </w:r>
      <w:r>
        <w:t>Wikipedia 2005 does not appear in your bibliography!!</w:t>
      </w:r>
    </w:p>
  </w:comment>
  <w:comment w:id="20" w:author="Hayden McKenna" w:date="2015-03-29T11:42:00Z" w:initials="HM">
    <w:p w14:paraId="2ECAEF85" w14:textId="77777777" w:rsidR="009D4B0F" w:rsidRDefault="009D4B0F">
      <w:pPr>
        <w:pStyle w:val="CommentText"/>
        <w:rPr>
          <w:rStyle w:val="CommentReference"/>
        </w:rPr>
      </w:pPr>
      <w:r>
        <w:rPr>
          <w:rStyle w:val="CommentReference"/>
        </w:rPr>
        <w:annotationRef/>
      </w:r>
      <w:r>
        <w:rPr>
          <w:rStyle w:val="CommentReference"/>
        </w:rPr>
        <w:t xml:space="preserve">If you are saying “(see </w:t>
      </w:r>
      <w:r>
        <w:rPr>
          <w:rStyle w:val="CommentReference"/>
          <w:b/>
        </w:rPr>
        <w:t>Figure 3</w:t>
      </w:r>
      <w:r>
        <w:rPr>
          <w:rStyle w:val="CommentReference"/>
        </w:rPr>
        <w:t xml:space="preserve">)” then Figure 3 should relate to the content of the </w:t>
      </w:r>
      <w:r w:rsidRPr="00F662EB">
        <w:rPr>
          <w:rStyle w:val="CommentReference"/>
          <w:u w:val="single"/>
        </w:rPr>
        <w:t>preceding sentence</w:t>
      </w:r>
      <w:r>
        <w:rPr>
          <w:rStyle w:val="CommentReference"/>
        </w:rPr>
        <w:t>. In this case, Figure 3 should have to be about the link between heavy metal contamination and death/corrosion/ poisoning/cancers.</w:t>
      </w:r>
    </w:p>
    <w:p w14:paraId="3A537B50" w14:textId="77777777" w:rsidR="009D4B0F" w:rsidRDefault="009D4B0F">
      <w:pPr>
        <w:pStyle w:val="CommentText"/>
        <w:rPr>
          <w:rStyle w:val="CommentReference"/>
        </w:rPr>
      </w:pPr>
    </w:p>
    <w:p w14:paraId="0FF343C4" w14:textId="2A7D35A9" w:rsidR="009D4B0F" w:rsidRPr="00F662EB" w:rsidRDefault="009D4B0F">
      <w:pPr>
        <w:pStyle w:val="CommentText"/>
      </w:pPr>
      <w:r>
        <w:rPr>
          <w:rStyle w:val="CommentReference"/>
        </w:rPr>
        <w:t>A more relevant spot to write “</w:t>
      </w:r>
      <w:r>
        <w:rPr>
          <w:rStyle w:val="CommentReference"/>
          <w:b/>
        </w:rPr>
        <w:t>(Figure 3)</w:t>
      </w:r>
      <w:r>
        <w:rPr>
          <w:rStyle w:val="CommentReference"/>
        </w:rPr>
        <w:t>” would have been after the sentence related to moving water quickly transporting chemicals</w:t>
      </w:r>
    </w:p>
  </w:comment>
  <w:comment w:id="22" w:author="Hayden McKenna" w:date="2015-03-29T11:48:00Z" w:initials="HM">
    <w:p w14:paraId="1FA8B910" w14:textId="23A278AA" w:rsidR="009D4B0F" w:rsidRDefault="009D4B0F">
      <w:pPr>
        <w:pStyle w:val="CommentText"/>
      </w:pPr>
      <w:r>
        <w:rPr>
          <w:rStyle w:val="CommentReference"/>
        </w:rPr>
        <w:annotationRef/>
      </w:r>
      <w:r>
        <w:t>This image should be larger</w:t>
      </w:r>
    </w:p>
  </w:comment>
  <w:comment w:id="25" w:author="Hayden McKenna" w:date="2015-03-29T11:49:00Z" w:initials="HM">
    <w:p w14:paraId="55AA8318" w14:textId="78D2AA6F" w:rsidR="009D4B0F" w:rsidRDefault="009D4B0F">
      <w:pPr>
        <w:pStyle w:val="CommentText"/>
      </w:pPr>
      <w:r>
        <w:rPr>
          <w:rStyle w:val="CommentReference"/>
        </w:rPr>
        <w:annotationRef/>
      </w:r>
      <w:r>
        <w:t>Avoid personal pronouns like “we”, “you” or “I”</w:t>
      </w:r>
    </w:p>
  </w:comment>
  <w:comment w:id="27" w:author="Hayden McKenna" w:date="2015-03-29T12:04:00Z" w:initials="HM">
    <w:p w14:paraId="51673264" w14:textId="301B8E57" w:rsidR="009D4B0F" w:rsidRDefault="009D4B0F">
      <w:pPr>
        <w:pStyle w:val="CommentText"/>
      </w:pPr>
      <w:r>
        <w:rPr>
          <w:rStyle w:val="CommentReference"/>
        </w:rPr>
        <w:annotationRef/>
      </w:r>
      <w:r>
        <w:t>Formatting is inconsistent in this section.</w:t>
      </w:r>
      <w:r w:rsidR="00137804">
        <w:t xml:space="preserve"> All referencing should have the same line spacing and indentation. I’ll paste the correct version in red below.</w:t>
      </w:r>
    </w:p>
  </w:comment>
  <w:comment w:id="28" w:author="Hayden McKenna" w:date="2015-03-29T11:52:00Z" w:initials="HM">
    <w:p w14:paraId="127EEC9E" w14:textId="77777777" w:rsidR="009D4B0F" w:rsidRDefault="009D4B0F">
      <w:pPr>
        <w:pStyle w:val="CommentText"/>
      </w:pPr>
      <w:r>
        <w:rPr>
          <w:rStyle w:val="CommentReference"/>
        </w:rPr>
        <w:annotationRef/>
      </w:r>
      <w:r>
        <w:t>Should be no date for this (nothing on page said 2015)</w:t>
      </w:r>
    </w:p>
    <w:p w14:paraId="2E73ED6C" w14:textId="77777777" w:rsidR="009D4B0F" w:rsidRDefault="009D4B0F">
      <w:pPr>
        <w:pStyle w:val="CommentText"/>
      </w:pPr>
    </w:p>
    <w:p w14:paraId="702CBD82" w14:textId="77777777" w:rsidR="009D4B0F" w:rsidRDefault="009D4B0F">
      <w:pPr>
        <w:pStyle w:val="CommentText"/>
      </w:pPr>
      <w:r>
        <w:t>Bibliography reference should be:</w:t>
      </w:r>
    </w:p>
    <w:p w14:paraId="6A5DCF00" w14:textId="638583DB" w:rsidR="009D4B0F" w:rsidRPr="00243A0E" w:rsidRDefault="009D4B0F" w:rsidP="00243A0E">
      <w:pPr>
        <w:rPr>
          <w:rFonts w:ascii="Times" w:eastAsia="Times New Roman" w:hAnsi="Times" w:cs="Times New Roman"/>
          <w:sz w:val="20"/>
          <w:szCs w:val="20"/>
        </w:rPr>
      </w:pPr>
      <w:r>
        <w:rPr>
          <w:rFonts w:ascii="Times" w:eastAsia="Times New Roman" w:hAnsi="Times" w:cs="Times New Roman"/>
          <w:sz w:val="20"/>
          <w:szCs w:val="20"/>
        </w:rPr>
        <w:t>Chemical Technology</w:t>
      </w:r>
      <w:r w:rsidRPr="00243A0E">
        <w:rPr>
          <w:rFonts w:ascii="Times" w:eastAsia="Times New Roman" w:hAnsi="Times" w:cs="Times New Roman"/>
          <w:sz w:val="20"/>
          <w:szCs w:val="20"/>
        </w:rPr>
        <w:t xml:space="preserve">. </w:t>
      </w:r>
      <w:r w:rsidRPr="00243A0E">
        <w:rPr>
          <w:rFonts w:ascii="Times" w:eastAsia="Times New Roman" w:hAnsi="Times" w:cs="Times New Roman"/>
          <w:i/>
          <w:iCs/>
          <w:sz w:val="20"/>
          <w:szCs w:val="20"/>
        </w:rPr>
        <w:t>Introduction to atomic absorption spectrophotometry</w:t>
      </w:r>
      <w:r w:rsidRPr="00243A0E">
        <w:rPr>
          <w:rFonts w:ascii="Times" w:eastAsia="Times New Roman" w:hAnsi="Times" w:cs="Times New Roman"/>
          <w:sz w:val="20"/>
          <w:szCs w:val="20"/>
        </w:rPr>
        <w:t>. Retrieved 2</w:t>
      </w:r>
      <w:r>
        <w:rPr>
          <w:rFonts w:ascii="Times" w:eastAsia="Times New Roman" w:hAnsi="Times" w:cs="Times New Roman"/>
          <w:sz w:val="20"/>
          <w:szCs w:val="20"/>
        </w:rPr>
        <w:t>1</w:t>
      </w:r>
      <w:r w:rsidRPr="00243A0E">
        <w:rPr>
          <w:rFonts w:ascii="Times" w:eastAsia="Times New Roman" w:hAnsi="Times" w:cs="Times New Roman"/>
          <w:sz w:val="20"/>
          <w:szCs w:val="20"/>
        </w:rPr>
        <w:t xml:space="preserve"> March 2015, from http://chemtech.org/cn/ctec2431/2431-7.htm</w:t>
      </w:r>
    </w:p>
  </w:comment>
  <w:comment w:id="29" w:author="Hayden McKenna" w:date="2015-03-29T12:03:00Z" w:initials="HM">
    <w:p w14:paraId="4DB629B7" w14:textId="6F3317A3" w:rsidR="009D4B0F" w:rsidRDefault="009D4B0F">
      <w:pPr>
        <w:pStyle w:val="CommentText"/>
      </w:pPr>
      <w:r>
        <w:rPr>
          <w:rStyle w:val="CommentReference"/>
        </w:rPr>
        <w:annotationRef/>
      </w:r>
      <w:r>
        <w:t>If you scroll to the last page of the document you will see that this is a chapter from an edited book</w:t>
      </w:r>
    </w:p>
    <w:p w14:paraId="606B3E0D" w14:textId="04D6DAA5" w:rsidR="009D4B0F" w:rsidRDefault="009D4B0F">
      <w:pPr>
        <w:pStyle w:val="CommentText"/>
      </w:pPr>
      <w:r>
        <w:rPr>
          <w:noProof/>
          <w:lang w:val="en-US"/>
        </w:rPr>
        <w:drawing>
          <wp:inline distT="0" distB="0" distL="0" distR="0" wp14:anchorId="373976E5" wp14:editId="36450FCE">
            <wp:extent cx="1710755" cy="286719"/>
            <wp:effectExtent l="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1758" cy="286887"/>
                    </a:xfrm>
                    <a:prstGeom prst="rect">
                      <a:avLst/>
                    </a:prstGeom>
                    <a:noFill/>
                    <a:ln>
                      <a:noFill/>
                    </a:ln>
                  </pic:spPr>
                </pic:pic>
              </a:graphicData>
            </a:graphic>
          </wp:inline>
        </w:drawing>
      </w:r>
    </w:p>
    <w:p w14:paraId="4DE7E312" w14:textId="77777777" w:rsidR="009D4B0F" w:rsidRDefault="009D4B0F">
      <w:pPr>
        <w:pStyle w:val="CommentText"/>
      </w:pPr>
    </w:p>
    <w:p w14:paraId="013D80C0" w14:textId="161EC2F3" w:rsidR="009D4B0F" w:rsidRDefault="009D4B0F">
      <w:pPr>
        <w:pStyle w:val="CommentText"/>
      </w:pPr>
      <w:r>
        <w:t>APA referencing and citethisforme.com has a separate format for this</w:t>
      </w:r>
    </w:p>
    <w:p w14:paraId="01F1773B" w14:textId="4048E15D" w:rsidR="009D4B0F" w:rsidRDefault="009D4B0F">
      <w:pPr>
        <w:pStyle w:val="CommentText"/>
      </w:pPr>
      <w:r>
        <w:rPr>
          <w:noProof/>
          <w:lang w:val="en-US"/>
        </w:rPr>
        <w:drawing>
          <wp:inline distT="0" distB="0" distL="0" distR="0" wp14:anchorId="3AE20FBF" wp14:editId="09A76EB2">
            <wp:extent cx="1348353" cy="256299"/>
            <wp:effectExtent l="0" t="0" r="0" b="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49808" cy="256576"/>
                    </a:xfrm>
                    <a:prstGeom prst="rect">
                      <a:avLst/>
                    </a:prstGeom>
                    <a:noFill/>
                    <a:ln>
                      <a:noFill/>
                    </a:ln>
                  </pic:spPr>
                </pic:pic>
              </a:graphicData>
            </a:graphic>
          </wp:inline>
        </w:drawing>
      </w:r>
    </w:p>
    <w:p w14:paraId="774E5A08" w14:textId="77777777" w:rsidR="009D4B0F" w:rsidRDefault="009D4B0F">
      <w:pPr>
        <w:pStyle w:val="CommentText"/>
      </w:pPr>
    </w:p>
    <w:p w14:paraId="53FF057A" w14:textId="77777777" w:rsidR="009D4B0F" w:rsidRDefault="009D4B0F">
      <w:pPr>
        <w:pStyle w:val="CommentText"/>
        <w:rPr>
          <w:b/>
        </w:rPr>
      </w:pPr>
      <w:r>
        <w:rPr>
          <w:b/>
        </w:rPr>
        <w:t>Bibliography:</w:t>
      </w:r>
    </w:p>
    <w:p w14:paraId="4E3A5676" w14:textId="42AFB0D9" w:rsidR="009D4B0F" w:rsidRDefault="009D4B0F" w:rsidP="00243A0E">
      <w:pPr>
        <w:rPr>
          <w:rFonts w:ascii="Times" w:eastAsia="Times New Roman" w:hAnsi="Times" w:cs="Times New Roman"/>
          <w:sz w:val="20"/>
          <w:szCs w:val="20"/>
        </w:rPr>
      </w:pPr>
      <w:proofErr w:type="spellStart"/>
      <w:r w:rsidRPr="00243A0E">
        <w:rPr>
          <w:rFonts w:ascii="Times" w:eastAsia="Times New Roman" w:hAnsi="Times" w:cs="Times New Roman"/>
          <w:sz w:val="20"/>
          <w:szCs w:val="20"/>
        </w:rPr>
        <w:t>García</w:t>
      </w:r>
      <w:proofErr w:type="spellEnd"/>
      <w:r w:rsidRPr="00243A0E">
        <w:rPr>
          <w:rFonts w:ascii="Times" w:eastAsia="Times New Roman" w:hAnsi="Times" w:cs="Times New Roman"/>
          <w:sz w:val="20"/>
          <w:szCs w:val="20"/>
        </w:rPr>
        <w:t xml:space="preserve">, R., &amp; </w:t>
      </w:r>
      <w:proofErr w:type="spellStart"/>
      <w:r w:rsidRPr="00243A0E">
        <w:rPr>
          <w:rFonts w:ascii="Times" w:eastAsia="Times New Roman" w:hAnsi="Times" w:cs="Times New Roman"/>
          <w:sz w:val="20"/>
          <w:szCs w:val="20"/>
        </w:rPr>
        <w:t>Báez</w:t>
      </w:r>
      <w:proofErr w:type="spellEnd"/>
      <w:r w:rsidRPr="00243A0E">
        <w:rPr>
          <w:rFonts w:ascii="Times" w:eastAsia="Times New Roman" w:hAnsi="Times" w:cs="Times New Roman"/>
          <w:sz w:val="20"/>
          <w:szCs w:val="20"/>
        </w:rPr>
        <w:t xml:space="preserve">, A. (2012). Atomic absorption spectrometry (AAS). In M. </w:t>
      </w:r>
      <w:proofErr w:type="spellStart"/>
      <w:r w:rsidRPr="00243A0E">
        <w:rPr>
          <w:rFonts w:ascii="Times" w:eastAsia="Times New Roman" w:hAnsi="Times" w:cs="Times New Roman"/>
          <w:sz w:val="20"/>
          <w:szCs w:val="20"/>
        </w:rPr>
        <w:t>Farrukh</w:t>
      </w:r>
      <w:proofErr w:type="spellEnd"/>
      <w:r w:rsidRPr="00243A0E">
        <w:rPr>
          <w:rFonts w:ascii="Times" w:eastAsia="Times New Roman" w:hAnsi="Times" w:cs="Times New Roman"/>
          <w:sz w:val="20"/>
          <w:szCs w:val="20"/>
        </w:rPr>
        <w:t xml:space="preserve">, </w:t>
      </w:r>
      <w:r w:rsidRPr="00243A0E">
        <w:rPr>
          <w:rFonts w:ascii="Times" w:eastAsia="Times New Roman" w:hAnsi="Times" w:cs="Times New Roman"/>
          <w:i/>
          <w:iCs/>
          <w:sz w:val="20"/>
          <w:szCs w:val="20"/>
        </w:rPr>
        <w:t>Atomic Absorption Spectroscopy</w:t>
      </w:r>
      <w:r w:rsidRPr="00243A0E">
        <w:rPr>
          <w:rFonts w:ascii="Times" w:eastAsia="Times New Roman" w:hAnsi="Times" w:cs="Times New Roman"/>
          <w:sz w:val="20"/>
          <w:szCs w:val="20"/>
        </w:rPr>
        <w:t xml:space="preserve"> (1st ed., pp. 1-12). </w:t>
      </w:r>
      <w:proofErr w:type="spellStart"/>
      <w:r w:rsidRPr="00243A0E">
        <w:rPr>
          <w:rFonts w:ascii="Times" w:eastAsia="Times New Roman" w:hAnsi="Times" w:cs="Times New Roman"/>
          <w:sz w:val="20"/>
          <w:szCs w:val="20"/>
        </w:rPr>
        <w:t>InTech</w:t>
      </w:r>
      <w:proofErr w:type="spellEnd"/>
      <w:r w:rsidRPr="00243A0E">
        <w:rPr>
          <w:rFonts w:ascii="Times" w:eastAsia="Times New Roman" w:hAnsi="Times" w:cs="Times New Roman"/>
          <w:sz w:val="20"/>
          <w:szCs w:val="20"/>
        </w:rPr>
        <w:t xml:space="preserve">. Retrieved from </w:t>
      </w:r>
      <w:hyperlink r:id="rId3" w:history="1">
        <w:r w:rsidRPr="006B1C9A">
          <w:rPr>
            <w:rStyle w:val="Hyperlink"/>
            <w:rFonts w:ascii="Times" w:eastAsia="Times New Roman" w:hAnsi="Times" w:cs="Times New Roman"/>
            <w:sz w:val="20"/>
            <w:szCs w:val="20"/>
          </w:rPr>
          <w:t>http://cdn.intechopen.com/pdfs-wm/26275.pdf</w:t>
        </w:r>
      </w:hyperlink>
    </w:p>
    <w:p w14:paraId="3529AC22" w14:textId="77777777" w:rsidR="009D4B0F" w:rsidRDefault="009D4B0F" w:rsidP="00243A0E">
      <w:pPr>
        <w:rPr>
          <w:rFonts w:ascii="Times" w:eastAsia="Times New Roman" w:hAnsi="Times" w:cs="Times New Roman"/>
          <w:sz w:val="20"/>
          <w:szCs w:val="20"/>
        </w:rPr>
      </w:pPr>
    </w:p>
    <w:p w14:paraId="69204A2C" w14:textId="00D04802" w:rsidR="009D4B0F" w:rsidRPr="00243A0E" w:rsidRDefault="009D4B0F" w:rsidP="00243A0E">
      <w:pPr>
        <w:rPr>
          <w:rFonts w:ascii="Times" w:eastAsia="Times New Roman" w:hAnsi="Times" w:cs="Times New Roman"/>
          <w:sz w:val="20"/>
          <w:szCs w:val="20"/>
        </w:rPr>
      </w:pPr>
      <w:r>
        <w:rPr>
          <w:rFonts w:ascii="Times" w:eastAsia="Times New Roman" w:hAnsi="Times" w:cs="Times New Roman"/>
          <w:sz w:val="20"/>
          <w:szCs w:val="20"/>
        </w:rPr>
        <w:t>Also note that their names have special characters (</w:t>
      </w:r>
      <w:r w:rsidRPr="00243A0E">
        <w:rPr>
          <w:rFonts w:ascii="Times" w:eastAsia="Times New Roman" w:hAnsi="Times" w:cs="Times New Roman"/>
          <w:sz w:val="20"/>
          <w:szCs w:val="20"/>
        </w:rPr>
        <w:t>í</w:t>
      </w:r>
      <w:r>
        <w:rPr>
          <w:rFonts w:ascii="Times" w:eastAsia="Times New Roman" w:hAnsi="Times" w:cs="Times New Roman"/>
          <w:sz w:val="20"/>
          <w:szCs w:val="20"/>
        </w:rPr>
        <w:t xml:space="preserve"> and </w:t>
      </w:r>
      <w:r w:rsidRPr="00243A0E">
        <w:rPr>
          <w:rFonts w:ascii="Times" w:eastAsia="Times New Roman" w:hAnsi="Times" w:cs="Times New Roman"/>
          <w:sz w:val="20"/>
          <w:szCs w:val="20"/>
        </w:rPr>
        <w:t>á</w:t>
      </w:r>
      <w:r>
        <w:rPr>
          <w:rFonts w:ascii="Times" w:eastAsia="Times New Roman" w:hAnsi="Times" w:cs="Times New Roman"/>
          <w:sz w:val="20"/>
          <w:szCs w:val="20"/>
        </w:rPr>
        <w:t>)</w:t>
      </w:r>
    </w:p>
  </w:comment>
  <w:comment w:id="30" w:author="Hayden McKenna" w:date="2015-03-29T12:06:00Z" w:initials="HM">
    <w:p w14:paraId="39331497" w14:textId="19305D28" w:rsidR="009D4B0F" w:rsidRPr="00243A0E" w:rsidRDefault="009D4B0F">
      <w:pPr>
        <w:pStyle w:val="CommentText"/>
        <w:rPr>
          <w:i/>
        </w:rPr>
      </w:pPr>
      <w:r>
        <w:rPr>
          <w:rStyle w:val="CommentReference"/>
        </w:rPr>
        <w:annotationRef/>
      </w:r>
      <w:r>
        <w:t>W</w:t>
      </w:r>
      <w:r w:rsidR="00E144B2">
        <w:t>ebsite name can just be “</w:t>
      </w:r>
      <w:proofErr w:type="spellStart"/>
      <w:r w:rsidR="00E144B2">
        <w:t>IORode</w:t>
      </w:r>
      <w:r>
        <w:t>o</w:t>
      </w:r>
      <w:proofErr w:type="spellEnd"/>
      <w:r>
        <w:t>”. Page title can just be “</w:t>
      </w:r>
      <w:r>
        <w:rPr>
          <w:i/>
        </w:rPr>
        <w:t>Calibration curve”</w:t>
      </w:r>
    </w:p>
  </w:comment>
  <w:comment w:id="31" w:author="Hayden McKenna" w:date="2015-03-29T12:01:00Z" w:initials="HM">
    <w:p w14:paraId="793BF5A3" w14:textId="24B90116" w:rsidR="009D4B0F" w:rsidRDefault="009D4B0F">
      <w:pPr>
        <w:pStyle w:val="CommentText"/>
      </w:pPr>
      <w:r>
        <w:rPr>
          <w:rStyle w:val="CommentReference"/>
        </w:rPr>
        <w:annotationRef/>
      </w:r>
      <w:r>
        <w:t>2014</w:t>
      </w:r>
    </w:p>
  </w:comment>
  <w:comment w:id="33" w:author="Hayden McKenna" w:date="2015-03-29T12:02:00Z" w:initials="HM">
    <w:p w14:paraId="577FAD0D" w14:textId="57389B98" w:rsidR="009D4B0F" w:rsidRDefault="009D4B0F">
      <w:pPr>
        <w:pStyle w:val="CommentText"/>
      </w:pPr>
      <w:r>
        <w:rPr>
          <w:rStyle w:val="CommentReference"/>
        </w:rPr>
        <w:annotationRef/>
      </w:r>
      <w:r>
        <w:t>This should be “</w:t>
      </w:r>
      <w:proofErr w:type="spellStart"/>
      <w:r>
        <w:t>Nield</w:t>
      </w:r>
      <w:proofErr w:type="spellEnd"/>
      <w:r>
        <w:t>, J. (2008)”</w:t>
      </w:r>
    </w:p>
  </w:comment>
  <w:comment w:id="35" w:author="Hayden McKenna" w:date="2015-03-29T12:33:00Z" w:initials="HM">
    <w:p w14:paraId="7526434A" w14:textId="77777777" w:rsidR="001C7233" w:rsidRDefault="001C7233">
      <w:pPr>
        <w:pStyle w:val="CommentText"/>
        <w:rPr>
          <w:b/>
        </w:rPr>
      </w:pPr>
      <w:r>
        <w:rPr>
          <w:rStyle w:val="CommentReference"/>
        </w:rPr>
        <w:annotationRef/>
      </w:r>
      <w:r>
        <w:rPr>
          <w:b/>
        </w:rPr>
        <w:t>Marks awarded: 0.5/1</w:t>
      </w:r>
    </w:p>
    <w:p w14:paraId="3A85F8BA" w14:textId="77777777" w:rsidR="001C7233" w:rsidRDefault="001C7233">
      <w:pPr>
        <w:pStyle w:val="CommentText"/>
        <w:rPr>
          <w:b/>
        </w:rPr>
      </w:pPr>
    </w:p>
    <w:p w14:paraId="5AB67911" w14:textId="5F835AF8" w:rsidR="001C7233" w:rsidRPr="001C7233" w:rsidRDefault="001C7233">
      <w:pPr>
        <w:pStyle w:val="CommentText"/>
      </w:pPr>
      <w:r>
        <w:t>Make sure sentences are not too long. Some sections could use revising and breaking into multiple paragraphs. Make sure to always use formal language and avoid personal pronouns.</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C18E45" w14:textId="77777777" w:rsidR="00000000" w:rsidRDefault="00875EBC">
      <w:r>
        <w:separator/>
      </w:r>
    </w:p>
  </w:endnote>
  <w:endnote w:type="continuationSeparator" w:id="0">
    <w:p w14:paraId="76B09ACB" w14:textId="77777777" w:rsidR="00000000" w:rsidRDefault="00875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3895940"/>
      <w:docPartObj>
        <w:docPartGallery w:val="Page Numbers (Bottom of Page)"/>
        <w:docPartUnique/>
      </w:docPartObj>
    </w:sdtPr>
    <w:sdtEndPr>
      <w:rPr>
        <w:noProof/>
      </w:rPr>
    </w:sdtEndPr>
    <w:sdtContent>
      <w:p w14:paraId="26211D7B" w14:textId="77777777" w:rsidR="00870A21" w:rsidRDefault="00E75F15">
        <w:pPr>
          <w:pStyle w:val="Footer"/>
          <w:jc w:val="center"/>
        </w:pPr>
        <w:r>
          <w:fldChar w:fldCharType="begin"/>
        </w:r>
        <w:r>
          <w:instrText xml:space="preserve"> PAGE   \* MERGEFORMAT </w:instrText>
        </w:r>
        <w:r>
          <w:fldChar w:fldCharType="separate"/>
        </w:r>
        <w:r w:rsidR="00875EBC">
          <w:rPr>
            <w:noProof/>
          </w:rPr>
          <w:t>6</w:t>
        </w:r>
        <w:r>
          <w:rPr>
            <w:noProof/>
          </w:rPr>
          <w:fldChar w:fldCharType="end"/>
        </w:r>
      </w:p>
    </w:sdtContent>
  </w:sdt>
  <w:p w14:paraId="5F74CB01" w14:textId="77777777" w:rsidR="00870A21" w:rsidRDefault="00875EB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642372" w14:textId="77777777" w:rsidR="00000000" w:rsidRDefault="00875EBC">
      <w:r>
        <w:separator/>
      </w:r>
    </w:p>
  </w:footnote>
  <w:footnote w:type="continuationSeparator" w:id="0">
    <w:p w14:paraId="7FF6043C" w14:textId="77777777" w:rsidR="00000000" w:rsidRDefault="00875EB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393868"/>
    <w:multiLevelType w:val="multilevel"/>
    <w:tmpl w:val="7DD2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3848"/>
    <w:rsid w:val="001241EB"/>
    <w:rsid w:val="00137804"/>
    <w:rsid w:val="00163DC2"/>
    <w:rsid w:val="001C7233"/>
    <w:rsid w:val="00243A0E"/>
    <w:rsid w:val="00262FB4"/>
    <w:rsid w:val="002661D1"/>
    <w:rsid w:val="00273DFA"/>
    <w:rsid w:val="002B010F"/>
    <w:rsid w:val="0030111E"/>
    <w:rsid w:val="003023ED"/>
    <w:rsid w:val="00363105"/>
    <w:rsid w:val="004A03F6"/>
    <w:rsid w:val="004A0D45"/>
    <w:rsid w:val="004A46DC"/>
    <w:rsid w:val="004F3AA5"/>
    <w:rsid w:val="00543EDB"/>
    <w:rsid w:val="006723CA"/>
    <w:rsid w:val="006A12FD"/>
    <w:rsid w:val="006D7100"/>
    <w:rsid w:val="006E42D1"/>
    <w:rsid w:val="006F3050"/>
    <w:rsid w:val="007371A4"/>
    <w:rsid w:val="00875EBC"/>
    <w:rsid w:val="008D2ADD"/>
    <w:rsid w:val="00962400"/>
    <w:rsid w:val="009D4B0F"/>
    <w:rsid w:val="00B4697C"/>
    <w:rsid w:val="00B477A4"/>
    <w:rsid w:val="00B6462A"/>
    <w:rsid w:val="00B67A71"/>
    <w:rsid w:val="00BB031E"/>
    <w:rsid w:val="00BB06AA"/>
    <w:rsid w:val="00CC2360"/>
    <w:rsid w:val="00CD7939"/>
    <w:rsid w:val="00D51C01"/>
    <w:rsid w:val="00E0197D"/>
    <w:rsid w:val="00E144B2"/>
    <w:rsid w:val="00E27B52"/>
    <w:rsid w:val="00E41AFB"/>
    <w:rsid w:val="00E555AB"/>
    <w:rsid w:val="00E75F15"/>
    <w:rsid w:val="00ED622B"/>
    <w:rsid w:val="00F37529"/>
    <w:rsid w:val="00F55A32"/>
    <w:rsid w:val="00F662EB"/>
    <w:rsid w:val="00F83848"/>
    <w:rsid w:val="00FB62D0"/>
    <w:rsid w:val="00FE2AE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B8F3DA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41E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241EB"/>
    <w:rPr>
      <w:rFonts w:ascii="Lucida Grande" w:hAnsi="Lucida Grande" w:cs="Lucida Grande"/>
      <w:sz w:val="18"/>
      <w:szCs w:val="18"/>
    </w:rPr>
  </w:style>
  <w:style w:type="paragraph" w:styleId="NormalWeb">
    <w:name w:val="Normal (Web)"/>
    <w:basedOn w:val="Normal"/>
    <w:uiPriority w:val="99"/>
    <w:semiHidden/>
    <w:unhideWhenUsed/>
    <w:rsid w:val="00F37529"/>
    <w:rPr>
      <w:rFonts w:ascii="Times New Roman" w:hAnsi="Times New Roman" w:cs="Times New Roman"/>
    </w:rPr>
  </w:style>
  <w:style w:type="character" w:styleId="Hyperlink">
    <w:name w:val="Hyperlink"/>
    <w:basedOn w:val="DefaultParagraphFont"/>
    <w:uiPriority w:val="99"/>
    <w:unhideWhenUsed/>
    <w:rsid w:val="006A12FD"/>
    <w:rPr>
      <w:color w:val="0000FF" w:themeColor="hyperlink"/>
      <w:u w:val="single"/>
    </w:rPr>
  </w:style>
  <w:style w:type="character" w:styleId="CommentReference">
    <w:name w:val="annotation reference"/>
    <w:basedOn w:val="DefaultParagraphFont"/>
    <w:uiPriority w:val="99"/>
    <w:semiHidden/>
    <w:unhideWhenUsed/>
    <w:rsid w:val="00B6462A"/>
    <w:rPr>
      <w:sz w:val="18"/>
      <w:szCs w:val="18"/>
    </w:rPr>
  </w:style>
  <w:style w:type="paragraph" w:styleId="CommentText">
    <w:name w:val="annotation text"/>
    <w:basedOn w:val="Normal"/>
    <w:link w:val="CommentTextChar"/>
    <w:uiPriority w:val="99"/>
    <w:semiHidden/>
    <w:unhideWhenUsed/>
    <w:rsid w:val="00B6462A"/>
  </w:style>
  <w:style w:type="character" w:customStyle="1" w:styleId="CommentTextChar">
    <w:name w:val="Comment Text Char"/>
    <w:basedOn w:val="DefaultParagraphFont"/>
    <w:link w:val="CommentText"/>
    <w:uiPriority w:val="99"/>
    <w:semiHidden/>
    <w:rsid w:val="00B6462A"/>
  </w:style>
  <w:style w:type="paragraph" w:styleId="CommentSubject">
    <w:name w:val="annotation subject"/>
    <w:basedOn w:val="CommentText"/>
    <w:next w:val="CommentText"/>
    <w:link w:val="CommentSubjectChar"/>
    <w:uiPriority w:val="99"/>
    <w:semiHidden/>
    <w:unhideWhenUsed/>
    <w:rsid w:val="00B6462A"/>
    <w:rPr>
      <w:b/>
      <w:bCs/>
      <w:sz w:val="20"/>
      <w:szCs w:val="20"/>
    </w:rPr>
  </w:style>
  <w:style w:type="character" w:customStyle="1" w:styleId="CommentSubjectChar">
    <w:name w:val="Comment Subject Char"/>
    <w:basedOn w:val="CommentTextChar"/>
    <w:link w:val="CommentSubject"/>
    <w:uiPriority w:val="99"/>
    <w:semiHidden/>
    <w:rsid w:val="00B6462A"/>
    <w:rPr>
      <w:b/>
      <w:bCs/>
      <w:sz w:val="20"/>
      <w:szCs w:val="20"/>
    </w:rPr>
  </w:style>
  <w:style w:type="table" w:styleId="TableGrid">
    <w:name w:val="Table Grid"/>
    <w:basedOn w:val="TableNormal"/>
    <w:uiPriority w:val="39"/>
    <w:rsid w:val="001C7233"/>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1C7233"/>
    <w:pPr>
      <w:tabs>
        <w:tab w:val="center" w:pos="4513"/>
        <w:tab w:val="right" w:pos="9026"/>
      </w:tabs>
    </w:pPr>
    <w:rPr>
      <w:rFonts w:eastAsiaTheme="minorHAnsi"/>
      <w:sz w:val="22"/>
      <w:szCs w:val="22"/>
    </w:rPr>
  </w:style>
  <w:style w:type="character" w:customStyle="1" w:styleId="FooterChar">
    <w:name w:val="Footer Char"/>
    <w:basedOn w:val="DefaultParagraphFont"/>
    <w:link w:val="Footer"/>
    <w:uiPriority w:val="99"/>
    <w:rsid w:val="001C7233"/>
    <w:rPr>
      <w:rFonts w:eastAsiaTheme="minorHAns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41E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241EB"/>
    <w:rPr>
      <w:rFonts w:ascii="Lucida Grande" w:hAnsi="Lucida Grande" w:cs="Lucida Grande"/>
      <w:sz w:val="18"/>
      <w:szCs w:val="18"/>
    </w:rPr>
  </w:style>
  <w:style w:type="paragraph" w:styleId="NormalWeb">
    <w:name w:val="Normal (Web)"/>
    <w:basedOn w:val="Normal"/>
    <w:uiPriority w:val="99"/>
    <w:semiHidden/>
    <w:unhideWhenUsed/>
    <w:rsid w:val="00F37529"/>
    <w:rPr>
      <w:rFonts w:ascii="Times New Roman" w:hAnsi="Times New Roman" w:cs="Times New Roman"/>
    </w:rPr>
  </w:style>
  <w:style w:type="character" w:styleId="Hyperlink">
    <w:name w:val="Hyperlink"/>
    <w:basedOn w:val="DefaultParagraphFont"/>
    <w:uiPriority w:val="99"/>
    <w:unhideWhenUsed/>
    <w:rsid w:val="006A12FD"/>
    <w:rPr>
      <w:color w:val="0000FF" w:themeColor="hyperlink"/>
      <w:u w:val="single"/>
    </w:rPr>
  </w:style>
  <w:style w:type="character" w:styleId="CommentReference">
    <w:name w:val="annotation reference"/>
    <w:basedOn w:val="DefaultParagraphFont"/>
    <w:uiPriority w:val="99"/>
    <w:semiHidden/>
    <w:unhideWhenUsed/>
    <w:rsid w:val="00B6462A"/>
    <w:rPr>
      <w:sz w:val="18"/>
      <w:szCs w:val="18"/>
    </w:rPr>
  </w:style>
  <w:style w:type="paragraph" w:styleId="CommentText">
    <w:name w:val="annotation text"/>
    <w:basedOn w:val="Normal"/>
    <w:link w:val="CommentTextChar"/>
    <w:uiPriority w:val="99"/>
    <w:semiHidden/>
    <w:unhideWhenUsed/>
    <w:rsid w:val="00B6462A"/>
  </w:style>
  <w:style w:type="character" w:customStyle="1" w:styleId="CommentTextChar">
    <w:name w:val="Comment Text Char"/>
    <w:basedOn w:val="DefaultParagraphFont"/>
    <w:link w:val="CommentText"/>
    <w:uiPriority w:val="99"/>
    <w:semiHidden/>
    <w:rsid w:val="00B6462A"/>
  </w:style>
  <w:style w:type="paragraph" w:styleId="CommentSubject">
    <w:name w:val="annotation subject"/>
    <w:basedOn w:val="CommentText"/>
    <w:next w:val="CommentText"/>
    <w:link w:val="CommentSubjectChar"/>
    <w:uiPriority w:val="99"/>
    <w:semiHidden/>
    <w:unhideWhenUsed/>
    <w:rsid w:val="00B6462A"/>
    <w:rPr>
      <w:b/>
      <w:bCs/>
      <w:sz w:val="20"/>
      <w:szCs w:val="20"/>
    </w:rPr>
  </w:style>
  <w:style w:type="character" w:customStyle="1" w:styleId="CommentSubjectChar">
    <w:name w:val="Comment Subject Char"/>
    <w:basedOn w:val="CommentTextChar"/>
    <w:link w:val="CommentSubject"/>
    <w:uiPriority w:val="99"/>
    <w:semiHidden/>
    <w:rsid w:val="00B6462A"/>
    <w:rPr>
      <w:b/>
      <w:bCs/>
      <w:sz w:val="20"/>
      <w:szCs w:val="20"/>
    </w:rPr>
  </w:style>
  <w:style w:type="table" w:styleId="TableGrid">
    <w:name w:val="Table Grid"/>
    <w:basedOn w:val="TableNormal"/>
    <w:uiPriority w:val="39"/>
    <w:rsid w:val="001C7233"/>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1C7233"/>
    <w:pPr>
      <w:tabs>
        <w:tab w:val="center" w:pos="4513"/>
        <w:tab w:val="right" w:pos="9026"/>
      </w:tabs>
    </w:pPr>
    <w:rPr>
      <w:rFonts w:eastAsiaTheme="minorHAnsi"/>
      <w:sz w:val="22"/>
      <w:szCs w:val="22"/>
    </w:rPr>
  </w:style>
  <w:style w:type="character" w:customStyle="1" w:styleId="FooterChar">
    <w:name w:val="Footer Char"/>
    <w:basedOn w:val="DefaultParagraphFont"/>
    <w:link w:val="Footer"/>
    <w:uiPriority w:val="99"/>
    <w:rsid w:val="001C7233"/>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208077">
      <w:bodyDiv w:val="1"/>
      <w:marLeft w:val="0"/>
      <w:marRight w:val="0"/>
      <w:marTop w:val="0"/>
      <w:marBottom w:val="0"/>
      <w:divBdr>
        <w:top w:val="none" w:sz="0" w:space="0" w:color="auto"/>
        <w:left w:val="none" w:sz="0" w:space="0" w:color="auto"/>
        <w:bottom w:val="none" w:sz="0" w:space="0" w:color="auto"/>
        <w:right w:val="none" w:sz="0" w:space="0" w:color="auto"/>
      </w:divBdr>
    </w:div>
    <w:div w:id="334846509">
      <w:bodyDiv w:val="1"/>
      <w:marLeft w:val="0"/>
      <w:marRight w:val="0"/>
      <w:marTop w:val="0"/>
      <w:marBottom w:val="0"/>
      <w:divBdr>
        <w:top w:val="none" w:sz="0" w:space="0" w:color="auto"/>
        <w:left w:val="none" w:sz="0" w:space="0" w:color="auto"/>
        <w:bottom w:val="none" w:sz="0" w:space="0" w:color="auto"/>
        <w:right w:val="none" w:sz="0" w:space="0" w:color="auto"/>
      </w:divBdr>
      <w:divsChild>
        <w:div w:id="58750716">
          <w:marLeft w:val="0"/>
          <w:marRight w:val="0"/>
          <w:marTop w:val="0"/>
          <w:marBottom w:val="0"/>
          <w:divBdr>
            <w:top w:val="none" w:sz="0" w:space="0" w:color="auto"/>
            <w:left w:val="none" w:sz="0" w:space="0" w:color="auto"/>
            <w:bottom w:val="none" w:sz="0" w:space="0" w:color="auto"/>
            <w:right w:val="none" w:sz="0" w:space="0" w:color="auto"/>
          </w:divBdr>
          <w:divsChild>
            <w:div w:id="340090670">
              <w:marLeft w:val="0"/>
              <w:marRight w:val="0"/>
              <w:marTop w:val="0"/>
              <w:marBottom w:val="0"/>
              <w:divBdr>
                <w:top w:val="none" w:sz="0" w:space="0" w:color="auto"/>
                <w:left w:val="none" w:sz="0" w:space="0" w:color="auto"/>
                <w:bottom w:val="none" w:sz="0" w:space="0" w:color="auto"/>
                <w:right w:val="none" w:sz="0" w:space="0" w:color="auto"/>
              </w:divBdr>
              <w:divsChild>
                <w:div w:id="378432747">
                  <w:marLeft w:val="0"/>
                  <w:marRight w:val="0"/>
                  <w:marTop w:val="0"/>
                  <w:marBottom w:val="0"/>
                  <w:divBdr>
                    <w:top w:val="none" w:sz="0" w:space="0" w:color="auto"/>
                    <w:left w:val="none" w:sz="0" w:space="0" w:color="auto"/>
                    <w:bottom w:val="none" w:sz="0" w:space="0" w:color="auto"/>
                    <w:right w:val="none" w:sz="0" w:space="0" w:color="auto"/>
                  </w:divBdr>
                </w:div>
              </w:divsChild>
            </w:div>
            <w:div w:id="836119765">
              <w:marLeft w:val="0"/>
              <w:marRight w:val="0"/>
              <w:marTop w:val="0"/>
              <w:marBottom w:val="0"/>
              <w:divBdr>
                <w:top w:val="none" w:sz="0" w:space="0" w:color="auto"/>
                <w:left w:val="none" w:sz="0" w:space="0" w:color="auto"/>
                <w:bottom w:val="none" w:sz="0" w:space="0" w:color="auto"/>
                <w:right w:val="none" w:sz="0" w:space="0" w:color="auto"/>
              </w:divBdr>
              <w:divsChild>
                <w:div w:id="208143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99112">
          <w:marLeft w:val="0"/>
          <w:marRight w:val="0"/>
          <w:marTop w:val="0"/>
          <w:marBottom w:val="0"/>
          <w:divBdr>
            <w:top w:val="none" w:sz="0" w:space="0" w:color="auto"/>
            <w:left w:val="none" w:sz="0" w:space="0" w:color="auto"/>
            <w:bottom w:val="none" w:sz="0" w:space="0" w:color="auto"/>
            <w:right w:val="none" w:sz="0" w:space="0" w:color="auto"/>
          </w:divBdr>
          <w:divsChild>
            <w:div w:id="230164602">
              <w:marLeft w:val="0"/>
              <w:marRight w:val="0"/>
              <w:marTop w:val="0"/>
              <w:marBottom w:val="0"/>
              <w:divBdr>
                <w:top w:val="none" w:sz="0" w:space="0" w:color="auto"/>
                <w:left w:val="none" w:sz="0" w:space="0" w:color="auto"/>
                <w:bottom w:val="none" w:sz="0" w:space="0" w:color="auto"/>
                <w:right w:val="none" w:sz="0" w:space="0" w:color="auto"/>
              </w:divBdr>
              <w:divsChild>
                <w:div w:id="1454717169">
                  <w:marLeft w:val="0"/>
                  <w:marRight w:val="0"/>
                  <w:marTop w:val="0"/>
                  <w:marBottom w:val="0"/>
                  <w:divBdr>
                    <w:top w:val="none" w:sz="0" w:space="0" w:color="auto"/>
                    <w:left w:val="none" w:sz="0" w:space="0" w:color="auto"/>
                    <w:bottom w:val="none" w:sz="0" w:space="0" w:color="auto"/>
                    <w:right w:val="none" w:sz="0" w:space="0" w:color="auto"/>
                  </w:divBdr>
                </w:div>
              </w:divsChild>
            </w:div>
            <w:div w:id="1437287821">
              <w:marLeft w:val="0"/>
              <w:marRight w:val="0"/>
              <w:marTop w:val="0"/>
              <w:marBottom w:val="0"/>
              <w:divBdr>
                <w:top w:val="none" w:sz="0" w:space="0" w:color="auto"/>
                <w:left w:val="none" w:sz="0" w:space="0" w:color="auto"/>
                <w:bottom w:val="none" w:sz="0" w:space="0" w:color="auto"/>
                <w:right w:val="none" w:sz="0" w:space="0" w:color="auto"/>
              </w:divBdr>
              <w:divsChild>
                <w:div w:id="11722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54765">
      <w:bodyDiv w:val="1"/>
      <w:marLeft w:val="0"/>
      <w:marRight w:val="0"/>
      <w:marTop w:val="0"/>
      <w:marBottom w:val="0"/>
      <w:divBdr>
        <w:top w:val="none" w:sz="0" w:space="0" w:color="auto"/>
        <w:left w:val="none" w:sz="0" w:space="0" w:color="auto"/>
        <w:bottom w:val="none" w:sz="0" w:space="0" w:color="auto"/>
        <w:right w:val="none" w:sz="0" w:space="0" w:color="auto"/>
      </w:divBdr>
    </w:div>
    <w:div w:id="469322589">
      <w:bodyDiv w:val="1"/>
      <w:marLeft w:val="0"/>
      <w:marRight w:val="0"/>
      <w:marTop w:val="0"/>
      <w:marBottom w:val="0"/>
      <w:divBdr>
        <w:top w:val="none" w:sz="0" w:space="0" w:color="auto"/>
        <w:left w:val="none" w:sz="0" w:space="0" w:color="auto"/>
        <w:bottom w:val="none" w:sz="0" w:space="0" w:color="auto"/>
        <w:right w:val="none" w:sz="0" w:space="0" w:color="auto"/>
      </w:divBdr>
    </w:div>
    <w:div w:id="579488308">
      <w:bodyDiv w:val="1"/>
      <w:marLeft w:val="0"/>
      <w:marRight w:val="0"/>
      <w:marTop w:val="0"/>
      <w:marBottom w:val="0"/>
      <w:divBdr>
        <w:top w:val="none" w:sz="0" w:space="0" w:color="auto"/>
        <w:left w:val="none" w:sz="0" w:space="0" w:color="auto"/>
        <w:bottom w:val="none" w:sz="0" w:space="0" w:color="auto"/>
        <w:right w:val="none" w:sz="0" w:space="0" w:color="auto"/>
      </w:divBdr>
    </w:div>
    <w:div w:id="802190950">
      <w:bodyDiv w:val="1"/>
      <w:marLeft w:val="0"/>
      <w:marRight w:val="0"/>
      <w:marTop w:val="0"/>
      <w:marBottom w:val="0"/>
      <w:divBdr>
        <w:top w:val="none" w:sz="0" w:space="0" w:color="auto"/>
        <w:left w:val="none" w:sz="0" w:space="0" w:color="auto"/>
        <w:bottom w:val="none" w:sz="0" w:space="0" w:color="auto"/>
        <w:right w:val="none" w:sz="0" w:space="0" w:color="auto"/>
      </w:divBdr>
      <w:divsChild>
        <w:div w:id="185946042">
          <w:marLeft w:val="0"/>
          <w:marRight w:val="0"/>
          <w:marTop w:val="0"/>
          <w:marBottom w:val="0"/>
          <w:divBdr>
            <w:top w:val="none" w:sz="0" w:space="0" w:color="auto"/>
            <w:left w:val="none" w:sz="0" w:space="0" w:color="auto"/>
            <w:bottom w:val="none" w:sz="0" w:space="0" w:color="auto"/>
            <w:right w:val="none" w:sz="0" w:space="0" w:color="auto"/>
          </w:divBdr>
          <w:divsChild>
            <w:div w:id="1127623239">
              <w:marLeft w:val="0"/>
              <w:marRight w:val="0"/>
              <w:marTop w:val="0"/>
              <w:marBottom w:val="0"/>
              <w:divBdr>
                <w:top w:val="none" w:sz="0" w:space="0" w:color="auto"/>
                <w:left w:val="none" w:sz="0" w:space="0" w:color="auto"/>
                <w:bottom w:val="none" w:sz="0" w:space="0" w:color="auto"/>
                <w:right w:val="none" w:sz="0" w:space="0" w:color="auto"/>
              </w:divBdr>
              <w:divsChild>
                <w:div w:id="80073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389958">
      <w:bodyDiv w:val="1"/>
      <w:marLeft w:val="0"/>
      <w:marRight w:val="0"/>
      <w:marTop w:val="0"/>
      <w:marBottom w:val="0"/>
      <w:divBdr>
        <w:top w:val="none" w:sz="0" w:space="0" w:color="auto"/>
        <w:left w:val="none" w:sz="0" w:space="0" w:color="auto"/>
        <w:bottom w:val="none" w:sz="0" w:space="0" w:color="auto"/>
        <w:right w:val="none" w:sz="0" w:space="0" w:color="auto"/>
      </w:divBdr>
    </w:div>
    <w:div w:id="1008479569">
      <w:bodyDiv w:val="1"/>
      <w:marLeft w:val="0"/>
      <w:marRight w:val="0"/>
      <w:marTop w:val="0"/>
      <w:marBottom w:val="0"/>
      <w:divBdr>
        <w:top w:val="none" w:sz="0" w:space="0" w:color="auto"/>
        <w:left w:val="none" w:sz="0" w:space="0" w:color="auto"/>
        <w:bottom w:val="none" w:sz="0" w:space="0" w:color="auto"/>
        <w:right w:val="none" w:sz="0" w:space="0" w:color="auto"/>
      </w:divBdr>
    </w:div>
    <w:div w:id="1154642351">
      <w:bodyDiv w:val="1"/>
      <w:marLeft w:val="0"/>
      <w:marRight w:val="0"/>
      <w:marTop w:val="0"/>
      <w:marBottom w:val="0"/>
      <w:divBdr>
        <w:top w:val="none" w:sz="0" w:space="0" w:color="auto"/>
        <w:left w:val="none" w:sz="0" w:space="0" w:color="auto"/>
        <w:bottom w:val="none" w:sz="0" w:space="0" w:color="auto"/>
        <w:right w:val="none" w:sz="0" w:space="0" w:color="auto"/>
      </w:divBdr>
    </w:div>
    <w:div w:id="1155949080">
      <w:bodyDiv w:val="1"/>
      <w:marLeft w:val="0"/>
      <w:marRight w:val="0"/>
      <w:marTop w:val="0"/>
      <w:marBottom w:val="0"/>
      <w:divBdr>
        <w:top w:val="none" w:sz="0" w:space="0" w:color="auto"/>
        <w:left w:val="none" w:sz="0" w:space="0" w:color="auto"/>
        <w:bottom w:val="none" w:sz="0" w:space="0" w:color="auto"/>
        <w:right w:val="none" w:sz="0" w:space="0" w:color="auto"/>
      </w:divBdr>
      <w:divsChild>
        <w:div w:id="1417625740">
          <w:marLeft w:val="0"/>
          <w:marRight w:val="0"/>
          <w:marTop w:val="0"/>
          <w:marBottom w:val="0"/>
          <w:divBdr>
            <w:top w:val="none" w:sz="0" w:space="0" w:color="auto"/>
            <w:left w:val="none" w:sz="0" w:space="0" w:color="auto"/>
            <w:bottom w:val="none" w:sz="0" w:space="0" w:color="auto"/>
            <w:right w:val="none" w:sz="0" w:space="0" w:color="auto"/>
          </w:divBdr>
          <w:divsChild>
            <w:div w:id="1591893708">
              <w:marLeft w:val="0"/>
              <w:marRight w:val="0"/>
              <w:marTop w:val="0"/>
              <w:marBottom w:val="0"/>
              <w:divBdr>
                <w:top w:val="none" w:sz="0" w:space="0" w:color="auto"/>
                <w:left w:val="none" w:sz="0" w:space="0" w:color="auto"/>
                <w:bottom w:val="none" w:sz="0" w:space="0" w:color="auto"/>
                <w:right w:val="none" w:sz="0" w:space="0" w:color="auto"/>
              </w:divBdr>
              <w:divsChild>
                <w:div w:id="9196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16190">
      <w:bodyDiv w:val="1"/>
      <w:marLeft w:val="0"/>
      <w:marRight w:val="0"/>
      <w:marTop w:val="0"/>
      <w:marBottom w:val="0"/>
      <w:divBdr>
        <w:top w:val="none" w:sz="0" w:space="0" w:color="auto"/>
        <w:left w:val="none" w:sz="0" w:space="0" w:color="auto"/>
        <w:bottom w:val="none" w:sz="0" w:space="0" w:color="auto"/>
        <w:right w:val="none" w:sz="0" w:space="0" w:color="auto"/>
      </w:divBdr>
    </w:div>
    <w:div w:id="1489176812">
      <w:bodyDiv w:val="1"/>
      <w:marLeft w:val="0"/>
      <w:marRight w:val="0"/>
      <w:marTop w:val="0"/>
      <w:marBottom w:val="0"/>
      <w:divBdr>
        <w:top w:val="none" w:sz="0" w:space="0" w:color="auto"/>
        <w:left w:val="none" w:sz="0" w:space="0" w:color="auto"/>
        <w:bottom w:val="none" w:sz="0" w:space="0" w:color="auto"/>
        <w:right w:val="none" w:sz="0" w:space="0" w:color="auto"/>
      </w:divBdr>
    </w:div>
    <w:div w:id="1647120857">
      <w:bodyDiv w:val="1"/>
      <w:marLeft w:val="0"/>
      <w:marRight w:val="0"/>
      <w:marTop w:val="0"/>
      <w:marBottom w:val="0"/>
      <w:divBdr>
        <w:top w:val="none" w:sz="0" w:space="0" w:color="auto"/>
        <w:left w:val="none" w:sz="0" w:space="0" w:color="auto"/>
        <w:bottom w:val="none" w:sz="0" w:space="0" w:color="auto"/>
        <w:right w:val="none" w:sz="0" w:space="0" w:color="auto"/>
      </w:divBdr>
    </w:div>
    <w:div w:id="1662276949">
      <w:bodyDiv w:val="1"/>
      <w:marLeft w:val="0"/>
      <w:marRight w:val="0"/>
      <w:marTop w:val="0"/>
      <w:marBottom w:val="0"/>
      <w:divBdr>
        <w:top w:val="none" w:sz="0" w:space="0" w:color="auto"/>
        <w:left w:val="none" w:sz="0" w:space="0" w:color="auto"/>
        <w:bottom w:val="none" w:sz="0" w:space="0" w:color="auto"/>
        <w:right w:val="none" w:sz="0" w:space="0" w:color="auto"/>
      </w:divBdr>
      <w:divsChild>
        <w:div w:id="1464688326">
          <w:marLeft w:val="0"/>
          <w:marRight w:val="0"/>
          <w:marTop w:val="0"/>
          <w:marBottom w:val="0"/>
          <w:divBdr>
            <w:top w:val="none" w:sz="0" w:space="0" w:color="auto"/>
            <w:left w:val="none" w:sz="0" w:space="0" w:color="auto"/>
            <w:bottom w:val="none" w:sz="0" w:space="0" w:color="auto"/>
            <w:right w:val="none" w:sz="0" w:space="0" w:color="auto"/>
          </w:divBdr>
          <w:divsChild>
            <w:div w:id="1366177144">
              <w:marLeft w:val="0"/>
              <w:marRight w:val="0"/>
              <w:marTop w:val="0"/>
              <w:marBottom w:val="0"/>
              <w:divBdr>
                <w:top w:val="none" w:sz="0" w:space="0" w:color="auto"/>
                <w:left w:val="none" w:sz="0" w:space="0" w:color="auto"/>
                <w:bottom w:val="none" w:sz="0" w:space="0" w:color="auto"/>
                <w:right w:val="none" w:sz="0" w:space="0" w:color="auto"/>
              </w:divBdr>
              <w:divsChild>
                <w:div w:id="8494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97307">
      <w:bodyDiv w:val="1"/>
      <w:marLeft w:val="0"/>
      <w:marRight w:val="0"/>
      <w:marTop w:val="0"/>
      <w:marBottom w:val="0"/>
      <w:divBdr>
        <w:top w:val="none" w:sz="0" w:space="0" w:color="auto"/>
        <w:left w:val="none" w:sz="0" w:space="0" w:color="auto"/>
        <w:bottom w:val="none" w:sz="0" w:space="0" w:color="auto"/>
        <w:right w:val="none" w:sz="0" w:space="0" w:color="auto"/>
      </w:divBdr>
      <w:divsChild>
        <w:div w:id="594479324">
          <w:marLeft w:val="0"/>
          <w:marRight w:val="0"/>
          <w:marTop w:val="0"/>
          <w:marBottom w:val="0"/>
          <w:divBdr>
            <w:top w:val="none" w:sz="0" w:space="0" w:color="auto"/>
            <w:left w:val="none" w:sz="0" w:space="0" w:color="auto"/>
            <w:bottom w:val="none" w:sz="0" w:space="0" w:color="auto"/>
            <w:right w:val="none" w:sz="0" w:space="0" w:color="auto"/>
          </w:divBdr>
          <w:divsChild>
            <w:div w:id="70932700">
              <w:marLeft w:val="0"/>
              <w:marRight w:val="0"/>
              <w:marTop w:val="0"/>
              <w:marBottom w:val="0"/>
              <w:divBdr>
                <w:top w:val="none" w:sz="0" w:space="0" w:color="auto"/>
                <w:left w:val="none" w:sz="0" w:space="0" w:color="auto"/>
                <w:bottom w:val="none" w:sz="0" w:space="0" w:color="auto"/>
                <w:right w:val="none" w:sz="0" w:space="0" w:color="auto"/>
              </w:divBdr>
              <w:divsChild>
                <w:div w:id="81706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 Id="rId3" Type="http://schemas.openxmlformats.org/officeDocument/2006/relationships/hyperlink" Target="http://cdn.intechopen.com/pdfs-wm/26275.pdf" TargetMode="External"/></Relationships>
</file>

<file path=word/_rels/document.xml.rels><?xml version="1.0" encoding="UTF-8" standalone="yes"?>
<Relationships xmlns="http://schemas.openxmlformats.org/package/2006/relationships"><Relationship Id="rId11" Type="http://schemas.openxmlformats.org/officeDocument/2006/relationships/image" Target="media/image2.gif"/><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footer" Target="footer1.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993B1A-CFF1-0D4A-BA04-B60311FA1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1962</Words>
  <Characters>11185</Characters>
  <Application>Microsoft Macintosh Word</Application>
  <DocSecurity>0</DocSecurity>
  <Lines>93</Lines>
  <Paragraphs>26</Paragraphs>
  <ScaleCrop>false</ScaleCrop>
  <Company/>
  <LinksUpToDate>false</LinksUpToDate>
  <CharactersWithSpaces>13121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van der Wielen</dc:creator>
  <cp:keywords/>
  <dc:description/>
  <cp:lastModifiedBy>Hayden McKenna</cp:lastModifiedBy>
  <cp:revision>17</cp:revision>
  <cp:lastPrinted>2015-03-21T12:09:00Z</cp:lastPrinted>
  <dcterms:created xsi:type="dcterms:W3CDTF">2015-03-28T18:51:00Z</dcterms:created>
  <dcterms:modified xsi:type="dcterms:W3CDTF">2015-04-01T12:01:00Z</dcterms:modified>
</cp:coreProperties>
</file>