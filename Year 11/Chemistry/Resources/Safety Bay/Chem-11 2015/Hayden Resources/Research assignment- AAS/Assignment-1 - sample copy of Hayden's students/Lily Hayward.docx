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45BD4D" w14:textId="77777777" w:rsidR="005E0BB4" w:rsidRPr="009351F1" w:rsidRDefault="004F0604">
      <w:pPr>
        <w:rPr>
          <w:rFonts w:asciiTheme="majorHAnsi" w:hAnsiTheme="majorHAnsi"/>
          <w:sz w:val="28"/>
          <w:szCs w:val="28"/>
          <w:u w:val="single"/>
        </w:rPr>
      </w:pPr>
      <w:commentRangeStart w:id="0"/>
      <w:r w:rsidRPr="009351F1">
        <w:rPr>
          <w:rFonts w:asciiTheme="majorHAnsi" w:hAnsiTheme="majorHAnsi"/>
          <w:sz w:val="28"/>
          <w:szCs w:val="28"/>
          <w:u w:val="single"/>
        </w:rPr>
        <w:t>Introduction</w:t>
      </w:r>
      <w:commentRangeEnd w:id="0"/>
      <w:r w:rsidR="00AE4556">
        <w:rPr>
          <w:rStyle w:val="CommentReference"/>
        </w:rPr>
        <w:commentReference w:id="0"/>
      </w:r>
    </w:p>
    <w:p w14:paraId="357C26D0" w14:textId="77777777" w:rsidR="004F0604" w:rsidRPr="009351F1" w:rsidRDefault="004F0604">
      <w:pPr>
        <w:rPr>
          <w:rFonts w:asciiTheme="majorHAnsi" w:hAnsiTheme="majorHAnsi"/>
        </w:rPr>
      </w:pPr>
    </w:p>
    <w:p w14:paraId="76E9CC5B" w14:textId="717A3584" w:rsidR="004F0604" w:rsidRPr="009351F1" w:rsidRDefault="00AE4556">
      <w:pPr>
        <w:rPr>
          <w:rFonts w:asciiTheme="majorHAnsi" w:hAnsiTheme="majorHAnsi"/>
        </w:rPr>
      </w:pPr>
      <w:ins w:id="1" w:author="Hayden McKenna" w:date="2015-03-26T20:02:00Z">
        <w:r w:rsidRPr="00DC7CA0">
          <w:rPr>
            <w:noProof/>
            <w:lang w:val="en-US"/>
          </w:rPr>
          <w:drawing>
            <wp:anchor distT="0" distB="0" distL="114300" distR="114300" simplePos="0" relativeHeight="251684864" behindDoc="0" locked="0" layoutInCell="1" allowOverlap="1" wp14:anchorId="786402A2" wp14:editId="2454479D">
              <wp:simplePos x="0" y="0"/>
              <wp:positionH relativeFrom="column">
                <wp:posOffset>2840264</wp:posOffset>
              </wp:positionH>
              <wp:positionV relativeFrom="paragraph">
                <wp:posOffset>1046480</wp:posOffset>
              </wp:positionV>
              <wp:extent cx="271780" cy="263525"/>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82816" behindDoc="0" locked="0" layoutInCell="1" allowOverlap="1" wp14:anchorId="080BE67B" wp14:editId="48D01BCD">
              <wp:simplePos x="0" y="0"/>
              <wp:positionH relativeFrom="column">
                <wp:posOffset>717550</wp:posOffset>
              </wp:positionH>
              <wp:positionV relativeFrom="paragraph">
                <wp:posOffset>817880</wp:posOffset>
              </wp:positionV>
              <wp:extent cx="271780" cy="263525"/>
              <wp:effectExtent l="0" t="0" r="762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80768" behindDoc="0" locked="0" layoutInCell="1" allowOverlap="1" wp14:anchorId="02BDD23C" wp14:editId="447E982C">
              <wp:simplePos x="0" y="0"/>
              <wp:positionH relativeFrom="column">
                <wp:posOffset>4462780</wp:posOffset>
              </wp:positionH>
              <wp:positionV relativeFrom="paragraph">
                <wp:posOffset>284480</wp:posOffset>
              </wp:positionV>
              <wp:extent cx="271780" cy="263525"/>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4F0604" w:rsidRPr="009351F1">
        <w:rPr>
          <w:rFonts w:asciiTheme="majorHAnsi" w:hAnsiTheme="majorHAnsi"/>
        </w:rPr>
        <w:t xml:space="preserve">Chemical explosives are substances that will burn up or be decomposed almost instantly; this produces intense heat and a large volume of expanding gas. </w:t>
      </w:r>
      <w:r w:rsidR="004464F7" w:rsidRPr="009351F1">
        <w:rPr>
          <w:rFonts w:asciiTheme="majorHAnsi" w:hAnsiTheme="majorHAnsi"/>
        </w:rPr>
        <w:t>These</w:t>
      </w:r>
      <w:r w:rsidR="004F0604" w:rsidRPr="009351F1">
        <w:rPr>
          <w:rFonts w:asciiTheme="majorHAnsi" w:hAnsiTheme="majorHAnsi"/>
        </w:rPr>
        <w:t xml:space="preserve"> explosives are generally</w:t>
      </w:r>
      <w:r w:rsidR="004464F7" w:rsidRPr="009351F1">
        <w:rPr>
          <w:rFonts w:asciiTheme="majorHAnsi" w:hAnsiTheme="majorHAnsi"/>
        </w:rPr>
        <w:t xml:space="preserve"> used for </w:t>
      </w:r>
      <w:r w:rsidR="004F0604" w:rsidRPr="009351F1">
        <w:rPr>
          <w:rFonts w:asciiTheme="majorHAnsi" w:hAnsiTheme="majorHAnsi"/>
        </w:rPr>
        <w:t>construction and</w:t>
      </w:r>
      <w:r w:rsidR="004464F7" w:rsidRPr="009351F1">
        <w:rPr>
          <w:rFonts w:asciiTheme="majorHAnsi" w:hAnsiTheme="majorHAnsi"/>
        </w:rPr>
        <w:t xml:space="preserve"> in</w:t>
      </w:r>
      <w:r w:rsidR="004F0604" w:rsidRPr="009351F1">
        <w:rPr>
          <w:rFonts w:asciiTheme="majorHAnsi" w:hAnsiTheme="majorHAnsi"/>
        </w:rPr>
        <w:t xml:space="preserve"> war (Johnson, 2014). Chemical weapons and explosive</w:t>
      </w:r>
      <w:r w:rsidR="004464F7" w:rsidRPr="009351F1">
        <w:rPr>
          <w:rFonts w:asciiTheme="majorHAnsi" w:hAnsiTheme="majorHAnsi"/>
        </w:rPr>
        <w:t>s</w:t>
      </w:r>
      <w:r w:rsidR="004F0604" w:rsidRPr="009351F1">
        <w:rPr>
          <w:rFonts w:asciiTheme="majorHAnsi" w:hAnsiTheme="majorHAnsi"/>
        </w:rPr>
        <w:t xml:space="preserve"> present an immediate threa</w:t>
      </w:r>
      <w:r w:rsidR="004464F7" w:rsidRPr="009351F1">
        <w:rPr>
          <w:rFonts w:asciiTheme="majorHAnsi" w:hAnsiTheme="majorHAnsi"/>
        </w:rPr>
        <w:t>t to public health and safety therefore</w:t>
      </w:r>
      <w:r w:rsidR="004F0604" w:rsidRPr="009351F1">
        <w:rPr>
          <w:rFonts w:asciiTheme="majorHAnsi" w:hAnsiTheme="majorHAnsi"/>
        </w:rPr>
        <w:t xml:space="preserve"> the detection of these explosives would allow for prevention of disaster (Coffey, 2015). </w:t>
      </w:r>
      <w:r w:rsidR="004464F7" w:rsidRPr="009351F1">
        <w:rPr>
          <w:rFonts w:asciiTheme="majorHAnsi" w:hAnsiTheme="majorHAnsi"/>
        </w:rPr>
        <w:t>Gas chromatography and mass spectrometry prove to be efficient ways to measure and detect these substances.</w:t>
      </w:r>
    </w:p>
    <w:p w14:paraId="0251B440" w14:textId="77777777" w:rsidR="00B45215" w:rsidRDefault="00B45215">
      <w:pPr>
        <w:rPr>
          <w:rFonts w:asciiTheme="majorHAnsi" w:hAnsiTheme="majorHAnsi"/>
          <w:sz w:val="28"/>
          <w:szCs w:val="28"/>
          <w:u w:val="single"/>
        </w:rPr>
      </w:pPr>
    </w:p>
    <w:p w14:paraId="137CB207" w14:textId="77777777" w:rsidR="004464F7" w:rsidRPr="009351F1" w:rsidRDefault="004464F7">
      <w:pPr>
        <w:rPr>
          <w:rFonts w:asciiTheme="majorHAnsi" w:hAnsiTheme="majorHAnsi"/>
          <w:sz w:val="28"/>
          <w:szCs w:val="28"/>
          <w:u w:val="single"/>
        </w:rPr>
      </w:pPr>
      <w:r w:rsidRPr="009351F1">
        <w:rPr>
          <w:rFonts w:asciiTheme="majorHAnsi" w:hAnsiTheme="majorHAnsi"/>
          <w:sz w:val="28"/>
          <w:szCs w:val="28"/>
          <w:u w:val="single"/>
        </w:rPr>
        <w:t>Gas Chromatography</w:t>
      </w:r>
    </w:p>
    <w:p w14:paraId="31C6618E" w14:textId="77777777" w:rsidR="004464F7" w:rsidRPr="009351F1" w:rsidRDefault="004464F7">
      <w:pPr>
        <w:rPr>
          <w:rFonts w:asciiTheme="majorHAnsi" w:hAnsiTheme="majorHAnsi"/>
        </w:rPr>
      </w:pPr>
    </w:p>
    <w:p w14:paraId="2299591B" w14:textId="375D3598" w:rsidR="004464F7" w:rsidRDefault="00AE4556">
      <w:pPr>
        <w:rPr>
          <w:rFonts w:asciiTheme="majorHAnsi" w:hAnsiTheme="majorHAnsi"/>
        </w:rPr>
      </w:pPr>
      <w:ins w:id="2" w:author="Hayden McKenna" w:date="2015-03-26T20:02:00Z">
        <w:r w:rsidRPr="00DC7CA0">
          <w:rPr>
            <w:noProof/>
            <w:lang w:val="en-US"/>
          </w:rPr>
          <w:drawing>
            <wp:anchor distT="0" distB="0" distL="114300" distR="114300" simplePos="0" relativeHeight="251693056" behindDoc="0" locked="0" layoutInCell="1" allowOverlap="1" wp14:anchorId="54BDA82B" wp14:editId="1770093E">
              <wp:simplePos x="0" y="0"/>
              <wp:positionH relativeFrom="column">
                <wp:posOffset>3023235</wp:posOffset>
              </wp:positionH>
              <wp:positionV relativeFrom="paragraph">
                <wp:posOffset>1831884</wp:posOffset>
              </wp:positionV>
              <wp:extent cx="271780" cy="263525"/>
              <wp:effectExtent l="0" t="0" r="762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91008" behindDoc="0" locked="0" layoutInCell="1" allowOverlap="1" wp14:anchorId="36C1DB01" wp14:editId="2CF60FC4">
              <wp:simplePos x="0" y="0"/>
              <wp:positionH relativeFrom="column">
                <wp:posOffset>4330065</wp:posOffset>
              </wp:positionH>
              <wp:positionV relativeFrom="paragraph">
                <wp:posOffset>1039495</wp:posOffset>
              </wp:positionV>
              <wp:extent cx="271780" cy="263525"/>
              <wp:effectExtent l="0" t="0" r="762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88960" behindDoc="0" locked="0" layoutInCell="1" allowOverlap="1" wp14:anchorId="10C1A1F1" wp14:editId="125F96D7">
              <wp:simplePos x="0" y="0"/>
              <wp:positionH relativeFrom="column">
                <wp:posOffset>3829685</wp:posOffset>
              </wp:positionH>
              <wp:positionV relativeFrom="paragraph">
                <wp:posOffset>626110</wp:posOffset>
              </wp:positionV>
              <wp:extent cx="271780" cy="263525"/>
              <wp:effectExtent l="0" t="0" r="762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86912" behindDoc="0" locked="0" layoutInCell="1" allowOverlap="1" wp14:anchorId="063769B7" wp14:editId="4C780C0D">
              <wp:simplePos x="0" y="0"/>
              <wp:positionH relativeFrom="column">
                <wp:posOffset>901700</wp:posOffset>
              </wp:positionH>
              <wp:positionV relativeFrom="paragraph">
                <wp:posOffset>2357120</wp:posOffset>
              </wp:positionV>
              <wp:extent cx="271780" cy="263525"/>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A871BC">
        <w:rPr>
          <w:rFonts w:asciiTheme="majorHAnsi" w:hAnsiTheme="majorHAnsi"/>
          <w:noProof/>
          <w:lang w:val="en-US"/>
        </w:rPr>
        <mc:AlternateContent>
          <mc:Choice Requires="wpg">
            <w:drawing>
              <wp:anchor distT="0" distB="0" distL="114300" distR="114300" simplePos="0" relativeHeight="251662336" behindDoc="0" locked="0" layoutInCell="1" allowOverlap="1" wp14:anchorId="560BAB11" wp14:editId="0C0935AC">
                <wp:simplePos x="0" y="0"/>
                <wp:positionH relativeFrom="column">
                  <wp:posOffset>-342900</wp:posOffset>
                </wp:positionH>
                <wp:positionV relativeFrom="paragraph">
                  <wp:posOffset>2589530</wp:posOffset>
                </wp:positionV>
                <wp:extent cx="2628900" cy="1828800"/>
                <wp:effectExtent l="0" t="0" r="12700" b="25400"/>
                <wp:wrapThrough wrapText="bothSides">
                  <wp:wrapPolygon edited="0">
                    <wp:start x="0" y="0"/>
                    <wp:lineTo x="0" y="20400"/>
                    <wp:lineTo x="6261" y="21600"/>
                    <wp:lineTo x="20243" y="21600"/>
                    <wp:lineTo x="21496" y="20400"/>
                    <wp:lineTo x="21496" y="1200"/>
                    <wp:lineTo x="3339" y="0"/>
                    <wp:lineTo x="0" y="0"/>
                  </wp:wrapPolygon>
                </wp:wrapThrough>
                <wp:docPr id="7" name="Group 7"/>
                <wp:cNvGraphicFramePr/>
                <a:graphic xmlns:a="http://schemas.openxmlformats.org/drawingml/2006/main">
                  <a:graphicData uri="http://schemas.microsoft.com/office/word/2010/wordprocessingGroup">
                    <wpg:wgp>
                      <wpg:cNvGrpSpPr/>
                      <wpg:grpSpPr>
                        <a:xfrm>
                          <a:off x="0" y="0"/>
                          <a:ext cx="2628900" cy="1828800"/>
                          <a:chOff x="0" y="0"/>
                          <a:chExt cx="2628900" cy="1828800"/>
                        </a:xfrm>
                      </wpg:grpSpPr>
                      <wpg:grpSp>
                        <wpg:cNvPr id="6" name="Group 6"/>
                        <wpg:cNvGrpSpPr/>
                        <wpg:grpSpPr>
                          <a:xfrm>
                            <a:off x="0" y="114300"/>
                            <a:ext cx="2628900" cy="1714500"/>
                            <a:chOff x="0" y="0"/>
                            <a:chExt cx="2628900" cy="1714500"/>
                          </a:xfrm>
                        </wpg:grpSpPr>
                        <pic:pic xmlns:pic="http://schemas.openxmlformats.org/drawingml/2006/picture">
                          <pic:nvPicPr>
                            <pic:cNvPr id="2" name="Picture 2" descr="Macintosh HD:Users:lilyhayward:Desktop:Screen Shot 2015-03-25 at 8.15.31 pm.png"/>
                            <pic:cNvPicPr>
                              <a:picLocks noChangeAspect="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2628900" cy="1613535"/>
                            </a:xfrm>
                            <a:prstGeom prst="rect">
                              <a:avLst/>
                            </a:prstGeom>
                            <a:noFill/>
                            <a:ln>
                              <a:noFill/>
                            </a:ln>
                          </pic:spPr>
                        </pic:pic>
                        <wps:wsp>
                          <wps:cNvPr id="4" name="Rectangle 4"/>
                          <wps:cNvSpPr/>
                          <wps:spPr>
                            <a:xfrm>
                              <a:off x="800100" y="1371600"/>
                              <a:ext cx="1600200" cy="3429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 name="Rectangle 3"/>
                        <wps:cNvSpPr/>
                        <wps:spPr>
                          <a:xfrm>
                            <a:off x="0" y="0"/>
                            <a:ext cx="342900" cy="3429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7" o:spid="_x0000_s1026" style="position:absolute;margin-left:-26.95pt;margin-top:203.9pt;width:207pt;height:2in;z-index:251662336" coordsize="2628900,182880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">
                <v:group id="Group 6" o:spid="_x0000_s1027" style="position:absolute;top:114300;width:2628900;height:1714500" coordsize="2628900,171450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Macintosh HD:Users:lilyhayward:Desktop:Screen Shot 2015-03-25 at 8.15.31 pm.png" style="position:absolute;width:2628900;height:161353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GH+&#10;e7TDAAAA2gAAAA8AAABkcnMvZG93bnJldi54bWxEj91qwkAUhO+FvsNyCr2RujEUKWk2YoVCEYKo&#10;xetD9uSHZs8u2W2Mb98VBC+HmfmGydeT6cVIg+8sK1guEhDEldUdNwp+Tl+v7yB8QNbYWyYFV/Kw&#10;Lp5mOWbaXvhA4zE0IkLYZ6igDcFlUvqqJYN+YR1x9Go7GAxRDo3UA14i3PQyTZKVNNhxXGjR0bal&#10;6vf4ZxSUzp3TPb6Vn7tNOU/7sT53Y63Uy/O0+QARaAqP8L39rRWkcLsSb4As/gE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Yf57tMMAAADaAAAADwAAAAAAAAAAAAAAAACcAgAA&#10;ZHJzL2Rvd25yZXYueG1sUEsFBgAAAAAEAAQA9wAAAIwDAAAAAA==&#10;">
                    <v:imagedata r:id="rId11" o:title="Screen Shot 2015-03-25 at 8.15.31 pm.png"/>
                    <v:path arrowok="t"/>
                  </v:shape>
                  <v:rect id="Rectangle 4" o:spid="_x0000_s1029" style="position:absolute;left:800100;top:1371600;width:1600200;height:3429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ix2rwwAA&#10;ANoAAAAPAAAAZHJzL2Rvd25yZXYueG1sRI9Li8JAEITvC/6HoQVv68QH4mYdRRTBi2B8wB57M20S&#10;zPTEzGjiv3cWFjwWVfUVNVu0phQPql1hWcGgH4EgTq0uOFNwOm4+pyCcR9ZYWiYFT3KwmHc+Zhhr&#10;23BCj4PPRICwi1FB7n0VS+nSnAy6vq2Ig3extUEfZJ1JXWMT4KaUwyiaSIMFh4UcK1rllF4Pd6NA&#10;3ym5Ldejwe+u3CU/PNmfvs6NUr1uu/wG4an17/B/e6sVjOHvSrgBcv4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Tix2rwwAAANoAAAAPAAAAAAAAAAAAAAAAAJcCAABkcnMvZG93&#10;bnJldi54bWxQSwUGAAAAAAQABAD1AAAAhwMAAAAA&#10;" strokecolor="white"/>
                </v:group>
                <v:rect id="Rectangle 3" o:spid="_x0000_s1030" style="position:absolute;width:342900;height:34290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ELCPwwAA&#10;ANoAAAAPAAAAZHJzL2Rvd25yZXYueG1sRI9Pi8IwFMTvgt8hPMGbpq4gtmsUXXZhFzz4j8Xjo3nb&#10;dm1eShK1fnsjCB6HmfkNM1u0phYXcr6yrGA0TEAQ51ZXXCg47L8GUxA+IGusLZOCG3lYzLudGWba&#10;XnlLl10oRISwz1BBGUKTSenzkgz6oW2Io/dnncEQpSukdniNcFPLtySZSIMVx4USG/ooKT/tzkYB&#10;b35/Pt3/Lax9UqzTepWOj8dUqX6vXb6DCNSGV/jZ/tYKxvC4Em+AnN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qELCPwwAAANoAAAAPAAAAAAAAAAAAAAAAAJcCAABkcnMvZG93&#10;bnJldi54bWxQSwUGAAAAAAQABAD1AAAAhwMAAAAA&#10;" fillcolor="white [3212]" strokecolor="white [3212]"/>
                <w10:wrap type="through"/>
              </v:group>
            </w:pict>
          </mc:Fallback>
        </mc:AlternateContent>
      </w:r>
      <w:r w:rsidR="004464F7" w:rsidRPr="009351F1">
        <w:rPr>
          <w:rFonts w:asciiTheme="majorHAnsi" w:hAnsiTheme="majorHAnsi"/>
        </w:rPr>
        <w:t>Gas chromatography is use to separate volatile components of a mixture. A small amount of a sample is drawn up in a syringe to be analysed. After being changed into its gas form through exposure to high temperatures this sample is then injected. A carrier gas (often helium</w:t>
      </w:r>
      <w:r w:rsidR="00777BDC">
        <w:rPr>
          <w:rFonts w:asciiTheme="majorHAnsi" w:hAnsiTheme="majorHAnsi"/>
        </w:rPr>
        <w:t xml:space="preserve"> or nitrogen</w:t>
      </w:r>
      <w:r w:rsidR="004464F7" w:rsidRPr="009351F1">
        <w:rPr>
          <w:rFonts w:asciiTheme="majorHAnsi" w:hAnsiTheme="majorHAnsi"/>
        </w:rPr>
        <w:t xml:space="preserve">) flows through the injector and pushes the gas component of the sample into the gas chromatography column. </w:t>
      </w:r>
      <w:commentRangeStart w:id="3"/>
      <w:r w:rsidR="004464F7" w:rsidRPr="009351F1">
        <w:rPr>
          <w:rFonts w:asciiTheme="majorHAnsi" w:hAnsiTheme="majorHAnsi"/>
        </w:rPr>
        <w:t xml:space="preserve">Inside this column is where the separation takes place. </w:t>
      </w:r>
      <w:commentRangeEnd w:id="3"/>
      <w:r>
        <w:rPr>
          <w:rStyle w:val="CommentReference"/>
        </w:rPr>
        <w:commentReference w:id="3"/>
      </w:r>
      <w:r w:rsidR="004464F7" w:rsidRPr="009351F1">
        <w:rPr>
          <w:rFonts w:asciiTheme="majorHAnsi" w:hAnsiTheme="majorHAnsi"/>
        </w:rPr>
        <w:t xml:space="preserve">Molecules </w:t>
      </w:r>
      <w:r w:rsidR="00E30194" w:rsidRPr="009351F1">
        <w:rPr>
          <w:rFonts w:asciiTheme="majorHAnsi" w:hAnsiTheme="majorHAnsi"/>
        </w:rPr>
        <w:t>change</w:t>
      </w:r>
      <w:r w:rsidR="004464F7" w:rsidRPr="009351F1">
        <w:rPr>
          <w:rFonts w:asciiTheme="majorHAnsi" w:hAnsiTheme="majorHAnsi"/>
        </w:rPr>
        <w:t xml:space="preserve"> between the carrier gas (mobile phase) and the high boiling liquid (stationary phase) within the column. </w:t>
      </w:r>
      <w:r w:rsidR="00E30194" w:rsidRPr="009351F1">
        <w:rPr>
          <w:rFonts w:asciiTheme="majorHAnsi" w:hAnsiTheme="majorHAnsi"/>
        </w:rPr>
        <w:t xml:space="preserve">After going through the column the sample reaches a detector, different components of this sample, depending on its element reaches this detector at separate times </w:t>
      </w:r>
      <w:r w:rsidR="00777BDC">
        <w:rPr>
          <w:rFonts w:asciiTheme="majorHAnsi" w:hAnsiTheme="majorHAnsi"/>
        </w:rPr>
        <w:t>this is called the retention time</w:t>
      </w:r>
      <w:r w:rsidR="00777BDC" w:rsidRPr="009351F1">
        <w:rPr>
          <w:rFonts w:asciiTheme="majorHAnsi" w:hAnsiTheme="majorHAnsi"/>
        </w:rPr>
        <w:t xml:space="preserve"> </w:t>
      </w:r>
      <w:commentRangeStart w:id="4"/>
      <w:r w:rsidR="00777BDC" w:rsidRPr="009351F1">
        <w:rPr>
          <w:rFonts w:asciiTheme="majorHAnsi" w:hAnsiTheme="majorHAnsi"/>
        </w:rPr>
        <w:t>(</w:t>
      </w:r>
      <w:r w:rsidR="00E30194" w:rsidRPr="009351F1">
        <w:rPr>
          <w:rFonts w:asciiTheme="majorHAnsi" w:hAnsiTheme="majorHAnsi"/>
        </w:rPr>
        <w:t>Murphy, 2001)</w:t>
      </w:r>
      <w:commentRangeEnd w:id="4"/>
      <w:r>
        <w:rPr>
          <w:rStyle w:val="CommentReference"/>
        </w:rPr>
        <w:commentReference w:id="4"/>
      </w:r>
      <w:r w:rsidR="00B45215">
        <w:rPr>
          <w:rFonts w:asciiTheme="majorHAnsi" w:hAnsiTheme="majorHAnsi"/>
        </w:rPr>
        <w:t xml:space="preserve"> </w:t>
      </w:r>
      <w:commentRangeStart w:id="5"/>
      <w:r w:rsidR="00B45215">
        <w:rPr>
          <w:rFonts w:asciiTheme="majorHAnsi" w:hAnsiTheme="majorHAnsi"/>
        </w:rPr>
        <w:t>(Figure1)</w:t>
      </w:r>
      <w:commentRangeEnd w:id="5"/>
      <w:r>
        <w:rPr>
          <w:rStyle w:val="CommentReference"/>
        </w:rPr>
        <w:commentReference w:id="5"/>
      </w:r>
      <w:r w:rsidR="00E30194" w:rsidRPr="009351F1">
        <w:rPr>
          <w:rFonts w:asciiTheme="majorHAnsi" w:hAnsiTheme="majorHAnsi"/>
        </w:rPr>
        <w:t>. The whole sequence is also recorded as a series of peaks on a chart</w:t>
      </w:r>
      <w:r w:rsidR="00B45215">
        <w:rPr>
          <w:rFonts w:asciiTheme="majorHAnsi" w:hAnsiTheme="majorHAnsi"/>
        </w:rPr>
        <w:t xml:space="preserve"> (Figure 2)</w:t>
      </w:r>
      <w:r w:rsidR="00E30194" w:rsidRPr="009351F1">
        <w:rPr>
          <w:rFonts w:asciiTheme="majorHAnsi" w:hAnsiTheme="majorHAnsi"/>
        </w:rPr>
        <w:t xml:space="preserve">. Individual chemicals can be identified by the amount of time they take to pass the column. The areas of the peaks can also be used to measure the amount of material detected (Liebenson, 2001).  </w:t>
      </w:r>
    </w:p>
    <w:p w14:paraId="6FFC3673" w14:textId="0C9B4CF3" w:rsidR="00721B05" w:rsidRDefault="001F5B33">
      <w:pPr>
        <w:rPr>
          <w:rFonts w:asciiTheme="majorHAnsi" w:hAnsiTheme="majorHAnsi"/>
        </w:rPr>
      </w:pPr>
      <w:ins w:id="6" w:author="Hayden McKenna" w:date="2015-03-26T20:02:00Z">
        <w:r w:rsidRPr="00DC7CA0">
          <w:rPr>
            <w:noProof/>
            <w:lang w:val="en-US"/>
          </w:rPr>
          <w:drawing>
            <wp:anchor distT="0" distB="0" distL="114300" distR="114300" simplePos="0" relativeHeight="251697152" behindDoc="0" locked="0" layoutInCell="1" allowOverlap="1" wp14:anchorId="3CE3C106" wp14:editId="55BC0809">
              <wp:simplePos x="0" y="0"/>
              <wp:positionH relativeFrom="column">
                <wp:posOffset>2443390</wp:posOffset>
              </wp:positionH>
              <wp:positionV relativeFrom="paragraph">
                <wp:posOffset>1025797</wp:posOffset>
              </wp:positionV>
              <wp:extent cx="271780" cy="263525"/>
              <wp:effectExtent l="0" t="0" r="762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95104" behindDoc="0" locked="0" layoutInCell="1" allowOverlap="1" wp14:anchorId="7870B219" wp14:editId="144D2A17">
              <wp:simplePos x="0" y="0"/>
              <wp:positionH relativeFrom="column">
                <wp:posOffset>-136525</wp:posOffset>
              </wp:positionH>
              <wp:positionV relativeFrom="paragraph">
                <wp:posOffset>1069340</wp:posOffset>
              </wp:positionV>
              <wp:extent cx="271780" cy="263525"/>
              <wp:effectExtent l="0" t="0" r="762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bookmarkStart w:id="7" w:name="_GoBack"/>
      <w:commentRangeStart w:id="8"/>
      <w:r w:rsidR="00A871BC">
        <w:rPr>
          <w:rFonts w:asciiTheme="majorHAnsi" w:hAnsiTheme="majorHAnsi"/>
          <w:noProof/>
          <w:sz w:val="28"/>
          <w:szCs w:val="28"/>
          <w:u w:val="single"/>
          <w:lang w:val="en-US"/>
        </w:rPr>
        <w:drawing>
          <wp:anchor distT="0" distB="0" distL="114300" distR="114300" simplePos="0" relativeHeight="251669504" behindDoc="0" locked="0" layoutInCell="1" allowOverlap="1" wp14:anchorId="7D2867BC" wp14:editId="1584D20E">
            <wp:simplePos x="0" y="0"/>
            <wp:positionH relativeFrom="column">
              <wp:posOffset>469900</wp:posOffset>
            </wp:positionH>
            <wp:positionV relativeFrom="paragraph">
              <wp:posOffset>327660</wp:posOffset>
            </wp:positionV>
            <wp:extent cx="1943100" cy="1532255"/>
            <wp:effectExtent l="0" t="0" r="12700" b="0"/>
            <wp:wrapTopAndBottom/>
            <wp:docPr id="5" name="Picture 5" descr="Macintosh HD:Users:lilyhayward:Desktop:bulletin_1979-01-01_1_page009_img002_lar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ilyhayward:Desktop:bulletin_1979-01-01_1_page009_img002_large.gif"/>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1943100" cy="153225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
      <w:commentRangeEnd w:id="8"/>
      <w:r w:rsidR="00AE4556">
        <w:rPr>
          <w:rStyle w:val="CommentReference"/>
        </w:rPr>
        <w:commentReference w:id="8"/>
      </w:r>
    </w:p>
    <w:p w14:paraId="39C1CB38" w14:textId="7F131BF0" w:rsidR="00721B05" w:rsidRPr="009351F1" w:rsidRDefault="00A871BC" w:rsidP="00721B05">
      <w:pPr>
        <w:rPr>
          <w:rFonts w:asciiTheme="majorHAnsi" w:hAnsiTheme="majorHAnsi"/>
        </w:rPr>
      </w:pPr>
      <w:r>
        <w:rPr>
          <w:noProof/>
          <w:lang w:val="en-US"/>
        </w:rPr>
        <mc:AlternateContent>
          <mc:Choice Requires="wps">
            <w:drawing>
              <wp:anchor distT="0" distB="0" distL="114300" distR="114300" simplePos="0" relativeHeight="251667456" behindDoc="0" locked="0" layoutInCell="1" allowOverlap="1" wp14:anchorId="10D745CA" wp14:editId="7667F666">
                <wp:simplePos x="0" y="0"/>
                <wp:positionH relativeFrom="column">
                  <wp:posOffset>2743200</wp:posOffset>
                </wp:positionH>
                <wp:positionV relativeFrom="paragraph">
                  <wp:posOffset>1741805</wp:posOffset>
                </wp:positionV>
                <wp:extent cx="3086100" cy="266700"/>
                <wp:effectExtent l="0" t="0" r="12700" b="12700"/>
                <wp:wrapThrough wrapText="bothSides">
                  <wp:wrapPolygon edited="0">
                    <wp:start x="0" y="0"/>
                    <wp:lineTo x="0" y="20571"/>
                    <wp:lineTo x="21511" y="20571"/>
                    <wp:lineTo x="21511" y="0"/>
                    <wp:lineTo x="0" y="0"/>
                  </wp:wrapPolygon>
                </wp:wrapThrough>
                <wp:docPr id="15" name="Text Box 15"/>
                <wp:cNvGraphicFramePr/>
                <a:graphic xmlns:a="http://schemas.openxmlformats.org/drawingml/2006/main">
                  <a:graphicData uri="http://schemas.microsoft.com/office/word/2010/wordprocessingShape">
                    <wps:wsp>
                      <wps:cNvSpPr txBox="1"/>
                      <wps:spPr>
                        <a:xfrm>
                          <a:off x="0" y="0"/>
                          <a:ext cx="3086100" cy="2667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61C59A9A" w14:textId="77777777" w:rsidR="00A416ED" w:rsidRPr="00B45215" w:rsidRDefault="00A416ED" w:rsidP="00B45215">
                            <w:pPr>
                              <w:pStyle w:val="Caption"/>
                              <w:rPr>
                                <w:rFonts w:asciiTheme="majorHAnsi" w:hAnsiTheme="majorHAnsi"/>
                                <w:noProof/>
                                <w:color w:val="auto"/>
                                <w:lang w:val="en-US"/>
                              </w:rPr>
                            </w:pPr>
                            <w:r w:rsidRPr="00B45215">
                              <w:rPr>
                                <w:rFonts w:asciiTheme="majorHAnsi" w:hAnsiTheme="majorHAnsi"/>
                                <w:color w:val="auto"/>
                              </w:rPr>
                              <w:t xml:space="preserve">Figure </w:t>
                            </w:r>
                            <w:r w:rsidRPr="00B45215">
                              <w:rPr>
                                <w:rFonts w:asciiTheme="majorHAnsi" w:hAnsiTheme="majorHAnsi"/>
                                <w:color w:val="auto"/>
                              </w:rPr>
                              <w:fldChar w:fldCharType="begin"/>
                            </w:r>
                            <w:r w:rsidRPr="00B45215">
                              <w:rPr>
                                <w:rFonts w:asciiTheme="majorHAnsi" w:hAnsiTheme="majorHAnsi"/>
                                <w:color w:val="auto"/>
                              </w:rPr>
                              <w:instrText xml:space="preserve"> SEQ Figure \* ARABIC </w:instrText>
                            </w:r>
                            <w:r w:rsidRPr="00B45215">
                              <w:rPr>
                                <w:rFonts w:asciiTheme="majorHAnsi" w:hAnsiTheme="majorHAnsi"/>
                                <w:color w:val="auto"/>
                              </w:rPr>
                              <w:fldChar w:fldCharType="separate"/>
                            </w:r>
                            <w:r w:rsidR="00711CC2">
                              <w:rPr>
                                <w:rFonts w:asciiTheme="majorHAnsi" w:hAnsiTheme="majorHAnsi"/>
                                <w:noProof/>
                                <w:color w:val="auto"/>
                              </w:rPr>
                              <w:t>1</w:t>
                            </w:r>
                            <w:r w:rsidRPr="00B45215">
                              <w:rPr>
                                <w:rFonts w:asciiTheme="majorHAnsi" w:hAnsiTheme="majorHAnsi"/>
                                <w:color w:val="auto"/>
                              </w:rPr>
                              <w:fldChar w:fldCharType="end"/>
                            </w:r>
                            <w:r>
                              <w:rPr>
                                <w:rFonts w:asciiTheme="majorHAnsi" w:hAnsiTheme="majorHAnsi"/>
                                <w:color w:val="auto"/>
                              </w:rPr>
                              <w:t xml:space="preserve"> (Christie, 1989)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5" o:spid="_x0000_s1026" type="#_x0000_t202" style="position:absolute;margin-left:3in;margin-top:137.15pt;width:243pt;height:2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" stroked="f">
                <v:textbox style="mso-fit-shape-to-text:t" inset="0,0,0,0">
                  <w:txbxContent>
                    <w:p w14:paraId="61C59A9A" w14:textId="77777777" w:rsidR="00A416ED" w:rsidRPr="00B45215" w:rsidRDefault="00A416ED" w:rsidP="00B45215">
                      <w:pPr>
                        <w:pStyle w:val="Caption"/>
                        <w:rPr>
                          <w:rFonts w:asciiTheme="majorHAnsi" w:hAnsiTheme="majorHAnsi"/>
                          <w:noProof/>
                          <w:color w:val="auto"/>
                          <w:lang w:val="en-US"/>
                        </w:rPr>
                      </w:pPr>
                      <w:r w:rsidRPr="00B45215">
                        <w:rPr>
                          <w:rFonts w:asciiTheme="majorHAnsi" w:hAnsiTheme="majorHAnsi"/>
                          <w:color w:val="auto"/>
                        </w:rPr>
                        <w:t xml:space="preserve">Figure </w:t>
                      </w:r>
                      <w:r w:rsidRPr="00B45215">
                        <w:rPr>
                          <w:rFonts w:asciiTheme="majorHAnsi" w:hAnsiTheme="majorHAnsi"/>
                          <w:color w:val="auto"/>
                        </w:rPr>
                        <w:fldChar w:fldCharType="begin"/>
                      </w:r>
                      <w:r w:rsidRPr="00B45215">
                        <w:rPr>
                          <w:rFonts w:asciiTheme="majorHAnsi" w:hAnsiTheme="majorHAnsi"/>
                          <w:color w:val="auto"/>
                        </w:rPr>
                        <w:instrText xml:space="preserve"> SEQ Figure \* ARABIC </w:instrText>
                      </w:r>
                      <w:r w:rsidRPr="00B45215">
                        <w:rPr>
                          <w:rFonts w:asciiTheme="majorHAnsi" w:hAnsiTheme="majorHAnsi"/>
                          <w:color w:val="auto"/>
                        </w:rPr>
                        <w:fldChar w:fldCharType="separate"/>
                      </w:r>
                      <w:r w:rsidR="00711CC2">
                        <w:rPr>
                          <w:rFonts w:asciiTheme="majorHAnsi" w:hAnsiTheme="majorHAnsi"/>
                          <w:noProof/>
                          <w:color w:val="auto"/>
                        </w:rPr>
                        <w:t>1</w:t>
                      </w:r>
                      <w:r w:rsidRPr="00B45215">
                        <w:rPr>
                          <w:rFonts w:asciiTheme="majorHAnsi" w:hAnsiTheme="majorHAnsi"/>
                          <w:color w:val="auto"/>
                        </w:rPr>
                        <w:fldChar w:fldCharType="end"/>
                      </w:r>
                      <w:r>
                        <w:rPr>
                          <w:rFonts w:asciiTheme="majorHAnsi" w:hAnsiTheme="majorHAnsi"/>
                          <w:color w:val="auto"/>
                        </w:rPr>
                        <w:t xml:space="preserve"> (Christie, 1989)</w:t>
                      </w:r>
                    </w:p>
                  </w:txbxContent>
                </v:textbox>
                <w10:wrap type="through"/>
              </v:shape>
            </w:pict>
          </mc:Fallback>
        </mc:AlternateContent>
      </w:r>
      <w:r>
        <w:rPr>
          <w:noProof/>
          <w:lang w:val="en-US"/>
        </w:rPr>
        <mc:AlternateContent>
          <mc:Choice Requires="wps">
            <w:drawing>
              <wp:anchor distT="0" distB="0" distL="114300" distR="114300" simplePos="0" relativeHeight="251665408" behindDoc="0" locked="0" layoutInCell="1" allowOverlap="1" wp14:anchorId="7B233142" wp14:editId="62971598">
                <wp:simplePos x="0" y="0"/>
                <wp:positionH relativeFrom="column">
                  <wp:posOffset>-114300</wp:posOffset>
                </wp:positionH>
                <wp:positionV relativeFrom="paragraph">
                  <wp:posOffset>1513205</wp:posOffset>
                </wp:positionV>
                <wp:extent cx="2628900" cy="266700"/>
                <wp:effectExtent l="0" t="0" r="12700" b="12700"/>
                <wp:wrapThrough wrapText="bothSides">
                  <wp:wrapPolygon edited="0">
                    <wp:start x="0" y="0"/>
                    <wp:lineTo x="0" y="20571"/>
                    <wp:lineTo x="21496" y="20571"/>
                    <wp:lineTo x="21496" y="0"/>
                    <wp:lineTo x="0" y="0"/>
                  </wp:wrapPolygon>
                </wp:wrapThrough>
                <wp:docPr id="14" name="Text Box 14"/>
                <wp:cNvGraphicFramePr/>
                <a:graphic xmlns:a="http://schemas.openxmlformats.org/drawingml/2006/main">
                  <a:graphicData uri="http://schemas.microsoft.com/office/word/2010/wordprocessingShape">
                    <wps:wsp>
                      <wps:cNvSpPr txBox="1"/>
                      <wps:spPr>
                        <a:xfrm>
                          <a:off x="0" y="0"/>
                          <a:ext cx="2628900" cy="2667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F5D5C1D" w14:textId="77777777" w:rsidR="00A416ED" w:rsidRPr="00B45215" w:rsidRDefault="00A416ED" w:rsidP="00B45215">
                            <w:pPr>
                              <w:pStyle w:val="Caption"/>
                              <w:rPr>
                                <w:rFonts w:asciiTheme="majorHAnsi" w:hAnsiTheme="majorHAnsi"/>
                                <w:noProof/>
                                <w:color w:val="auto"/>
                                <w:lang w:val="en-US"/>
                              </w:rPr>
                            </w:pPr>
                            <w:r w:rsidRPr="00B45215">
                              <w:rPr>
                                <w:rFonts w:asciiTheme="majorHAnsi" w:hAnsiTheme="majorHAnsi"/>
                                <w:color w:val="auto"/>
                              </w:rPr>
                              <w:t xml:space="preserve">Figure </w:t>
                            </w:r>
                            <w:r w:rsidRPr="00B45215">
                              <w:rPr>
                                <w:rFonts w:asciiTheme="majorHAnsi" w:hAnsiTheme="majorHAnsi"/>
                                <w:color w:val="auto"/>
                              </w:rPr>
                              <w:fldChar w:fldCharType="begin"/>
                            </w:r>
                            <w:r w:rsidRPr="00B45215">
                              <w:rPr>
                                <w:rFonts w:asciiTheme="majorHAnsi" w:hAnsiTheme="majorHAnsi"/>
                                <w:color w:val="auto"/>
                              </w:rPr>
                              <w:instrText xml:space="preserve"> SEQ Figure \* ARABIC </w:instrText>
                            </w:r>
                            <w:r w:rsidRPr="00B45215">
                              <w:rPr>
                                <w:rFonts w:asciiTheme="majorHAnsi" w:hAnsiTheme="majorHAnsi"/>
                                <w:color w:val="auto"/>
                              </w:rPr>
                              <w:fldChar w:fldCharType="separate"/>
                            </w:r>
                            <w:r w:rsidR="00711CC2">
                              <w:rPr>
                                <w:rFonts w:asciiTheme="majorHAnsi" w:hAnsiTheme="majorHAnsi"/>
                                <w:noProof/>
                                <w:color w:val="auto"/>
                              </w:rPr>
                              <w:t>2</w:t>
                            </w:r>
                            <w:r w:rsidRPr="00B45215">
                              <w:rPr>
                                <w:rFonts w:asciiTheme="majorHAnsi" w:hAnsiTheme="majorHAnsi"/>
                                <w:color w:val="auto"/>
                              </w:rPr>
                              <w:fldChar w:fldCharType="end"/>
                            </w:r>
                            <w:r>
                              <w:rPr>
                                <w:rFonts w:asciiTheme="majorHAnsi" w:hAnsiTheme="majorHAnsi"/>
                                <w:color w:val="auto"/>
                              </w:rPr>
                              <w:t>-</w:t>
                            </w:r>
                            <w:r w:rsidRPr="009351F1">
                              <w:rPr>
                                <w:rFonts w:asciiTheme="majorHAnsi" w:hAnsiTheme="majorHAnsi"/>
                              </w:rPr>
                              <w:t>(Davis, Disne</w:t>
                            </w:r>
                            <w:r>
                              <w:rPr>
                                <w:rFonts w:asciiTheme="majorHAnsi" w:hAnsiTheme="majorHAnsi"/>
                              </w:rPr>
                              <w:t xml:space="preserve">y, Hayes, Smith &amp; </w:t>
                            </w:r>
                            <w:proofErr w:type="spellStart"/>
                            <w:r>
                              <w:rPr>
                                <w:rFonts w:asciiTheme="majorHAnsi" w:hAnsiTheme="majorHAnsi"/>
                              </w:rPr>
                              <w:t>Whan</w:t>
                            </w:r>
                            <w:proofErr w:type="spellEnd"/>
                            <w:r>
                              <w:rPr>
                                <w:rFonts w:asciiTheme="majorHAnsi" w:hAnsiTheme="majorHAnsi"/>
                              </w:rPr>
                              <w:t xml:space="preserve">, </w:t>
                            </w:r>
                            <w:proofErr w:type="spellStart"/>
                            <w:r>
                              <w:rPr>
                                <w:rFonts w:asciiTheme="majorHAnsi" w:hAnsiTheme="majorHAnsi"/>
                              </w:rPr>
                              <w:t>n.d</w:t>
                            </w:r>
                            <w:proofErr w:type="spellEnd"/>
                            <w:r>
                              <w:rPr>
                                <w:rFonts w:asciiTheme="majorHAnsi" w:hAnsiTheme="majorHAns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4" o:spid="_x0000_s1027" type="#_x0000_t202" style="position:absolute;margin-left:-9pt;margin-top:119.15pt;width:207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" stroked="f">
                <v:textbox style="mso-fit-shape-to-text:t" inset="0,0,0,0">
                  <w:txbxContent>
                    <w:p w14:paraId="4F5D5C1D" w14:textId="77777777" w:rsidR="00A416ED" w:rsidRPr="00B45215" w:rsidRDefault="00A416ED" w:rsidP="00B45215">
                      <w:pPr>
                        <w:pStyle w:val="Caption"/>
                        <w:rPr>
                          <w:rFonts w:asciiTheme="majorHAnsi" w:hAnsiTheme="majorHAnsi"/>
                          <w:noProof/>
                          <w:color w:val="auto"/>
                          <w:lang w:val="en-US"/>
                        </w:rPr>
                      </w:pPr>
                      <w:r w:rsidRPr="00B45215">
                        <w:rPr>
                          <w:rFonts w:asciiTheme="majorHAnsi" w:hAnsiTheme="majorHAnsi"/>
                          <w:color w:val="auto"/>
                        </w:rPr>
                        <w:t xml:space="preserve">Figure </w:t>
                      </w:r>
                      <w:r w:rsidRPr="00B45215">
                        <w:rPr>
                          <w:rFonts w:asciiTheme="majorHAnsi" w:hAnsiTheme="majorHAnsi"/>
                          <w:color w:val="auto"/>
                        </w:rPr>
                        <w:fldChar w:fldCharType="begin"/>
                      </w:r>
                      <w:r w:rsidRPr="00B45215">
                        <w:rPr>
                          <w:rFonts w:asciiTheme="majorHAnsi" w:hAnsiTheme="majorHAnsi"/>
                          <w:color w:val="auto"/>
                        </w:rPr>
                        <w:instrText xml:space="preserve"> SEQ Figure \* ARABIC </w:instrText>
                      </w:r>
                      <w:r w:rsidRPr="00B45215">
                        <w:rPr>
                          <w:rFonts w:asciiTheme="majorHAnsi" w:hAnsiTheme="majorHAnsi"/>
                          <w:color w:val="auto"/>
                        </w:rPr>
                        <w:fldChar w:fldCharType="separate"/>
                      </w:r>
                      <w:r w:rsidR="00711CC2">
                        <w:rPr>
                          <w:rFonts w:asciiTheme="majorHAnsi" w:hAnsiTheme="majorHAnsi"/>
                          <w:noProof/>
                          <w:color w:val="auto"/>
                        </w:rPr>
                        <w:t>2</w:t>
                      </w:r>
                      <w:r w:rsidRPr="00B45215">
                        <w:rPr>
                          <w:rFonts w:asciiTheme="majorHAnsi" w:hAnsiTheme="majorHAnsi"/>
                          <w:color w:val="auto"/>
                        </w:rPr>
                        <w:fldChar w:fldCharType="end"/>
                      </w:r>
                      <w:r>
                        <w:rPr>
                          <w:rFonts w:asciiTheme="majorHAnsi" w:hAnsiTheme="majorHAnsi"/>
                          <w:color w:val="auto"/>
                        </w:rPr>
                        <w:t>-</w:t>
                      </w:r>
                      <w:r w:rsidRPr="009351F1">
                        <w:rPr>
                          <w:rFonts w:asciiTheme="majorHAnsi" w:hAnsiTheme="majorHAnsi"/>
                        </w:rPr>
                        <w:t>(Davis, Disne</w:t>
                      </w:r>
                      <w:r>
                        <w:rPr>
                          <w:rFonts w:asciiTheme="majorHAnsi" w:hAnsiTheme="majorHAnsi"/>
                        </w:rPr>
                        <w:t xml:space="preserve">y, Hayes, Smith &amp; </w:t>
                      </w:r>
                      <w:proofErr w:type="spellStart"/>
                      <w:r>
                        <w:rPr>
                          <w:rFonts w:asciiTheme="majorHAnsi" w:hAnsiTheme="majorHAnsi"/>
                        </w:rPr>
                        <w:t>Whan</w:t>
                      </w:r>
                      <w:proofErr w:type="spellEnd"/>
                      <w:r>
                        <w:rPr>
                          <w:rFonts w:asciiTheme="majorHAnsi" w:hAnsiTheme="majorHAnsi"/>
                        </w:rPr>
                        <w:t xml:space="preserve">, </w:t>
                      </w:r>
                      <w:proofErr w:type="spellStart"/>
                      <w:r>
                        <w:rPr>
                          <w:rFonts w:asciiTheme="majorHAnsi" w:hAnsiTheme="majorHAnsi"/>
                        </w:rPr>
                        <w:t>n.d</w:t>
                      </w:r>
                      <w:proofErr w:type="spellEnd"/>
                      <w:r>
                        <w:rPr>
                          <w:rFonts w:asciiTheme="majorHAnsi" w:hAnsiTheme="majorHAnsi"/>
                        </w:rPr>
                        <w:t xml:space="preserve">).  </w:t>
                      </w:r>
                    </w:p>
                  </w:txbxContent>
                </v:textbox>
                <w10:wrap type="through"/>
              </v:shape>
            </w:pict>
          </mc:Fallback>
        </mc:AlternateContent>
      </w:r>
      <w:r w:rsidR="00B45215">
        <w:rPr>
          <w:rFonts w:asciiTheme="majorHAnsi" w:hAnsiTheme="majorHAnsi"/>
          <w:noProof/>
          <w:lang w:val="en-US"/>
        </w:rPr>
        <mc:AlternateContent>
          <mc:Choice Requires="wps">
            <w:drawing>
              <wp:anchor distT="0" distB="0" distL="114300" distR="114300" simplePos="0" relativeHeight="251663360" behindDoc="0" locked="0" layoutInCell="1" allowOverlap="1" wp14:anchorId="0912E7CC" wp14:editId="3553359B">
                <wp:simplePos x="0" y="0"/>
                <wp:positionH relativeFrom="column">
                  <wp:posOffset>342900</wp:posOffset>
                </wp:positionH>
                <wp:positionV relativeFrom="paragraph">
                  <wp:posOffset>1616075</wp:posOffset>
                </wp:positionV>
                <wp:extent cx="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7pt,127.25pt" to="27pt,127.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" strokecolor="#4f81bd [3204]" strokeweight="2pt">
                <v:shadow on="t" opacity="24903f" mv:blur="40000f" origin=",.5" offset="0,20000emu"/>
              </v:line>
            </w:pict>
          </mc:Fallback>
        </mc:AlternateContent>
      </w:r>
    </w:p>
    <w:p w14:paraId="0B2F661F" w14:textId="77777777" w:rsidR="00E30194" w:rsidRPr="009351F1" w:rsidRDefault="00E30194">
      <w:pPr>
        <w:rPr>
          <w:rFonts w:asciiTheme="majorHAnsi" w:hAnsiTheme="majorHAnsi"/>
          <w:sz w:val="28"/>
          <w:szCs w:val="28"/>
          <w:u w:val="single"/>
        </w:rPr>
      </w:pPr>
      <w:r w:rsidRPr="009351F1">
        <w:rPr>
          <w:rFonts w:asciiTheme="majorHAnsi" w:hAnsiTheme="majorHAnsi"/>
          <w:sz w:val="28"/>
          <w:szCs w:val="28"/>
          <w:u w:val="single"/>
        </w:rPr>
        <w:t>Mass Spectrometry</w:t>
      </w:r>
    </w:p>
    <w:p w14:paraId="346D64CA" w14:textId="77777777" w:rsidR="00E30194" w:rsidRPr="009351F1" w:rsidRDefault="00E30194">
      <w:pPr>
        <w:rPr>
          <w:rFonts w:asciiTheme="majorHAnsi" w:hAnsiTheme="majorHAnsi"/>
        </w:rPr>
      </w:pPr>
    </w:p>
    <w:p w14:paraId="63C075B1" w14:textId="090ABA00" w:rsidR="00505F6D" w:rsidRPr="009351F1" w:rsidRDefault="001F5B33" w:rsidP="00505F6D">
      <w:pPr>
        <w:rPr>
          <w:rFonts w:asciiTheme="majorHAnsi" w:hAnsiTheme="majorHAnsi"/>
        </w:rPr>
      </w:pPr>
      <w:ins w:id="9" w:author="Hayden McKenna" w:date="2015-03-26T20:02:00Z">
        <w:r w:rsidRPr="00DC7CA0">
          <w:rPr>
            <w:noProof/>
            <w:lang w:val="en-US"/>
          </w:rPr>
          <w:drawing>
            <wp:anchor distT="0" distB="0" distL="114300" distR="114300" simplePos="0" relativeHeight="251699200" behindDoc="0" locked="0" layoutInCell="1" allowOverlap="1" wp14:anchorId="7E725205" wp14:editId="1C5CA760">
              <wp:simplePos x="0" y="0"/>
              <wp:positionH relativeFrom="column">
                <wp:posOffset>2338070</wp:posOffset>
              </wp:positionH>
              <wp:positionV relativeFrom="paragraph">
                <wp:posOffset>589371</wp:posOffset>
              </wp:positionV>
              <wp:extent cx="271780" cy="263525"/>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B6499E" w:rsidRPr="009351F1">
        <w:rPr>
          <w:rFonts w:asciiTheme="majorHAnsi" w:hAnsiTheme="majorHAnsi"/>
        </w:rPr>
        <w:t>Mass spectrometry is another way of analysing elements. This method is based on the different masses of atoms in a sample</w:t>
      </w:r>
      <w:r w:rsidR="00777BDC">
        <w:rPr>
          <w:rFonts w:asciiTheme="majorHAnsi" w:hAnsiTheme="majorHAnsi"/>
        </w:rPr>
        <w:t xml:space="preserve"> </w:t>
      </w:r>
      <w:commentRangeStart w:id="10"/>
      <w:r w:rsidR="00777BDC">
        <w:rPr>
          <w:rFonts w:asciiTheme="majorHAnsi" w:hAnsiTheme="majorHAnsi"/>
        </w:rPr>
        <w:t>(Figure 3)</w:t>
      </w:r>
      <w:commentRangeEnd w:id="10"/>
      <w:r>
        <w:rPr>
          <w:rStyle w:val="CommentReference"/>
        </w:rPr>
        <w:commentReference w:id="10"/>
      </w:r>
      <w:r w:rsidR="00B6499E" w:rsidRPr="009351F1">
        <w:rPr>
          <w:rFonts w:asciiTheme="majorHAnsi" w:hAnsiTheme="majorHAnsi"/>
        </w:rPr>
        <w:t xml:space="preserve">. This procedure can determine what elements are present in a sample or what isotopes are present in an element. UV light or high-energy electrons bombard a sample thereby removing electrons leaving the atom with a positive charge. All atoms would become positive after this process meaning that the type of element wouldn’t </w:t>
      </w:r>
      <w:r w:rsidR="00505F6D" w:rsidRPr="009351F1">
        <w:rPr>
          <w:rFonts w:asciiTheme="majorHAnsi" w:hAnsiTheme="majorHAnsi"/>
        </w:rPr>
        <w:t>affect</w:t>
      </w:r>
      <w:r w:rsidR="00B6499E" w:rsidRPr="009351F1">
        <w:rPr>
          <w:rFonts w:asciiTheme="majorHAnsi" w:hAnsiTheme="majorHAnsi"/>
        </w:rPr>
        <w:t xml:space="preserve"> the efficiency of the mass </w:t>
      </w:r>
      <w:r w:rsidR="00B6499E" w:rsidRPr="009351F1">
        <w:rPr>
          <w:rFonts w:asciiTheme="majorHAnsi" w:hAnsiTheme="majorHAnsi"/>
        </w:rPr>
        <w:lastRenderedPageBreak/>
        <w:t xml:space="preserve">spectrometer. Positive ions in this sample are then accelerated though an electric field, </w:t>
      </w:r>
      <w:r w:rsidR="00505F6D" w:rsidRPr="009351F1">
        <w:rPr>
          <w:rFonts w:asciiTheme="majorHAnsi" w:hAnsiTheme="majorHAnsi"/>
        </w:rPr>
        <w:t>moving</w:t>
      </w:r>
      <w:r w:rsidR="00B6499E" w:rsidRPr="009351F1">
        <w:rPr>
          <w:rFonts w:asciiTheme="majorHAnsi" w:hAnsiTheme="majorHAnsi"/>
        </w:rPr>
        <w:t xml:space="preserve"> at high speed. Then</w:t>
      </w:r>
      <w:r w:rsidR="00505F6D" w:rsidRPr="009351F1">
        <w:rPr>
          <w:rFonts w:asciiTheme="majorHAnsi" w:hAnsiTheme="majorHAnsi"/>
        </w:rPr>
        <w:t xml:space="preserve"> the sample passes thro</w:t>
      </w:r>
      <w:r w:rsidR="00B6499E" w:rsidRPr="009351F1">
        <w:rPr>
          <w:rFonts w:asciiTheme="majorHAnsi" w:hAnsiTheme="majorHAnsi"/>
        </w:rPr>
        <w:t>ugh a magnetic field and undergo</w:t>
      </w:r>
      <w:r w:rsidR="00505F6D" w:rsidRPr="009351F1">
        <w:rPr>
          <w:rFonts w:asciiTheme="majorHAnsi" w:hAnsiTheme="majorHAnsi"/>
        </w:rPr>
        <w:t>es</w:t>
      </w:r>
      <w:r w:rsidR="00B6499E" w:rsidRPr="009351F1">
        <w:rPr>
          <w:rFonts w:asciiTheme="majorHAnsi" w:hAnsiTheme="majorHAnsi"/>
        </w:rPr>
        <w:t xml:space="preserve"> deflection according to their masses. Lighter masses are deflected</w:t>
      </w:r>
      <w:r w:rsidR="00505F6D" w:rsidRPr="009351F1">
        <w:rPr>
          <w:rFonts w:asciiTheme="majorHAnsi" w:hAnsiTheme="majorHAnsi"/>
        </w:rPr>
        <w:t xml:space="preserve"> more often than heavier masses (Davis, Disne</w:t>
      </w:r>
      <w:r w:rsidR="00777BDC">
        <w:rPr>
          <w:rFonts w:asciiTheme="majorHAnsi" w:hAnsiTheme="majorHAnsi"/>
        </w:rPr>
        <w:t xml:space="preserve">y, Hayes, Smith &amp; </w:t>
      </w:r>
      <w:proofErr w:type="spellStart"/>
      <w:r w:rsidR="00777BDC">
        <w:rPr>
          <w:rFonts w:asciiTheme="majorHAnsi" w:hAnsiTheme="majorHAnsi"/>
        </w:rPr>
        <w:t>Whan</w:t>
      </w:r>
      <w:proofErr w:type="spellEnd"/>
      <w:r w:rsidR="00777BDC">
        <w:rPr>
          <w:rFonts w:asciiTheme="majorHAnsi" w:hAnsiTheme="majorHAnsi"/>
        </w:rPr>
        <w:t xml:space="preserve">, </w:t>
      </w:r>
      <w:proofErr w:type="spellStart"/>
      <w:r w:rsidR="00777BDC">
        <w:rPr>
          <w:rFonts w:asciiTheme="majorHAnsi" w:hAnsiTheme="majorHAnsi"/>
        </w:rPr>
        <w:t>n.d</w:t>
      </w:r>
      <w:proofErr w:type="spellEnd"/>
      <w:r w:rsidR="00777BDC">
        <w:rPr>
          <w:rFonts w:asciiTheme="majorHAnsi" w:hAnsiTheme="majorHAnsi"/>
        </w:rPr>
        <w:t>).  T</w:t>
      </w:r>
      <w:r w:rsidR="00505F6D" w:rsidRPr="009351F1">
        <w:rPr>
          <w:rFonts w:asciiTheme="majorHAnsi" w:hAnsiTheme="majorHAnsi"/>
        </w:rPr>
        <w:t>he mass spect</w:t>
      </w:r>
      <w:r w:rsidR="006705F6">
        <w:rPr>
          <w:rFonts w:asciiTheme="majorHAnsi" w:hAnsiTheme="majorHAnsi"/>
        </w:rPr>
        <w:t>rum of a compound consists of a</w:t>
      </w:r>
      <w:r w:rsidR="00505F6D" w:rsidRPr="009351F1">
        <w:rPr>
          <w:rFonts w:asciiTheme="majorHAnsi" w:hAnsiTheme="majorHAnsi"/>
        </w:rPr>
        <w:t xml:space="preserve"> series of peaks that differ in height</w:t>
      </w:r>
      <w:r w:rsidR="00777BDC">
        <w:rPr>
          <w:rFonts w:asciiTheme="majorHAnsi" w:hAnsiTheme="majorHAnsi"/>
        </w:rPr>
        <w:t xml:space="preserve"> (Figure 4)</w:t>
      </w:r>
      <w:r w:rsidR="00505F6D" w:rsidRPr="009351F1">
        <w:rPr>
          <w:rFonts w:asciiTheme="majorHAnsi" w:hAnsiTheme="majorHAnsi"/>
        </w:rPr>
        <w:t xml:space="preserve">. </w:t>
      </w:r>
      <w:r w:rsidR="00A871BC">
        <w:rPr>
          <w:noProof/>
          <w:lang w:val="en-US"/>
        </w:rPr>
        <mc:AlternateContent>
          <mc:Choice Requires="wps">
            <w:drawing>
              <wp:anchor distT="0" distB="0" distL="114300" distR="114300" simplePos="0" relativeHeight="251672576" behindDoc="0" locked="0" layoutInCell="1" allowOverlap="1" wp14:anchorId="0A003D91" wp14:editId="4646A1A4">
                <wp:simplePos x="0" y="0"/>
                <wp:positionH relativeFrom="column">
                  <wp:posOffset>-342900</wp:posOffset>
                </wp:positionH>
                <wp:positionV relativeFrom="paragraph">
                  <wp:posOffset>4101465</wp:posOffset>
                </wp:positionV>
                <wp:extent cx="2514600" cy="260985"/>
                <wp:effectExtent l="0" t="0" r="0" b="0"/>
                <wp:wrapThrough wrapText="bothSides">
                  <wp:wrapPolygon edited="0">
                    <wp:start x="0" y="0"/>
                    <wp:lineTo x="0"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2514600" cy="260985"/>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F53D043" w14:textId="2CB9D633" w:rsidR="00A416ED" w:rsidRPr="00EB666F" w:rsidRDefault="00A416ED" w:rsidP="00A871BC">
                            <w:pPr>
                              <w:pStyle w:val="Caption"/>
                              <w:rPr>
                                <w:rFonts w:asciiTheme="majorHAnsi" w:hAnsiTheme="majorHAnsi"/>
                              </w:rPr>
                            </w:pPr>
                            <w:r>
                              <w:t xml:space="preserve">Figure </w:t>
                            </w:r>
                            <w:fldSimple w:instr=" SEQ Figure \* ARABIC ">
                              <w:r w:rsidR="00711CC2">
                                <w:rPr>
                                  <w:noProof/>
                                </w:rPr>
                                <w:t>3</w:t>
                              </w:r>
                            </w:fldSimple>
                            <w:r>
                              <w:t xml:space="preserve">  (McGraw-Hill Companies)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 o:spid="_x0000_s1028" type="#_x0000_t202" style="position:absolute;margin-left:-27pt;margin-top:322.95pt;width:198pt;height:20.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" stroked="f">
                <v:textbox style="mso-fit-shape-to-text:t" inset="0,0,0,0">
                  <w:txbxContent>
                    <w:p w14:paraId="1F53D043" w14:textId="2CB9D633" w:rsidR="00A416ED" w:rsidRPr="00EB666F" w:rsidRDefault="00A416ED" w:rsidP="00A871BC">
                      <w:pPr>
                        <w:pStyle w:val="Caption"/>
                        <w:rPr>
                          <w:rFonts w:asciiTheme="majorHAnsi" w:hAnsiTheme="majorHAnsi"/>
                        </w:rPr>
                      </w:pPr>
                      <w:r>
                        <w:t xml:space="preserve">Figure </w:t>
                      </w:r>
                      <w:r w:rsidR="0000648C">
                        <w:fldChar w:fldCharType="begin"/>
                      </w:r>
                      <w:r w:rsidR="0000648C">
                        <w:instrText xml:space="preserve"> SEQ Figure \* ARABIC </w:instrText>
                      </w:r>
                      <w:r w:rsidR="0000648C">
                        <w:fldChar w:fldCharType="separate"/>
                      </w:r>
                      <w:r w:rsidR="00711CC2">
                        <w:rPr>
                          <w:noProof/>
                        </w:rPr>
                        <w:t>3</w:t>
                      </w:r>
                      <w:r w:rsidR="0000648C">
                        <w:rPr>
                          <w:noProof/>
                        </w:rPr>
                        <w:fldChar w:fldCharType="end"/>
                      </w:r>
                      <w:r>
                        <w:t xml:space="preserve">  (McGraw-Hill Companies)</w:t>
                      </w:r>
                    </w:p>
                  </w:txbxContent>
                </v:textbox>
                <w10:wrap type="through"/>
              </v:shape>
            </w:pict>
          </mc:Fallback>
        </mc:AlternateContent>
      </w:r>
      <w:r w:rsidR="00505F6D" w:rsidRPr="009351F1">
        <w:rPr>
          <w:rFonts w:asciiTheme="majorHAnsi" w:hAnsiTheme="majorHAnsi"/>
        </w:rPr>
        <w:t xml:space="preserve">These differences depend on the relative number of ions of difference mass values. On each spectrum, the highest peak often corresponds to the mass of the positive ion of the compound itself. The rest of the spectrum peaks obtained are progressively smaller and smaller fragments. Compounds can be identified from their mass spectra by the shape and the distribution of various peaks (Liebenson, </w:t>
      </w:r>
      <w:r w:rsidR="002D609F">
        <w:rPr>
          <w:noProof/>
          <w:lang w:val="en-US"/>
        </w:rPr>
        <mc:AlternateContent>
          <mc:Choice Requires="wps">
            <w:drawing>
              <wp:anchor distT="0" distB="0" distL="114300" distR="114300" simplePos="0" relativeHeight="251675648" behindDoc="0" locked="0" layoutInCell="1" allowOverlap="1" wp14:anchorId="4AA66DE3" wp14:editId="6DD27FFE">
                <wp:simplePos x="0" y="0"/>
                <wp:positionH relativeFrom="column">
                  <wp:posOffset>2628900</wp:posOffset>
                </wp:positionH>
                <wp:positionV relativeFrom="paragraph">
                  <wp:posOffset>4324350</wp:posOffset>
                </wp:positionV>
                <wp:extent cx="2800350" cy="260985"/>
                <wp:effectExtent l="0" t="0" r="0" b="0"/>
                <wp:wrapThrough wrapText="bothSides">
                  <wp:wrapPolygon edited="0">
                    <wp:start x="0" y="0"/>
                    <wp:lineTo x="0"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2800350" cy="260985"/>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1ADD354F" w14:textId="705B36E5" w:rsidR="00A416ED" w:rsidRPr="006708E3" w:rsidRDefault="00A416ED" w:rsidP="002D609F">
                            <w:pPr>
                              <w:pStyle w:val="Caption"/>
                              <w:rPr>
                                <w:rFonts w:asciiTheme="majorHAnsi" w:hAnsiTheme="majorHAnsi"/>
                              </w:rPr>
                            </w:pPr>
                            <w:r>
                              <w:t xml:space="preserve">Figure </w:t>
                            </w:r>
                            <w:fldSimple w:instr=" SEQ Figure \* ARABIC ">
                              <w:r w:rsidR="00711CC2">
                                <w:rPr>
                                  <w:noProof/>
                                </w:rPr>
                                <w:t>4</w:t>
                              </w:r>
                            </w:fldSimple>
                            <w:r>
                              <w:t xml:space="preserve"> (UC Davis)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 o:spid="_x0000_s1029" type="#_x0000_t202" style="position:absolute;margin-left:207pt;margin-top:340.5pt;width:220.5pt;height:20.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" stroked="f">
                <v:textbox style="mso-fit-shape-to-text:t" inset="0,0,0,0">
                  <w:txbxContent>
                    <w:p w14:paraId="1ADD354F" w14:textId="705B36E5" w:rsidR="00A416ED" w:rsidRPr="006708E3" w:rsidRDefault="00A416ED" w:rsidP="002D609F">
                      <w:pPr>
                        <w:pStyle w:val="Caption"/>
                        <w:rPr>
                          <w:rFonts w:asciiTheme="majorHAnsi" w:hAnsiTheme="majorHAnsi"/>
                        </w:rPr>
                      </w:pPr>
                      <w:r>
                        <w:t xml:space="preserve">Figure </w:t>
                      </w:r>
                      <w:r w:rsidR="0000648C">
                        <w:fldChar w:fldCharType="begin"/>
                      </w:r>
                      <w:r w:rsidR="0000648C">
                        <w:instrText xml:space="preserve"> SEQ Figure \* ARABIC </w:instrText>
                      </w:r>
                      <w:r w:rsidR="0000648C">
                        <w:fldChar w:fldCharType="separate"/>
                      </w:r>
                      <w:r w:rsidR="00711CC2">
                        <w:rPr>
                          <w:noProof/>
                        </w:rPr>
                        <w:t>4</w:t>
                      </w:r>
                      <w:r w:rsidR="0000648C">
                        <w:rPr>
                          <w:noProof/>
                        </w:rPr>
                        <w:fldChar w:fldCharType="end"/>
                      </w:r>
                      <w:r>
                        <w:t xml:space="preserve"> (UC Davis)</w:t>
                      </w:r>
                    </w:p>
                  </w:txbxContent>
                </v:textbox>
                <w10:wrap type="through"/>
              </v:shape>
            </w:pict>
          </mc:Fallback>
        </mc:AlternateContent>
      </w:r>
      <w:r w:rsidR="00A871BC">
        <w:rPr>
          <w:rFonts w:asciiTheme="majorHAnsi" w:hAnsiTheme="majorHAnsi"/>
          <w:noProof/>
          <w:lang w:val="en-US"/>
        </w:rPr>
        <w:drawing>
          <wp:anchor distT="0" distB="0" distL="114300" distR="114300" simplePos="0" relativeHeight="251670528" behindDoc="0" locked="0" layoutInCell="1" allowOverlap="1" wp14:anchorId="2F6A3E94" wp14:editId="22CDEC91">
            <wp:simplePos x="0" y="0"/>
            <wp:positionH relativeFrom="column">
              <wp:posOffset>2628900</wp:posOffset>
            </wp:positionH>
            <wp:positionV relativeFrom="paragraph">
              <wp:posOffset>2400300</wp:posOffset>
            </wp:positionV>
            <wp:extent cx="2800350" cy="1866900"/>
            <wp:effectExtent l="0" t="0" r="0" b="12700"/>
            <wp:wrapTopAndBottom/>
            <wp:docPr id="9" name="Picture 9" descr="Macintosh HD:Users:lilyhayward:Desktop:waterspectr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lilyhayward:Desktop:waterspectrum.jpg"/>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2800350" cy="1866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05F6D" w:rsidRPr="009351F1">
        <w:rPr>
          <w:rFonts w:asciiTheme="majorHAnsi" w:hAnsiTheme="majorHAnsi"/>
        </w:rPr>
        <w:t>2001)</w:t>
      </w:r>
    </w:p>
    <w:p w14:paraId="696FFF1C" w14:textId="50533193" w:rsidR="00505F6D" w:rsidRPr="009351F1" w:rsidRDefault="001F5B33" w:rsidP="00505F6D">
      <w:pPr>
        <w:rPr>
          <w:rFonts w:asciiTheme="majorHAnsi" w:hAnsiTheme="majorHAnsi"/>
        </w:rPr>
      </w:pPr>
      <w:ins w:id="11" w:author="Hayden McKenna" w:date="2015-03-26T20:02:00Z">
        <w:r w:rsidRPr="00DC7CA0">
          <w:rPr>
            <w:noProof/>
            <w:lang w:val="en-US"/>
          </w:rPr>
          <w:drawing>
            <wp:anchor distT="0" distB="0" distL="114300" distR="114300" simplePos="0" relativeHeight="251709440" behindDoc="0" locked="0" layoutInCell="1" allowOverlap="1" wp14:anchorId="3EAEBFA3" wp14:editId="2F10D8EC">
              <wp:simplePos x="0" y="0"/>
              <wp:positionH relativeFrom="column">
                <wp:posOffset>312692</wp:posOffset>
              </wp:positionH>
              <wp:positionV relativeFrom="paragraph">
                <wp:posOffset>-227058</wp:posOffset>
              </wp:positionV>
              <wp:extent cx="271780" cy="263525"/>
              <wp:effectExtent l="0" t="0" r="762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07392" behindDoc="0" locked="0" layoutInCell="1" allowOverlap="1" wp14:anchorId="563B6C0F" wp14:editId="6132F3A8">
              <wp:simplePos x="0" y="0"/>
              <wp:positionH relativeFrom="column">
                <wp:posOffset>1575526</wp:posOffset>
              </wp:positionH>
              <wp:positionV relativeFrom="paragraph">
                <wp:posOffset>-793387</wp:posOffset>
              </wp:positionV>
              <wp:extent cx="271780" cy="263525"/>
              <wp:effectExtent l="0" t="0" r="762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05344" behindDoc="0" locked="0" layoutInCell="1" allowOverlap="1" wp14:anchorId="4B7B8CDA" wp14:editId="07145768">
              <wp:simplePos x="0" y="0"/>
              <wp:positionH relativeFrom="column">
                <wp:posOffset>5146221</wp:posOffset>
              </wp:positionH>
              <wp:positionV relativeFrom="paragraph">
                <wp:posOffset>-1370602</wp:posOffset>
              </wp:positionV>
              <wp:extent cx="271780" cy="263525"/>
              <wp:effectExtent l="0" t="0" r="762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03296" behindDoc="0" locked="0" layoutInCell="1" allowOverlap="1" wp14:anchorId="3AE008CD" wp14:editId="4EE933B5">
              <wp:simplePos x="0" y="0"/>
              <wp:positionH relativeFrom="column">
                <wp:posOffset>4210413</wp:posOffset>
              </wp:positionH>
              <wp:positionV relativeFrom="paragraph">
                <wp:posOffset>-1566908</wp:posOffset>
              </wp:positionV>
              <wp:extent cx="271780" cy="263525"/>
              <wp:effectExtent l="0" t="0" r="762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01248" behindDoc="0" locked="0" layoutInCell="1" allowOverlap="1" wp14:anchorId="48075FCD" wp14:editId="298DC0C1">
              <wp:simplePos x="0" y="0"/>
              <wp:positionH relativeFrom="column">
                <wp:posOffset>1576070</wp:posOffset>
              </wp:positionH>
              <wp:positionV relativeFrom="paragraph">
                <wp:posOffset>-1980565</wp:posOffset>
              </wp:positionV>
              <wp:extent cx="271780" cy="263525"/>
              <wp:effectExtent l="0" t="0" r="762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AC50C4">
        <w:rPr>
          <w:rFonts w:asciiTheme="majorHAnsi" w:hAnsiTheme="majorHAnsi"/>
          <w:noProof/>
          <w:lang w:val="en-US"/>
        </w:rPr>
        <w:drawing>
          <wp:anchor distT="0" distB="0" distL="114300" distR="114300" simplePos="0" relativeHeight="251676672" behindDoc="0" locked="0" layoutInCell="1" allowOverlap="1" wp14:anchorId="412E3F9D" wp14:editId="6F00F68E">
            <wp:simplePos x="0" y="0"/>
            <wp:positionH relativeFrom="column">
              <wp:posOffset>-342900</wp:posOffset>
            </wp:positionH>
            <wp:positionV relativeFrom="paragraph">
              <wp:posOffset>364490</wp:posOffset>
            </wp:positionV>
            <wp:extent cx="2514600" cy="1470660"/>
            <wp:effectExtent l="0" t="0" r="0" b="254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2514600" cy="1470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9AC006" w14:textId="77777777" w:rsidR="009351F1" w:rsidRPr="009351F1" w:rsidRDefault="009351F1" w:rsidP="00505F6D">
      <w:pPr>
        <w:rPr>
          <w:rFonts w:asciiTheme="majorHAnsi" w:hAnsiTheme="majorHAnsi"/>
          <w:sz w:val="28"/>
          <w:szCs w:val="28"/>
          <w:u w:val="single"/>
        </w:rPr>
      </w:pPr>
    </w:p>
    <w:p w14:paraId="33C55A68" w14:textId="77777777" w:rsidR="00505F6D" w:rsidRPr="009351F1" w:rsidRDefault="00505F6D" w:rsidP="00505F6D">
      <w:pPr>
        <w:rPr>
          <w:rFonts w:asciiTheme="majorHAnsi" w:hAnsiTheme="majorHAnsi"/>
          <w:sz w:val="28"/>
          <w:szCs w:val="28"/>
          <w:u w:val="single"/>
        </w:rPr>
      </w:pPr>
      <w:r w:rsidRPr="009351F1">
        <w:rPr>
          <w:rFonts w:asciiTheme="majorHAnsi" w:hAnsiTheme="majorHAnsi"/>
          <w:sz w:val="28"/>
          <w:szCs w:val="28"/>
          <w:u w:val="single"/>
        </w:rPr>
        <w:t>Data Analysis</w:t>
      </w:r>
      <w:r w:rsidR="00C07AE6">
        <w:rPr>
          <w:rFonts w:asciiTheme="majorHAnsi" w:hAnsiTheme="majorHAnsi"/>
          <w:sz w:val="28"/>
          <w:szCs w:val="28"/>
          <w:u w:val="single"/>
        </w:rPr>
        <w:t xml:space="preserve"> of GC/MS</w:t>
      </w:r>
    </w:p>
    <w:p w14:paraId="352A1269" w14:textId="4D2AD7A2" w:rsidR="00505F6D" w:rsidRDefault="00505F6D" w:rsidP="00505F6D">
      <w:pPr>
        <w:rPr>
          <w:rFonts w:asciiTheme="majorHAnsi" w:hAnsiTheme="majorHAnsi"/>
        </w:rPr>
      </w:pPr>
    </w:p>
    <w:p w14:paraId="206BA651" w14:textId="432F1519" w:rsidR="00AC50C4" w:rsidRPr="002E5D2A" w:rsidRDefault="00994561" w:rsidP="00AC50C4">
      <w:pPr>
        <w:rPr>
          <w:rFonts w:asciiTheme="majorHAnsi" w:eastAsia="Times New Roman" w:hAnsiTheme="majorHAnsi" w:cs="Times New Roman"/>
        </w:rPr>
      </w:pPr>
      <w:ins w:id="12" w:author="Hayden McKenna" w:date="2015-03-26T20:02:00Z">
        <w:r w:rsidRPr="00DC7CA0">
          <w:rPr>
            <w:noProof/>
            <w:lang w:val="en-US"/>
          </w:rPr>
          <w:drawing>
            <wp:anchor distT="0" distB="0" distL="114300" distR="114300" simplePos="0" relativeHeight="251715584" behindDoc="0" locked="0" layoutInCell="1" allowOverlap="1" wp14:anchorId="23483BB4" wp14:editId="004932E2">
              <wp:simplePos x="0" y="0"/>
              <wp:positionH relativeFrom="column">
                <wp:posOffset>823595</wp:posOffset>
              </wp:positionH>
              <wp:positionV relativeFrom="paragraph">
                <wp:posOffset>2926715</wp:posOffset>
              </wp:positionV>
              <wp:extent cx="271780" cy="263525"/>
              <wp:effectExtent l="0" t="0" r="762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1F5B33" w:rsidRPr="00DC7CA0">
          <w:rPr>
            <w:noProof/>
            <w:lang w:val="en-US"/>
          </w:rPr>
          <w:drawing>
            <wp:anchor distT="0" distB="0" distL="114300" distR="114300" simplePos="0" relativeHeight="251713536" behindDoc="0" locked="0" layoutInCell="1" allowOverlap="1" wp14:anchorId="436CFBEE" wp14:editId="352BD9C8">
              <wp:simplePos x="0" y="0"/>
              <wp:positionH relativeFrom="column">
                <wp:posOffset>3947795</wp:posOffset>
              </wp:positionH>
              <wp:positionV relativeFrom="paragraph">
                <wp:posOffset>1207135</wp:posOffset>
              </wp:positionV>
              <wp:extent cx="271780" cy="263525"/>
              <wp:effectExtent l="0" t="0" r="762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1F5B33" w:rsidRPr="00DC7CA0">
          <w:rPr>
            <w:noProof/>
            <w:lang w:val="en-US"/>
          </w:rPr>
          <w:drawing>
            <wp:anchor distT="0" distB="0" distL="114300" distR="114300" simplePos="0" relativeHeight="251711488" behindDoc="0" locked="0" layoutInCell="1" allowOverlap="1" wp14:anchorId="3CF5A977" wp14:editId="345E9F3D">
              <wp:simplePos x="0" y="0"/>
              <wp:positionH relativeFrom="column">
                <wp:posOffset>1694815</wp:posOffset>
              </wp:positionH>
              <wp:positionV relativeFrom="paragraph">
                <wp:posOffset>260350</wp:posOffset>
              </wp:positionV>
              <wp:extent cx="271780" cy="263525"/>
              <wp:effectExtent l="0" t="0" r="762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777BDC" w:rsidRPr="002E5D2A">
        <w:rPr>
          <w:rFonts w:asciiTheme="majorHAnsi" w:eastAsia="Times New Roman" w:hAnsiTheme="majorHAnsi" w:cs="Times New Roman"/>
          <w:color w:val="333333"/>
          <w:shd w:val="clear" w:color="auto" w:fill="FFFFFF"/>
        </w:rPr>
        <w:t>If a GC machine is linked to a mass spectrometer, this </w:t>
      </w:r>
      <w:r w:rsidR="00777BDC" w:rsidRPr="002E5D2A">
        <w:rPr>
          <w:rFonts w:asciiTheme="majorHAnsi" w:eastAsia="Times New Roman" w:hAnsiTheme="majorHAnsi" w:cs="Times New Roman"/>
          <w:bCs/>
          <w:color w:val="333333"/>
          <w:shd w:val="clear" w:color="auto" w:fill="FFFFFF"/>
        </w:rPr>
        <w:t>combined GC-MS method</w:t>
      </w:r>
      <w:r w:rsidR="00777BDC" w:rsidRPr="002E5D2A">
        <w:rPr>
          <w:rFonts w:asciiTheme="majorHAnsi" w:eastAsia="Times New Roman" w:hAnsiTheme="majorHAnsi" w:cs="Times New Roman"/>
          <w:color w:val="333333"/>
          <w:shd w:val="clear" w:color="auto" w:fill="FFFFFF"/>
        </w:rPr>
        <w:t xml:space="preserve"> allows the separated substances leaving the column of the GC machine to be detected </w:t>
      </w:r>
      <w:r w:rsidR="00BF69FB" w:rsidRPr="002E5D2A">
        <w:rPr>
          <w:rFonts w:asciiTheme="majorHAnsi" w:eastAsia="Times New Roman" w:hAnsiTheme="majorHAnsi" w:cs="Times New Roman"/>
          <w:color w:val="333333"/>
          <w:shd w:val="clear" w:color="auto" w:fill="FFFFFF"/>
        </w:rPr>
        <w:t xml:space="preserve">(Bbc.co.uk, </w:t>
      </w:r>
      <w:proofErr w:type="spellStart"/>
      <w:r w:rsidR="00BF69FB" w:rsidRPr="002E5D2A">
        <w:rPr>
          <w:rFonts w:asciiTheme="majorHAnsi" w:eastAsia="Times New Roman" w:hAnsiTheme="majorHAnsi" w:cs="Times New Roman"/>
          <w:color w:val="333333"/>
          <w:shd w:val="clear" w:color="auto" w:fill="FFFFFF"/>
        </w:rPr>
        <w:t>n</w:t>
      </w:r>
      <w:r w:rsidR="00A871BC" w:rsidRPr="002E5D2A">
        <w:rPr>
          <w:rFonts w:asciiTheme="majorHAnsi" w:eastAsia="Times New Roman" w:hAnsiTheme="majorHAnsi" w:cs="Times New Roman"/>
          <w:color w:val="333333"/>
          <w:shd w:val="clear" w:color="auto" w:fill="FFFFFF"/>
        </w:rPr>
        <w:t>.d</w:t>
      </w:r>
      <w:proofErr w:type="spellEnd"/>
      <w:r w:rsidR="00A871BC" w:rsidRPr="002E5D2A">
        <w:rPr>
          <w:rFonts w:asciiTheme="majorHAnsi" w:eastAsia="Times New Roman" w:hAnsiTheme="majorHAnsi" w:cs="Times New Roman"/>
          <w:color w:val="333333"/>
          <w:shd w:val="clear" w:color="auto" w:fill="FFFFFF"/>
        </w:rPr>
        <w:t>). A</w:t>
      </w:r>
      <w:r w:rsidR="00676582" w:rsidRPr="002E5D2A">
        <w:rPr>
          <w:rFonts w:asciiTheme="majorHAnsi" w:eastAsia="Times New Roman" w:hAnsiTheme="majorHAnsi" w:cs="Times New Roman"/>
          <w:color w:val="333333"/>
          <w:shd w:val="clear" w:color="auto" w:fill="FFFFFF"/>
        </w:rPr>
        <w:t>n experiment was conducted</w:t>
      </w:r>
      <w:r w:rsidR="00BF69FB" w:rsidRPr="002E5D2A">
        <w:rPr>
          <w:rFonts w:asciiTheme="majorHAnsi" w:eastAsia="Times New Roman" w:hAnsiTheme="majorHAnsi" w:cs="Times New Roman"/>
          <w:color w:val="333333"/>
          <w:shd w:val="clear" w:color="auto" w:fill="FFFFFF"/>
        </w:rPr>
        <w:t xml:space="preserve"> to test the use of GC/MS as a method of detecting and positively </w:t>
      </w:r>
      <w:r w:rsidR="00A871BC" w:rsidRPr="002E5D2A">
        <w:rPr>
          <w:rFonts w:asciiTheme="majorHAnsi" w:eastAsia="Times New Roman" w:hAnsiTheme="majorHAnsi" w:cs="Times New Roman"/>
          <w:color w:val="333333"/>
          <w:shd w:val="clear" w:color="auto" w:fill="FFFFFF"/>
        </w:rPr>
        <w:t>identifying</w:t>
      </w:r>
      <w:r w:rsidR="00BF69FB" w:rsidRPr="002E5D2A">
        <w:rPr>
          <w:rFonts w:asciiTheme="majorHAnsi" w:eastAsia="Times New Roman" w:hAnsiTheme="majorHAnsi" w:cs="Times New Roman"/>
          <w:color w:val="333333"/>
          <w:shd w:val="clear" w:color="auto" w:fill="FFFFFF"/>
        </w:rPr>
        <w:t xml:space="preserve"> elemental sulphur as a part of explosives analysis. This experiment took samples of both unburned and burned explosive mixtures to examine. The experiment tested both flash powder and black powder. A small sample of each was taken and analysed. The GC/MS was able to positively identify elemental sulphur in all samples </w:t>
      </w:r>
      <w:r w:rsidR="00676582" w:rsidRPr="002E5D2A">
        <w:rPr>
          <w:rFonts w:asciiTheme="majorHAnsi" w:eastAsia="Times New Roman" w:hAnsiTheme="majorHAnsi" w:cs="Times New Roman"/>
          <w:color w:val="333333"/>
          <w:shd w:val="clear" w:color="auto" w:fill="FFFFFF"/>
        </w:rPr>
        <w:t xml:space="preserve">(Bradley, </w:t>
      </w:r>
      <w:proofErr w:type="spellStart"/>
      <w:r w:rsidR="00676582" w:rsidRPr="002E5D2A">
        <w:rPr>
          <w:rFonts w:asciiTheme="majorHAnsi" w:eastAsia="Times New Roman" w:hAnsiTheme="majorHAnsi" w:cs="Times New Roman"/>
          <w:color w:val="333333"/>
          <w:shd w:val="clear" w:color="auto" w:fill="FFFFFF"/>
        </w:rPr>
        <w:t>n.d</w:t>
      </w:r>
      <w:proofErr w:type="spellEnd"/>
      <w:r w:rsidR="00676582" w:rsidRPr="002E5D2A">
        <w:rPr>
          <w:rFonts w:asciiTheme="majorHAnsi" w:eastAsia="Times New Roman" w:hAnsiTheme="majorHAnsi" w:cs="Times New Roman"/>
          <w:color w:val="333333"/>
          <w:shd w:val="clear" w:color="auto" w:fill="FFFFFF"/>
        </w:rPr>
        <w:t xml:space="preserve">). The results of the flash powder can be seen in </w:t>
      </w:r>
      <w:commentRangeStart w:id="13"/>
      <w:r w:rsidR="00A7594B" w:rsidRPr="002E5D2A">
        <w:rPr>
          <w:rFonts w:asciiTheme="majorHAnsi" w:eastAsia="Times New Roman" w:hAnsiTheme="majorHAnsi" w:cs="Times New Roman"/>
          <w:color w:val="333333"/>
          <w:shd w:val="clear" w:color="auto" w:fill="FFFFFF"/>
        </w:rPr>
        <w:t>(</w:t>
      </w:r>
      <w:r w:rsidR="002E5D2A">
        <w:rPr>
          <w:rFonts w:asciiTheme="majorHAnsi" w:eastAsia="Times New Roman" w:hAnsiTheme="majorHAnsi" w:cs="Times New Roman"/>
          <w:color w:val="333333"/>
          <w:shd w:val="clear" w:color="auto" w:fill="FFFFFF"/>
        </w:rPr>
        <w:t>F</w:t>
      </w:r>
      <w:r w:rsidR="00676582" w:rsidRPr="002E5D2A">
        <w:rPr>
          <w:rFonts w:asciiTheme="majorHAnsi" w:eastAsia="Times New Roman" w:hAnsiTheme="majorHAnsi" w:cs="Times New Roman"/>
          <w:color w:val="333333"/>
          <w:shd w:val="clear" w:color="auto" w:fill="FFFFFF"/>
        </w:rPr>
        <w:t>igure 5</w:t>
      </w:r>
      <w:r w:rsidR="00A7594B" w:rsidRPr="002E5D2A">
        <w:rPr>
          <w:rFonts w:asciiTheme="majorHAnsi" w:eastAsia="Times New Roman" w:hAnsiTheme="majorHAnsi" w:cs="Times New Roman"/>
          <w:color w:val="333333"/>
          <w:shd w:val="clear" w:color="auto" w:fill="FFFFFF"/>
        </w:rPr>
        <w:t>)</w:t>
      </w:r>
      <w:commentRangeEnd w:id="13"/>
      <w:r w:rsidR="001F5B33">
        <w:rPr>
          <w:rStyle w:val="CommentReference"/>
        </w:rPr>
        <w:commentReference w:id="13"/>
      </w:r>
      <w:r w:rsidR="00676582" w:rsidRPr="002E5D2A">
        <w:rPr>
          <w:rFonts w:asciiTheme="majorHAnsi" w:eastAsia="Times New Roman" w:hAnsiTheme="majorHAnsi" w:cs="Times New Roman"/>
          <w:color w:val="333333"/>
          <w:shd w:val="clear" w:color="auto" w:fill="FFFFFF"/>
        </w:rPr>
        <w:t xml:space="preserve">. </w:t>
      </w:r>
      <w:r w:rsidR="00AC50C4" w:rsidRPr="002E5D2A">
        <w:rPr>
          <w:rFonts w:asciiTheme="majorHAnsi" w:eastAsia="Times New Roman" w:hAnsiTheme="majorHAnsi" w:cs="Times New Roman"/>
        </w:rPr>
        <w:t>The two left</w:t>
      </w:r>
      <w:r w:rsidR="002E5D2A" w:rsidRPr="002E5D2A">
        <w:rPr>
          <w:rFonts w:asciiTheme="majorHAnsi" w:eastAsia="Times New Roman" w:hAnsiTheme="majorHAnsi" w:cs="Times New Roman"/>
        </w:rPr>
        <w:t xml:space="preserve"> (A) and (B)</w:t>
      </w:r>
      <w:r w:rsidR="00AC50C4" w:rsidRPr="002E5D2A">
        <w:rPr>
          <w:rFonts w:asciiTheme="majorHAnsi" w:eastAsia="Times New Roman" w:hAnsiTheme="majorHAnsi" w:cs="Times New Roman"/>
        </w:rPr>
        <w:t xml:space="preserve"> chromatograms are the total ion current chromatograms for unburned and burned </w:t>
      </w:r>
      <w:r w:rsidR="002E5D2A" w:rsidRPr="002E5D2A">
        <w:rPr>
          <w:rFonts w:asciiTheme="majorHAnsi" w:eastAsia="Times New Roman" w:hAnsiTheme="majorHAnsi" w:cs="Times New Roman"/>
        </w:rPr>
        <w:t>flash powder</w:t>
      </w:r>
      <w:r w:rsidR="00AC50C4" w:rsidRPr="002E5D2A">
        <w:rPr>
          <w:rFonts w:asciiTheme="majorHAnsi" w:eastAsia="Times New Roman" w:hAnsiTheme="majorHAnsi" w:cs="Times New Roman"/>
        </w:rPr>
        <w:t xml:space="preserve">. For the unburned </w:t>
      </w:r>
      <w:r w:rsidR="002E5D2A" w:rsidRPr="002E5D2A">
        <w:rPr>
          <w:rFonts w:asciiTheme="majorHAnsi" w:eastAsia="Times New Roman" w:hAnsiTheme="majorHAnsi" w:cs="Times New Roman"/>
        </w:rPr>
        <w:t>flash powder</w:t>
      </w:r>
      <w:r w:rsidR="00AC50C4" w:rsidRPr="002E5D2A">
        <w:rPr>
          <w:rFonts w:asciiTheme="majorHAnsi" w:eastAsia="Times New Roman" w:hAnsiTheme="majorHAnsi" w:cs="Times New Roman"/>
        </w:rPr>
        <w:t xml:space="preserve">, there is one large peak with </w:t>
      </w:r>
      <w:r w:rsidR="002E5D2A" w:rsidRPr="002E5D2A">
        <w:rPr>
          <w:rFonts w:asciiTheme="majorHAnsi" w:eastAsia="Times New Roman" w:hAnsiTheme="majorHAnsi" w:cs="Times New Roman"/>
        </w:rPr>
        <w:t>retention</w:t>
      </w:r>
      <w:r w:rsidR="00AC50C4" w:rsidRPr="002E5D2A">
        <w:rPr>
          <w:rFonts w:asciiTheme="majorHAnsi" w:eastAsia="Times New Roman" w:hAnsiTheme="majorHAnsi" w:cs="Times New Roman"/>
        </w:rPr>
        <w:t xml:space="preserve"> time </w:t>
      </w:r>
      <w:r w:rsidR="002E5D2A" w:rsidRPr="002E5D2A">
        <w:rPr>
          <w:rFonts w:asciiTheme="majorHAnsi" w:eastAsia="Times New Roman" w:hAnsiTheme="majorHAnsi" w:cs="Times New Roman"/>
        </w:rPr>
        <w:t xml:space="preserve">around </w:t>
      </w:r>
      <w:commentRangeStart w:id="14"/>
      <w:r w:rsidR="002E5D2A" w:rsidRPr="002E5D2A">
        <w:rPr>
          <w:rFonts w:asciiTheme="majorHAnsi" w:eastAsia="Times New Roman" w:hAnsiTheme="majorHAnsi" w:cs="Times New Roman"/>
        </w:rPr>
        <w:t>5</w:t>
      </w:r>
      <w:r w:rsidR="00AC50C4" w:rsidRPr="002E5D2A">
        <w:rPr>
          <w:rFonts w:asciiTheme="majorHAnsi" w:eastAsia="Times New Roman" w:hAnsiTheme="majorHAnsi" w:cs="Times New Roman"/>
        </w:rPr>
        <w:t xml:space="preserve"> min</w:t>
      </w:r>
      <w:commentRangeEnd w:id="14"/>
      <w:r>
        <w:rPr>
          <w:rStyle w:val="CommentReference"/>
        </w:rPr>
        <w:commentReference w:id="14"/>
      </w:r>
      <w:r w:rsidR="00AC50C4" w:rsidRPr="002E5D2A">
        <w:rPr>
          <w:rFonts w:asciiTheme="majorHAnsi" w:eastAsia="Times New Roman" w:hAnsiTheme="majorHAnsi" w:cs="Times New Roman"/>
        </w:rPr>
        <w:t xml:space="preserve">, and its fragmentation pattern is shown in (B). The peak </w:t>
      </w:r>
      <w:r w:rsidR="002E5D2A" w:rsidRPr="002E5D2A">
        <w:rPr>
          <w:rFonts w:asciiTheme="majorHAnsi" w:eastAsia="Times New Roman" w:hAnsiTheme="majorHAnsi" w:cs="Times New Roman"/>
        </w:rPr>
        <w:t>is positively identified as elemental sulphur</w:t>
      </w:r>
      <w:r w:rsidR="00AC50C4" w:rsidRPr="002E5D2A">
        <w:rPr>
          <w:rFonts w:asciiTheme="majorHAnsi" w:eastAsia="Times New Roman" w:hAnsiTheme="majorHAnsi" w:cs="Times New Roman"/>
        </w:rPr>
        <w:t xml:space="preserve">, with a </w:t>
      </w:r>
      <w:r w:rsidR="002E5D2A" w:rsidRPr="002E5D2A">
        <w:rPr>
          <w:rFonts w:asciiTheme="majorHAnsi" w:eastAsia="Times New Roman" w:hAnsiTheme="majorHAnsi" w:cs="Times New Roman"/>
        </w:rPr>
        <w:t>high match quality. For burned flash powder</w:t>
      </w:r>
      <w:r w:rsidR="00AC50C4" w:rsidRPr="002E5D2A">
        <w:rPr>
          <w:rFonts w:asciiTheme="majorHAnsi" w:eastAsia="Times New Roman" w:hAnsiTheme="majorHAnsi" w:cs="Times New Roman"/>
        </w:rPr>
        <w:t xml:space="preserve">, there is a small peak at </w:t>
      </w:r>
      <w:r w:rsidR="002E5D2A" w:rsidRPr="002E5D2A">
        <w:rPr>
          <w:rFonts w:asciiTheme="majorHAnsi" w:eastAsia="Times New Roman" w:hAnsiTheme="majorHAnsi" w:cs="Times New Roman"/>
        </w:rPr>
        <w:t>around 5</w:t>
      </w:r>
      <w:r w:rsidR="00AC50C4" w:rsidRPr="002E5D2A">
        <w:rPr>
          <w:rFonts w:asciiTheme="majorHAnsi" w:eastAsia="Times New Roman" w:hAnsiTheme="majorHAnsi" w:cs="Times New Roman"/>
        </w:rPr>
        <w:t xml:space="preserve"> min that is</w:t>
      </w:r>
      <w:r w:rsidR="002E5D2A" w:rsidRPr="002E5D2A">
        <w:rPr>
          <w:rFonts w:asciiTheme="majorHAnsi" w:eastAsia="Times New Roman" w:hAnsiTheme="majorHAnsi" w:cs="Times New Roman"/>
        </w:rPr>
        <w:t xml:space="preserve"> surrounded by more peaks</w:t>
      </w:r>
      <w:r w:rsidR="00AC50C4" w:rsidRPr="002E5D2A">
        <w:rPr>
          <w:rFonts w:asciiTheme="majorHAnsi" w:eastAsia="Times New Roman" w:hAnsiTheme="majorHAnsi" w:cs="Times New Roman"/>
        </w:rPr>
        <w:t>. The fragmentation pattern fo</w:t>
      </w:r>
      <w:r w:rsidR="002E5D2A" w:rsidRPr="002E5D2A">
        <w:rPr>
          <w:rFonts w:asciiTheme="majorHAnsi" w:eastAsia="Times New Roman" w:hAnsiTheme="majorHAnsi" w:cs="Times New Roman"/>
        </w:rPr>
        <w:t xml:space="preserve">r this peak is shown in </w:t>
      </w:r>
      <w:r w:rsidR="00AC50C4" w:rsidRPr="002E5D2A">
        <w:rPr>
          <w:rFonts w:asciiTheme="majorHAnsi" w:eastAsia="Times New Roman" w:hAnsiTheme="majorHAnsi" w:cs="Times New Roman"/>
        </w:rPr>
        <w:t xml:space="preserve">(D). </w:t>
      </w:r>
      <w:r w:rsidR="002E5D2A" w:rsidRPr="002E5D2A">
        <w:rPr>
          <w:rFonts w:asciiTheme="majorHAnsi" w:eastAsia="Times New Roman" w:hAnsiTheme="majorHAnsi" w:cs="Times New Roman"/>
        </w:rPr>
        <w:t>Fragments</w:t>
      </w:r>
      <w:r w:rsidR="00AC50C4" w:rsidRPr="002E5D2A">
        <w:rPr>
          <w:rFonts w:asciiTheme="majorHAnsi" w:eastAsia="Times New Roman" w:hAnsiTheme="majorHAnsi" w:cs="Times New Roman"/>
        </w:rPr>
        <w:t xml:space="preserve"> in</w:t>
      </w:r>
      <w:r w:rsidR="002E5D2A" w:rsidRPr="002E5D2A">
        <w:rPr>
          <w:rFonts w:asciiTheme="majorHAnsi" w:eastAsia="Times New Roman" w:hAnsiTheme="majorHAnsi" w:cs="Times New Roman"/>
        </w:rPr>
        <w:t>dicative of sulph</w:t>
      </w:r>
      <w:r w:rsidR="00AC50C4" w:rsidRPr="002E5D2A">
        <w:rPr>
          <w:rFonts w:asciiTheme="majorHAnsi" w:eastAsia="Times New Roman" w:hAnsiTheme="majorHAnsi" w:cs="Times New Roman"/>
        </w:rPr>
        <w:t xml:space="preserve">ur are clearly visible, and </w:t>
      </w:r>
      <w:r w:rsidR="002E5D2A" w:rsidRPr="002E5D2A">
        <w:rPr>
          <w:rFonts w:asciiTheme="majorHAnsi" w:eastAsia="Times New Roman" w:hAnsiTheme="majorHAnsi" w:cs="Times New Roman"/>
        </w:rPr>
        <w:t>elemental sulphur</w:t>
      </w:r>
      <w:r w:rsidR="00AC50C4" w:rsidRPr="002E5D2A">
        <w:rPr>
          <w:rFonts w:asciiTheme="majorHAnsi" w:eastAsia="Times New Roman" w:hAnsiTheme="majorHAnsi" w:cs="Times New Roman"/>
        </w:rPr>
        <w:t xml:space="preserve"> is positively identified with </w:t>
      </w:r>
      <w:r w:rsidR="002E5D2A" w:rsidRPr="002E5D2A">
        <w:rPr>
          <w:rFonts w:asciiTheme="majorHAnsi" w:eastAsia="Times New Roman" w:hAnsiTheme="majorHAnsi" w:cs="Times New Roman"/>
        </w:rPr>
        <w:t>another high match quality</w:t>
      </w:r>
      <w:r w:rsidR="002E5D2A">
        <w:rPr>
          <w:rFonts w:asciiTheme="majorHAnsi" w:eastAsia="Times New Roman" w:hAnsiTheme="majorHAnsi" w:cs="Times New Roman"/>
        </w:rPr>
        <w:t xml:space="preserve"> (Bradley, </w:t>
      </w:r>
      <w:proofErr w:type="spellStart"/>
      <w:r w:rsidR="002E5D2A">
        <w:rPr>
          <w:rFonts w:asciiTheme="majorHAnsi" w:eastAsia="Times New Roman" w:hAnsiTheme="majorHAnsi" w:cs="Times New Roman"/>
        </w:rPr>
        <w:t>n.d</w:t>
      </w:r>
      <w:proofErr w:type="spellEnd"/>
      <w:r w:rsidR="002E5D2A">
        <w:rPr>
          <w:rFonts w:asciiTheme="majorHAnsi" w:eastAsia="Times New Roman" w:hAnsiTheme="majorHAnsi" w:cs="Times New Roman"/>
        </w:rPr>
        <w:t>)</w:t>
      </w:r>
      <w:r w:rsidR="00AC50C4" w:rsidRPr="002E5D2A">
        <w:rPr>
          <w:rFonts w:asciiTheme="majorHAnsi" w:eastAsia="Times New Roman" w:hAnsiTheme="majorHAnsi" w:cs="Times New Roman"/>
        </w:rPr>
        <w:t xml:space="preserve">. </w:t>
      </w:r>
    </w:p>
    <w:p w14:paraId="56CD828B" w14:textId="3A3AE28E" w:rsidR="00505F6D" w:rsidRDefault="00505F6D" w:rsidP="00505F6D">
      <w:pPr>
        <w:rPr>
          <w:rFonts w:ascii="Verdana" w:eastAsia="Times New Roman" w:hAnsi="Verdana" w:cs="Times New Roman"/>
          <w:color w:val="333333"/>
          <w:sz w:val="19"/>
          <w:szCs w:val="19"/>
          <w:shd w:val="clear" w:color="auto" w:fill="FFFFFF"/>
        </w:rPr>
      </w:pPr>
    </w:p>
    <w:p w14:paraId="40F62081" w14:textId="38B5C127" w:rsidR="00676582" w:rsidRDefault="002E5D2A" w:rsidP="00505F6D">
      <w:pPr>
        <w:rPr>
          <w:rFonts w:ascii="Verdana" w:eastAsia="Times New Roman" w:hAnsi="Verdana" w:cs="Times New Roman"/>
          <w:color w:val="333333"/>
          <w:sz w:val="19"/>
          <w:szCs w:val="19"/>
          <w:shd w:val="clear" w:color="auto" w:fill="FFFFFF"/>
        </w:rPr>
      </w:pPr>
      <w:r>
        <w:rPr>
          <w:noProof/>
          <w:lang w:val="en-US"/>
        </w:rPr>
        <w:lastRenderedPageBreak/>
        <mc:AlternateContent>
          <mc:Choice Requires="wps">
            <w:drawing>
              <wp:anchor distT="0" distB="0" distL="114300" distR="114300" simplePos="0" relativeHeight="251678720" behindDoc="0" locked="0" layoutInCell="1" allowOverlap="1" wp14:anchorId="2FBFBD66" wp14:editId="14894492">
                <wp:simplePos x="0" y="0"/>
                <wp:positionH relativeFrom="column">
                  <wp:posOffset>457200</wp:posOffset>
                </wp:positionH>
                <wp:positionV relativeFrom="paragraph">
                  <wp:posOffset>2948940</wp:posOffset>
                </wp:positionV>
                <wp:extent cx="4239895" cy="26098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4239895" cy="260985"/>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9BCF49C" w14:textId="24C0B232" w:rsidR="00A416ED" w:rsidRPr="00F402C5" w:rsidRDefault="00A416ED" w:rsidP="002E5D2A">
                            <w:pPr>
                              <w:pStyle w:val="Caption"/>
                              <w:rPr>
                                <w:rFonts w:ascii="Verdana" w:eastAsia="Times New Roman" w:hAnsi="Verdana" w:cs="Times New Roman"/>
                                <w:noProof/>
                                <w:color w:val="333333"/>
                                <w:sz w:val="19"/>
                                <w:szCs w:val="19"/>
                                <w:shd w:val="clear" w:color="auto" w:fill="FFFFFF"/>
                                <w:lang w:val="en-US"/>
                              </w:rPr>
                            </w:pPr>
                            <w:r>
                              <w:t xml:space="preserve">Figure </w:t>
                            </w:r>
                            <w:fldSimple w:instr=" SEQ Figure \* ARABIC ">
                              <w:r w:rsidR="00711CC2">
                                <w:rPr>
                                  <w:noProof/>
                                </w:rPr>
                                <w:t>5</w:t>
                              </w:r>
                            </w:fldSimple>
                            <w:r>
                              <w:t xml:space="preserve"> (Bradley, </w:t>
                            </w:r>
                            <w:proofErr w:type="spellStart"/>
                            <w:r>
                              <w:t>n.d</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3" o:spid="_x0000_s1030" type="#_x0000_t202" style="position:absolute;margin-left:36pt;margin-top:232.2pt;width:333.85pt;height:20.5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" stroked="f">
                <v:textbox style="mso-fit-shape-to-text:t" inset="0,0,0,0">
                  <w:txbxContent>
                    <w:p w14:paraId="39BCF49C" w14:textId="24C0B232" w:rsidR="00A416ED" w:rsidRPr="00F402C5" w:rsidRDefault="00A416ED" w:rsidP="002E5D2A">
                      <w:pPr>
                        <w:pStyle w:val="Caption"/>
                        <w:rPr>
                          <w:rFonts w:ascii="Verdana" w:eastAsia="Times New Roman" w:hAnsi="Verdana" w:cs="Times New Roman"/>
                          <w:noProof/>
                          <w:color w:val="333333"/>
                          <w:sz w:val="19"/>
                          <w:szCs w:val="19"/>
                          <w:shd w:val="clear" w:color="auto" w:fill="FFFFFF"/>
                          <w:lang w:val="en-US"/>
                        </w:rPr>
                      </w:pPr>
                      <w:r>
                        <w:t xml:space="preserve">Figure </w:t>
                      </w:r>
                      <w:r w:rsidR="0000648C">
                        <w:fldChar w:fldCharType="begin"/>
                      </w:r>
                      <w:r w:rsidR="0000648C">
                        <w:instrText xml:space="preserve"> SEQ Figure \* ARABIC </w:instrText>
                      </w:r>
                      <w:r w:rsidR="0000648C">
                        <w:fldChar w:fldCharType="separate"/>
                      </w:r>
                      <w:r w:rsidR="00711CC2">
                        <w:rPr>
                          <w:noProof/>
                        </w:rPr>
                        <w:t>5</w:t>
                      </w:r>
                      <w:r w:rsidR="0000648C">
                        <w:rPr>
                          <w:noProof/>
                        </w:rPr>
                        <w:fldChar w:fldCharType="end"/>
                      </w:r>
                      <w:r>
                        <w:t xml:space="preserve"> (Bradley, </w:t>
                      </w:r>
                      <w:proofErr w:type="spellStart"/>
                      <w:r>
                        <w:t>n.d</w:t>
                      </w:r>
                      <w:proofErr w:type="spellEnd"/>
                      <w:r>
                        <w:t>)</w:t>
                      </w:r>
                    </w:p>
                  </w:txbxContent>
                </v:textbox>
                <w10:wrap type="square"/>
              </v:shape>
            </w:pict>
          </mc:Fallback>
        </mc:AlternateContent>
      </w:r>
      <w:r w:rsidR="00AC50C4" w:rsidRPr="00A871BC">
        <w:rPr>
          <w:rFonts w:ascii="Verdana" w:eastAsia="Times New Roman" w:hAnsi="Verdana" w:cs="Times New Roman"/>
          <w:noProof/>
          <w:color w:val="333333"/>
          <w:sz w:val="19"/>
          <w:szCs w:val="19"/>
          <w:shd w:val="clear" w:color="auto" w:fill="FFFFFF"/>
          <w:lang w:val="en-US"/>
        </w:rPr>
        <w:drawing>
          <wp:anchor distT="0" distB="0" distL="114300" distR="114300" simplePos="0" relativeHeight="251673600" behindDoc="0" locked="0" layoutInCell="1" allowOverlap="1" wp14:anchorId="33F02848" wp14:editId="2D5BA1D6">
            <wp:simplePos x="0" y="0"/>
            <wp:positionH relativeFrom="column">
              <wp:posOffset>457200</wp:posOffset>
            </wp:positionH>
            <wp:positionV relativeFrom="paragraph">
              <wp:posOffset>71755</wp:posOffset>
            </wp:positionV>
            <wp:extent cx="4239895" cy="2820035"/>
            <wp:effectExtent l="0" t="0" r="1905" b="0"/>
            <wp:wrapSquare wrapText="bothSides"/>
            <wp:docPr id="8" name="Picture 8" descr="Macintosh HD:Users:lilyhayward:Desktop:Screen Shot 2015-03-26 at 1.43.1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lilyhayward:Desktop:Screen Shot 2015-03-26 at 1.43.16 pm.png"/>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4239895" cy="2820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81F9DF" w14:textId="7BA0A9B8" w:rsidR="00676582" w:rsidRDefault="00676582" w:rsidP="00505F6D">
      <w:pPr>
        <w:rPr>
          <w:rFonts w:ascii="Verdana" w:eastAsia="Times New Roman" w:hAnsi="Verdana" w:cs="Times New Roman"/>
          <w:color w:val="333333"/>
          <w:sz w:val="19"/>
          <w:szCs w:val="19"/>
          <w:shd w:val="clear" w:color="auto" w:fill="FFFFFF"/>
        </w:rPr>
      </w:pPr>
    </w:p>
    <w:p w14:paraId="27DB2B1A" w14:textId="1E79C258" w:rsidR="00676582" w:rsidRDefault="001F5B33" w:rsidP="00505F6D">
      <w:pPr>
        <w:rPr>
          <w:rFonts w:ascii="Verdana" w:eastAsia="Times New Roman" w:hAnsi="Verdana" w:cs="Times New Roman"/>
          <w:color w:val="333333"/>
          <w:sz w:val="19"/>
          <w:szCs w:val="19"/>
          <w:shd w:val="clear" w:color="auto" w:fill="FFFFFF"/>
        </w:rPr>
      </w:pPr>
      <w:r>
        <w:rPr>
          <w:rStyle w:val="CommentReference"/>
        </w:rPr>
        <w:commentReference w:id="15"/>
      </w:r>
    </w:p>
    <w:p w14:paraId="1E115E83" w14:textId="6C7EA34E" w:rsidR="00676582" w:rsidRPr="002D609F" w:rsidRDefault="00676582" w:rsidP="00505F6D">
      <w:pPr>
        <w:rPr>
          <w:rFonts w:ascii="Verdana" w:eastAsia="Times New Roman" w:hAnsi="Verdana" w:cs="Times New Roman"/>
          <w:color w:val="333333"/>
          <w:szCs w:val="19"/>
          <w:u w:val="single"/>
          <w:shd w:val="clear" w:color="auto" w:fill="FFFFFF"/>
        </w:rPr>
      </w:pPr>
      <w:r w:rsidRPr="002D609F">
        <w:rPr>
          <w:rFonts w:ascii="Verdana" w:eastAsia="Times New Roman" w:hAnsi="Verdana" w:cs="Times New Roman"/>
          <w:color w:val="333333"/>
          <w:szCs w:val="19"/>
          <w:u w:val="single"/>
          <w:shd w:val="clear" w:color="auto" w:fill="FFFFFF"/>
        </w:rPr>
        <w:t xml:space="preserve">Detecting Traces of Chemical Explosives </w:t>
      </w:r>
    </w:p>
    <w:p w14:paraId="514BCDD7" w14:textId="77777777" w:rsidR="00676582" w:rsidRDefault="00676582" w:rsidP="00505F6D">
      <w:pPr>
        <w:rPr>
          <w:rFonts w:ascii="Verdana" w:eastAsia="Times New Roman" w:hAnsi="Verdana" w:cs="Times New Roman"/>
          <w:color w:val="333333"/>
          <w:sz w:val="19"/>
          <w:szCs w:val="19"/>
          <w:shd w:val="clear" w:color="auto" w:fill="FFFFFF"/>
        </w:rPr>
      </w:pPr>
    </w:p>
    <w:p w14:paraId="7542016C" w14:textId="10D2F4DF" w:rsidR="00A871BC" w:rsidRDefault="00994561" w:rsidP="00A871BC">
      <w:pPr>
        <w:rPr>
          <w:rFonts w:asciiTheme="majorHAnsi" w:eastAsia="Times New Roman" w:hAnsiTheme="majorHAnsi" w:cs="Times New Roman"/>
          <w:color w:val="333333"/>
          <w:shd w:val="clear" w:color="auto" w:fill="FFFFFF"/>
        </w:rPr>
      </w:pPr>
      <w:ins w:id="16" w:author="Hayden McKenna" w:date="2015-03-26T20:02:00Z">
        <w:r w:rsidRPr="00DC7CA0">
          <w:rPr>
            <w:noProof/>
            <w:lang w:val="en-US"/>
          </w:rPr>
          <w:drawing>
            <wp:anchor distT="0" distB="0" distL="114300" distR="114300" simplePos="0" relativeHeight="251719680" behindDoc="0" locked="0" layoutInCell="1" allowOverlap="1" wp14:anchorId="0808BF45" wp14:editId="71803752">
              <wp:simplePos x="0" y="0"/>
              <wp:positionH relativeFrom="column">
                <wp:posOffset>2053408</wp:posOffset>
              </wp:positionH>
              <wp:positionV relativeFrom="paragraph">
                <wp:posOffset>1019447</wp:posOffset>
              </wp:positionV>
              <wp:extent cx="271780" cy="263525"/>
              <wp:effectExtent l="0" t="0" r="762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717632" behindDoc="0" locked="0" layoutInCell="1" allowOverlap="1" wp14:anchorId="7677489E" wp14:editId="6D0EBE6C">
              <wp:simplePos x="0" y="0"/>
              <wp:positionH relativeFrom="column">
                <wp:posOffset>703580</wp:posOffset>
              </wp:positionH>
              <wp:positionV relativeFrom="paragraph">
                <wp:posOffset>453390</wp:posOffset>
              </wp:positionV>
              <wp:extent cx="271780" cy="263525"/>
              <wp:effectExtent l="0" t="0" r="762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676582" w:rsidRPr="00A871BC">
        <w:rPr>
          <w:rFonts w:asciiTheme="majorHAnsi" w:eastAsia="Times New Roman" w:hAnsiTheme="majorHAnsi" w:cs="Times New Roman"/>
          <w:color w:val="333333"/>
          <w:shd w:val="clear" w:color="auto" w:fill="FFFFFF"/>
        </w:rPr>
        <w:t xml:space="preserve">When </w:t>
      </w:r>
      <w:r w:rsidR="00A871BC" w:rsidRPr="00A871BC">
        <w:rPr>
          <w:rFonts w:asciiTheme="majorHAnsi" w:eastAsia="Times New Roman" w:hAnsiTheme="majorHAnsi" w:cs="Times New Roman"/>
          <w:color w:val="333333"/>
          <w:shd w:val="clear" w:color="auto" w:fill="FFFFFF"/>
        </w:rPr>
        <w:t xml:space="preserve">analysing a sample to detect traces of chemical </w:t>
      </w:r>
      <w:r w:rsidR="00A7594B">
        <w:rPr>
          <w:rFonts w:asciiTheme="majorHAnsi" w:eastAsia="Times New Roman" w:hAnsiTheme="majorHAnsi" w:cs="Times New Roman"/>
          <w:color w:val="333333"/>
          <w:shd w:val="clear" w:color="auto" w:fill="FFFFFF"/>
        </w:rPr>
        <w:t>explosives, since there is a wide variety of possible types of explosives available noble gases and alkali metals of which are commonly used in chemical explosives are what is being tested for</w:t>
      </w:r>
      <w:r w:rsidR="002E5D2A">
        <w:rPr>
          <w:rFonts w:asciiTheme="majorHAnsi" w:eastAsia="Times New Roman" w:hAnsiTheme="majorHAnsi" w:cs="Times New Roman"/>
          <w:color w:val="333333"/>
          <w:shd w:val="clear" w:color="auto" w:fill="FFFFFF"/>
        </w:rPr>
        <w:t xml:space="preserve"> (Rankin, </w:t>
      </w:r>
      <w:proofErr w:type="spellStart"/>
      <w:r w:rsidR="002E5D2A">
        <w:rPr>
          <w:rFonts w:asciiTheme="majorHAnsi" w:eastAsia="Times New Roman" w:hAnsiTheme="majorHAnsi" w:cs="Times New Roman"/>
          <w:color w:val="333333"/>
          <w:shd w:val="clear" w:color="auto" w:fill="FFFFFF"/>
        </w:rPr>
        <w:t>n.d</w:t>
      </w:r>
      <w:proofErr w:type="spellEnd"/>
      <w:r w:rsidR="002E5D2A">
        <w:rPr>
          <w:rFonts w:asciiTheme="majorHAnsi" w:eastAsia="Times New Roman" w:hAnsiTheme="majorHAnsi" w:cs="Times New Roman"/>
          <w:color w:val="333333"/>
          <w:shd w:val="clear" w:color="auto" w:fill="FFFFFF"/>
        </w:rPr>
        <w:t>)</w:t>
      </w:r>
      <w:r w:rsidR="00A7594B">
        <w:rPr>
          <w:rFonts w:asciiTheme="majorHAnsi" w:eastAsia="Times New Roman" w:hAnsiTheme="majorHAnsi" w:cs="Times New Roman"/>
          <w:color w:val="333333"/>
          <w:shd w:val="clear" w:color="auto" w:fill="FFFFFF"/>
        </w:rPr>
        <w:t xml:space="preserve">. </w:t>
      </w:r>
      <w:r w:rsidR="002E5D2A">
        <w:rPr>
          <w:rFonts w:asciiTheme="majorHAnsi" w:eastAsia="Times New Roman" w:hAnsiTheme="majorHAnsi" w:cs="Times New Roman"/>
          <w:color w:val="333333"/>
          <w:shd w:val="clear" w:color="auto" w:fill="FFFFFF"/>
        </w:rPr>
        <w:t xml:space="preserve">So when a sample is taken from a particular scene where explosives are suspected of being used it would go through the gas chromatograph then through the mass spectrometer. After this the data is then analysed and compared to elements such as alkali metals. </w:t>
      </w:r>
    </w:p>
    <w:p w14:paraId="663B8BCF" w14:textId="77777777" w:rsidR="003F72F1" w:rsidRDefault="003F72F1" w:rsidP="00A871BC">
      <w:pPr>
        <w:rPr>
          <w:rFonts w:asciiTheme="majorHAnsi" w:eastAsia="Times New Roman" w:hAnsiTheme="majorHAnsi" w:cs="Times New Roman"/>
          <w:color w:val="333333"/>
          <w:shd w:val="clear" w:color="auto" w:fill="FFFFFF"/>
        </w:rPr>
      </w:pPr>
    </w:p>
    <w:p w14:paraId="156F6EFA" w14:textId="18524005" w:rsidR="003F72F1" w:rsidRPr="003F72F1" w:rsidRDefault="003F72F1" w:rsidP="00A871BC">
      <w:pPr>
        <w:rPr>
          <w:rFonts w:asciiTheme="majorHAnsi" w:eastAsia="Times New Roman" w:hAnsiTheme="majorHAnsi" w:cs="Times New Roman"/>
          <w:color w:val="333333"/>
          <w:u w:val="single"/>
          <w:shd w:val="clear" w:color="auto" w:fill="FFFFFF"/>
        </w:rPr>
      </w:pPr>
      <w:commentRangeStart w:id="17"/>
      <w:r w:rsidRPr="003F72F1">
        <w:rPr>
          <w:rFonts w:asciiTheme="majorHAnsi" w:eastAsia="Times New Roman" w:hAnsiTheme="majorHAnsi" w:cs="Times New Roman"/>
          <w:color w:val="333333"/>
          <w:u w:val="single"/>
          <w:shd w:val="clear" w:color="auto" w:fill="FFFFFF"/>
        </w:rPr>
        <w:t>Conclusion</w:t>
      </w:r>
      <w:commentRangeEnd w:id="17"/>
      <w:r w:rsidR="00994561">
        <w:rPr>
          <w:rStyle w:val="CommentReference"/>
        </w:rPr>
        <w:commentReference w:id="17"/>
      </w:r>
    </w:p>
    <w:p w14:paraId="7F571C1F" w14:textId="77777777" w:rsidR="003F72F1" w:rsidRPr="00A871BC" w:rsidRDefault="003F72F1" w:rsidP="00A871BC">
      <w:pPr>
        <w:rPr>
          <w:rFonts w:asciiTheme="majorHAnsi" w:eastAsia="Times New Roman" w:hAnsiTheme="majorHAnsi" w:cs="Times New Roman"/>
        </w:rPr>
      </w:pPr>
    </w:p>
    <w:p w14:paraId="64248E3D" w14:textId="5EDA06F3" w:rsidR="003F72F1" w:rsidRDefault="00994561" w:rsidP="00505F6D">
      <w:pPr>
        <w:rPr>
          <w:rFonts w:asciiTheme="majorHAnsi" w:eastAsia="Times New Roman" w:hAnsiTheme="majorHAnsi" w:cs="Times New Roman"/>
          <w:sz w:val="22"/>
          <w:szCs w:val="20"/>
        </w:rPr>
      </w:pPr>
      <w:ins w:id="18" w:author="Hayden McKenna" w:date="2015-03-26T20:02:00Z">
        <w:r w:rsidRPr="00DC7CA0">
          <w:rPr>
            <w:noProof/>
            <w:lang w:val="en-US"/>
          </w:rPr>
          <w:drawing>
            <wp:anchor distT="0" distB="0" distL="114300" distR="114300" simplePos="0" relativeHeight="251721728" behindDoc="0" locked="0" layoutInCell="1" allowOverlap="1" wp14:anchorId="011491C1" wp14:editId="6D498A77">
              <wp:simplePos x="0" y="0"/>
              <wp:positionH relativeFrom="column">
                <wp:posOffset>3370580</wp:posOffset>
              </wp:positionH>
              <wp:positionV relativeFrom="paragraph">
                <wp:posOffset>889635</wp:posOffset>
              </wp:positionV>
              <wp:extent cx="271780" cy="263525"/>
              <wp:effectExtent l="0" t="0" r="762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3F72F1" w:rsidRPr="003F72F1">
        <w:rPr>
          <w:rFonts w:asciiTheme="majorHAnsi" w:eastAsia="Times New Roman" w:hAnsiTheme="majorHAnsi" w:cs="Times New Roman"/>
          <w:sz w:val="22"/>
          <w:szCs w:val="20"/>
        </w:rPr>
        <w:t>Chemical explosives, being a threat to the health and safety need to readily detected and dealt with. Along with the use of GC/MS we are able to efficiently identify these explosive traces. During gas chromatography a sample is used to take this substance and allow for us to record individual chemicals. Then the mass spectrometer analyse these elements through recording its mass and thereby the samples potential threat.</w:t>
      </w:r>
      <w:r w:rsidR="003F72F1">
        <w:rPr>
          <w:rFonts w:asciiTheme="majorHAnsi" w:eastAsia="Times New Roman" w:hAnsiTheme="majorHAnsi" w:cs="Times New Roman"/>
          <w:sz w:val="22"/>
          <w:szCs w:val="20"/>
        </w:rPr>
        <w:t xml:space="preserve"> Overall this method is found to be a very effective way to detect chemical explosive traces. </w:t>
      </w:r>
    </w:p>
    <w:p w14:paraId="5FA3F9C3" w14:textId="77777777" w:rsidR="003F72F1" w:rsidRDefault="003F72F1">
      <w:pPr>
        <w:rPr>
          <w:rFonts w:asciiTheme="majorHAnsi" w:eastAsia="Times New Roman" w:hAnsiTheme="majorHAnsi" w:cs="Times New Roman"/>
          <w:sz w:val="22"/>
          <w:szCs w:val="20"/>
        </w:rPr>
      </w:pPr>
      <w:r>
        <w:rPr>
          <w:rFonts w:asciiTheme="majorHAnsi" w:eastAsia="Times New Roman" w:hAnsiTheme="majorHAnsi" w:cs="Times New Roman"/>
          <w:sz w:val="22"/>
          <w:szCs w:val="20"/>
        </w:rPr>
        <w:br w:type="page"/>
      </w:r>
    </w:p>
    <w:p w14:paraId="7B58F1A2" w14:textId="77777777" w:rsidR="003F72F1" w:rsidRPr="003F72F1" w:rsidRDefault="003F72F1" w:rsidP="003F72F1">
      <w:pPr>
        <w:spacing w:after="100" w:afterAutospacing="1" w:line="360" w:lineRule="atLeast"/>
        <w:outlineLvl w:val="1"/>
        <w:rPr>
          <w:rFonts w:ascii="Times New Roman" w:eastAsia="Times New Roman" w:hAnsi="Times New Roman" w:cs="Times New Roman"/>
          <w:color w:val="000000"/>
          <w:sz w:val="36"/>
          <w:szCs w:val="36"/>
        </w:rPr>
      </w:pPr>
      <w:r w:rsidRPr="003F72F1">
        <w:rPr>
          <w:rFonts w:ascii="Times New Roman" w:eastAsia="Times New Roman" w:hAnsi="Times New Roman" w:cs="Times New Roman"/>
          <w:color w:val="000000"/>
          <w:sz w:val="36"/>
          <w:szCs w:val="36"/>
        </w:rPr>
        <w:lastRenderedPageBreak/>
        <w:t>References</w:t>
      </w:r>
    </w:p>
    <w:p w14:paraId="1E3AC9CB" w14:textId="638A74C0" w:rsidR="003F72F1" w:rsidRPr="0030412F" w:rsidRDefault="003F72F1" w:rsidP="003F72F1">
      <w:pPr>
        <w:spacing w:after="180" w:line="360" w:lineRule="atLeast"/>
        <w:ind w:left="450" w:hanging="450"/>
        <w:rPr>
          <w:rFonts w:ascii="Times New Roman" w:hAnsi="Times New Roman" w:cs="Times New Roman"/>
          <w:color w:val="000000"/>
          <w:sz w:val="27"/>
          <w:szCs w:val="27"/>
        </w:rPr>
      </w:pPr>
      <w:commentRangeStart w:id="19"/>
      <w:r w:rsidRPr="0030412F">
        <w:rPr>
          <w:rFonts w:ascii="Times New Roman" w:hAnsi="Times New Roman" w:cs="Times New Roman"/>
          <w:color w:val="000000"/>
          <w:sz w:val="27"/>
          <w:szCs w:val="27"/>
        </w:rPr>
        <w:t>Bbc.co.uk</w:t>
      </w:r>
      <w:proofErr w:type="gramStart"/>
      <w:r w:rsidRPr="0030412F">
        <w:rPr>
          <w:rFonts w:ascii="Times New Roman" w:hAnsi="Times New Roman" w:cs="Times New Roman"/>
          <w:color w:val="000000"/>
          <w:sz w:val="27"/>
          <w:szCs w:val="27"/>
        </w:rPr>
        <w:t>,.</w:t>
      </w:r>
      <w:proofErr w:type="gramEnd"/>
      <w:r w:rsidRPr="0030412F">
        <w:rPr>
          <w:rFonts w:ascii="Times New Roman" w:hAnsi="Times New Roman" w:cs="Times New Roman"/>
          <w:color w:val="000000"/>
          <w:sz w:val="27"/>
          <w:szCs w:val="27"/>
        </w:rPr>
        <w:t> </w:t>
      </w:r>
      <w:r w:rsidRPr="0030412F">
        <w:rPr>
          <w:rFonts w:ascii="Times New Roman" w:hAnsi="Times New Roman" w:cs="Times New Roman"/>
          <w:i/>
          <w:iCs/>
          <w:color w:val="000000"/>
          <w:sz w:val="27"/>
          <w:szCs w:val="27"/>
        </w:rPr>
        <w:t xml:space="preserve">BBC - GCSE </w:t>
      </w:r>
      <w:proofErr w:type="spellStart"/>
      <w:r w:rsidRPr="0030412F">
        <w:rPr>
          <w:rFonts w:ascii="Times New Roman" w:hAnsi="Times New Roman" w:cs="Times New Roman"/>
          <w:i/>
          <w:iCs/>
          <w:color w:val="000000"/>
          <w:sz w:val="27"/>
          <w:szCs w:val="27"/>
        </w:rPr>
        <w:t>Bitesize</w:t>
      </w:r>
      <w:proofErr w:type="spellEnd"/>
      <w:r w:rsidRPr="0030412F">
        <w:rPr>
          <w:rFonts w:ascii="Times New Roman" w:hAnsi="Times New Roman" w:cs="Times New Roman"/>
          <w:i/>
          <w:iCs/>
          <w:color w:val="000000"/>
          <w:sz w:val="27"/>
          <w:szCs w:val="27"/>
        </w:rPr>
        <w:t>: GC-MS</w:t>
      </w:r>
      <w:r w:rsidRPr="0030412F">
        <w:rPr>
          <w:rFonts w:ascii="Times New Roman" w:hAnsi="Times New Roman" w:cs="Times New Roman"/>
          <w:color w:val="000000"/>
          <w:sz w:val="27"/>
          <w:szCs w:val="27"/>
        </w:rPr>
        <w:t>. Retrieved 25 March 2015, from http://www.bbc.co.uk/schools/gcsebitesize/science/add_aqa/atomic_structure/analysing_substancerev2.shtml</w:t>
      </w:r>
      <w:commentRangeEnd w:id="19"/>
      <w:r w:rsidR="00A416ED">
        <w:rPr>
          <w:rStyle w:val="CommentReference"/>
        </w:rPr>
        <w:commentReference w:id="19"/>
      </w:r>
    </w:p>
    <w:p w14:paraId="505C20A0" w14:textId="51ADC47D" w:rsidR="003F72F1" w:rsidRPr="0030412F" w:rsidRDefault="007C2871" w:rsidP="003F72F1">
      <w:pPr>
        <w:spacing w:after="180" w:line="360" w:lineRule="atLeast"/>
        <w:ind w:left="450" w:hanging="450"/>
        <w:rPr>
          <w:rFonts w:ascii="Times New Roman" w:hAnsi="Times New Roman" w:cs="Times New Roman"/>
          <w:color w:val="000000"/>
          <w:sz w:val="27"/>
          <w:szCs w:val="27"/>
        </w:rPr>
      </w:pPr>
      <w:ins w:id="20" w:author="Hayden McKenna" w:date="2015-03-26T20:02:00Z">
        <w:r w:rsidRPr="00DC7CA0">
          <w:rPr>
            <w:noProof/>
            <w:lang w:val="en-US"/>
          </w:rPr>
          <w:drawing>
            <wp:anchor distT="0" distB="0" distL="114300" distR="114300" simplePos="0" relativeHeight="251725824" behindDoc="0" locked="0" layoutInCell="1" allowOverlap="1" wp14:anchorId="6DC7B9A2" wp14:editId="1257C7FA">
              <wp:simplePos x="0" y="0"/>
              <wp:positionH relativeFrom="column">
                <wp:posOffset>1791335</wp:posOffset>
              </wp:positionH>
              <wp:positionV relativeFrom="paragraph">
                <wp:posOffset>925830</wp:posOffset>
              </wp:positionV>
              <wp:extent cx="271780" cy="263525"/>
              <wp:effectExtent l="0" t="0" r="762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proofErr w:type="gramStart"/>
      <w:r w:rsidR="003F72F1" w:rsidRPr="0030412F">
        <w:rPr>
          <w:rFonts w:ascii="Times New Roman" w:hAnsi="Times New Roman" w:cs="Times New Roman"/>
          <w:color w:val="000000"/>
          <w:sz w:val="27"/>
          <w:szCs w:val="27"/>
        </w:rPr>
        <w:t>Bradley, K. </w:t>
      </w:r>
      <w:r w:rsidR="003F72F1" w:rsidRPr="0030412F">
        <w:rPr>
          <w:rFonts w:ascii="Times New Roman" w:hAnsi="Times New Roman" w:cs="Times New Roman"/>
          <w:i/>
          <w:iCs/>
          <w:color w:val="000000"/>
          <w:sz w:val="27"/>
          <w:szCs w:val="27"/>
        </w:rPr>
        <w:t>Determination of Elemental Sulfur in Explosives and Explosive Residues by Gas Chromatography-Mass Spectrometry</w:t>
      </w:r>
      <w:r w:rsidR="003F72F1" w:rsidRPr="0030412F">
        <w:rPr>
          <w:rFonts w:ascii="Times New Roman" w:hAnsi="Times New Roman" w:cs="Times New Roman"/>
          <w:color w:val="000000"/>
          <w:sz w:val="27"/>
          <w:szCs w:val="27"/>
        </w:rPr>
        <w:t> (1st ed.).</w:t>
      </w:r>
      <w:proofErr w:type="gramEnd"/>
      <w:r w:rsidR="003F72F1" w:rsidRPr="0030412F">
        <w:rPr>
          <w:rFonts w:ascii="Times New Roman" w:hAnsi="Times New Roman" w:cs="Times New Roman"/>
          <w:color w:val="000000"/>
          <w:sz w:val="27"/>
          <w:szCs w:val="27"/>
        </w:rPr>
        <w:t xml:space="preserve"> </w:t>
      </w:r>
      <w:proofErr w:type="gramStart"/>
      <w:r w:rsidR="003F72F1" w:rsidRPr="0030412F">
        <w:rPr>
          <w:rFonts w:ascii="Times New Roman" w:hAnsi="Times New Roman" w:cs="Times New Roman"/>
          <w:color w:val="000000"/>
          <w:sz w:val="27"/>
          <w:szCs w:val="27"/>
        </w:rPr>
        <w:t>Springfield Forensic Science Laboratory.</w:t>
      </w:r>
      <w:proofErr w:type="gramEnd"/>
      <w:r w:rsidR="003F72F1" w:rsidRPr="0030412F">
        <w:rPr>
          <w:rFonts w:ascii="Times New Roman" w:hAnsi="Times New Roman" w:cs="Times New Roman"/>
          <w:color w:val="000000"/>
          <w:sz w:val="27"/>
          <w:szCs w:val="27"/>
        </w:rPr>
        <w:t xml:space="preserve"> Retrieved from http://projects.nfstc.org/trace/docs/Trace%20Presentations%20CD-2/bradley_paper.pdf</w:t>
      </w:r>
    </w:p>
    <w:p w14:paraId="795C7695" w14:textId="77777777" w:rsidR="003F72F1" w:rsidRPr="0030412F" w:rsidRDefault="003F72F1" w:rsidP="003F72F1">
      <w:pPr>
        <w:spacing w:after="180" w:line="360" w:lineRule="atLeast"/>
        <w:ind w:left="450" w:hanging="450"/>
        <w:rPr>
          <w:rFonts w:ascii="Times New Roman" w:hAnsi="Times New Roman" w:cs="Times New Roman"/>
          <w:color w:val="000000"/>
          <w:sz w:val="27"/>
          <w:szCs w:val="27"/>
        </w:rPr>
      </w:pPr>
      <w:commentRangeStart w:id="21"/>
      <w:r w:rsidRPr="0030412F">
        <w:rPr>
          <w:rFonts w:ascii="Times New Roman" w:hAnsi="Times New Roman" w:cs="Times New Roman"/>
          <w:color w:val="000000"/>
          <w:sz w:val="27"/>
          <w:szCs w:val="27"/>
        </w:rPr>
        <w:t>Christie, W. (1989). </w:t>
      </w:r>
      <w:r w:rsidRPr="0030412F">
        <w:rPr>
          <w:rFonts w:ascii="Times New Roman" w:hAnsi="Times New Roman" w:cs="Times New Roman"/>
          <w:i/>
          <w:iCs/>
          <w:color w:val="000000"/>
          <w:sz w:val="27"/>
          <w:szCs w:val="27"/>
        </w:rPr>
        <w:t xml:space="preserve">Gas </w:t>
      </w:r>
      <w:proofErr w:type="spellStart"/>
      <w:r w:rsidRPr="0030412F">
        <w:rPr>
          <w:rFonts w:ascii="Times New Roman" w:hAnsi="Times New Roman" w:cs="Times New Roman"/>
          <w:i/>
          <w:iCs/>
          <w:color w:val="000000"/>
          <w:sz w:val="27"/>
          <w:szCs w:val="27"/>
        </w:rPr>
        <w:t>Chromogram</w:t>
      </w:r>
      <w:proofErr w:type="spellEnd"/>
      <w:r w:rsidRPr="0030412F">
        <w:rPr>
          <w:rFonts w:ascii="Times New Roman" w:hAnsi="Times New Roman" w:cs="Times New Roman"/>
          <w:color w:val="000000"/>
          <w:sz w:val="27"/>
          <w:szCs w:val="27"/>
        </w:rPr>
        <w:t>. Retrieved from http://www.unodc.org/images/odccp/bulletin/bulletin_1979-01-01_1_page009_img002_large.gif</w:t>
      </w:r>
      <w:commentRangeEnd w:id="21"/>
      <w:r w:rsidR="007C2871">
        <w:rPr>
          <w:rStyle w:val="CommentReference"/>
        </w:rPr>
        <w:commentReference w:id="21"/>
      </w:r>
    </w:p>
    <w:p w14:paraId="6B3E37E0" w14:textId="77777777" w:rsidR="003F72F1" w:rsidRPr="0030412F" w:rsidRDefault="003F72F1" w:rsidP="003F72F1">
      <w:pPr>
        <w:spacing w:after="180" w:line="360" w:lineRule="atLeast"/>
        <w:ind w:left="450" w:hanging="450"/>
        <w:rPr>
          <w:rFonts w:ascii="Times New Roman" w:hAnsi="Times New Roman" w:cs="Times New Roman"/>
          <w:color w:val="000000"/>
          <w:sz w:val="27"/>
          <w:szCs w:val="27"/>
        </w:rPr>
      </w:pPr>
      <w:r w:rsidRPr="0030412F">
        <w:rPr>
          <w:rFonts w:ascii="Times New Roman" w:hAnsi="Times New Roman" w:cs="Times New Roman"/>
          <w:color w:val="000000"/>
          <w:sz w:val="27"/>
          <w:szCs w:val="27"/>
        </w:rPr>
        <w:t>Clark, J. (</w:t>
      </w:r>
      <w:commentRangeStart w:id="22"/>
      <w:r w:rsidRPr="0030412F">
        <w:rPr>
          <w:rFonts w:ascii="Times New Roman" w:hAnsi="Times New Roman" w:cs="Times New Roman"/>
          <w:color w:val="000000"/>
          <w:sz w:val="27"/>
          <w:szCs w:val="27"/>
        </w:rPr>
        <w:t>2000</w:t>
      </w:r>
      <w:commentRangeEnd w:id="22"/>
      <w:r w:rsidR="007C2871">
        <w:rPr>
          <w:rStyle w:val="CommentReference"/>
        </w:rPr>
        <w:commentReference w:id="22"/>
      </w:r>
      <w:r w:rsidRPr="0030412F">
        <w:rPr>
          <w:rFonts w:ascii="Times New Roman" w:hAnsi="Times New Roman" w:cs="Times New Roman"/>
          <w:color w:val="000000"/>
          <w:sz w:val="27"/>
          <w:szCs w:val="27"/>
        </w:rPr>
        <w:t>). </w:t>
      </w:r>
      <w:commentRangeStart w:id="23"/>
      <w:proofErr w:type="gramStart"/>
      <w:r w:rsidRPr="0030412F">
        <w:rPr>
          <w:rFonts w:ascii="Times New Roman" w:hAnsi="Times New Roman" w:cs="Times New Roman"/>
          <w:i/>
          <w:iCs/>
          <w:color w:val="000000"/>
          <w:sz w:val="27"/>
          <w:szCs w:val="27"/>
        </w:rPr>
        <w:t>the</w:t>
      </w:r>
      <w:proofErr w:type="gramEnd"/>
      <w:r w:rsidRPr="0030412F">
        <w:rPr>
          <w:rFonts w:ascii="Times New Roman" w:hAnsi="Times New Roman" w:cs="Times New Roman"/>
          <w:i/>
          <w:iCs/>
          <w:color w:val="000000"/>
          <w:sz w:val="27"/>
          <w:szCs w:val="27"/>
        </w:rPr>
        <w:t xml:space="preserve"> mass spectrometer - how it works</w:t>
      </w:r>
      <w:commentRangeEnd w:id="23"/>
      <w:r w:rsidR="007C2871">
        <w:rPr>
          <w:rStyle w:val="CommentReference"/>
        </w:rPr>
        <w:commentReference w:id="23"/>
      </w:r>
      <w:r w:rsidRPr="0030412F">
        <w:rPr>
          <w:rFonts w:ascii="Times New Roman" w:hAnsi="Times New Roman" w:cs="Times New Roman"/>
          <w:color w:val="000000"/>
          <w:sz w:val="27"/>
          <w:szCs w:val="27"/>
        </w:rPr>
        <w:t>. </w:t>
      </w:r>
      <w:r w:rsidRPr="0030412F">
        <w:rPr>
          <w:rFonts w:ascii="Times New Roman" w:hAnsi="Times New Roman" w:cs="Times New Roman"/>
          <w:i/>
          <w:iCs/>
          <w:color w:val="000000"/>
          <w:sz w:val="27"/>
          <w:szCs w:val="27"/>
        </w:rPr>
        <w:t>Chemguide.co.uk</w:t>
      </w:r>
      <w:r w:rsidRPr="0030412F">
        <w:rPr>
          <w:rFonts w:ascii="Times New Roman" w:hAnsi="Times New Roman" w:cs="Times New Roman"/>
          <w:color w:val="000000"/>
          <w:sz w:val="27"/>
          <w:szCs w:val="27"/>
        </w:rPr>
        <w:t>. Retrieved 23 March 2015, from http://www.chemguide.co.uk/analysis/masspec/howitworks.html</w:t>
      </w:r>
    </w:p>
    <w:p w14:paraId="4CF26F0E" w14:textId="27E77F0B" w:rsidR="003F72F1" w:rsidRPr="0030412F" w:rsidRDefault="007C2871" w:rsidP="003F72F1">
      <w:pPr>
        <w:spacing w:after="180" w:line="360" w:lineRule="atLeast"/>
        <w:ind w:left="450" w:hanging="450"/>
        <w:rPr>
          <w:rFonts w:ascii="Times New Roman" w:hAnsi="Times New Roman" w:cs="Times New Roman"/>
          <w:color w:val="000000"/>
          <w:sz w:val="27"/>
          <w:szCs w:val="27"/>
        </w:rPr>
      </w:pPr>
      <w:ins w:id="24" w:author="Hayden McKenna" w:date="2015-03-26T20:02:00Z">
        <w:r w:rsidRPr="00DC7CA0">
          <w:rPr>
            <w:noProof/>
            <w:lang w:val="en-US"/>
          </w:rPr>
          <w:drawing>
            <wp:anchor distT="0" distB="0" distL="114300" distR="114300" simplePos="0" relativeHeight="251723776" behindDoc="0" locked="0" layoutInCell="1" allowOverlap="1" wp14:anchorId="69A67346" wp14:editId="770187B5">
              <wp:simplePos x="0" y="0"/>
              <wp:positionH relativeFrom="column">
                <wp:posOffset>2717165</wp:posOffset>
              </wp:positionH>
              <wp:positionV relativeFrom="paragraph">
                <wp:posOffset>430530</wp:posOffset>
              </wp:positionV>
              <wp:extent cx="271780" cy="263525"/>
              <wp:effectExtent l="0" t="0" r="762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3F72F1" w:rsidRPr="0030412F">
        <w:rPr>
          <w:rFonts w:ascii="Times New Roman" w:hAnsi="Times New Roman" w:cs="Times New Roman"/>
          <w:color w:val="000000"/>
          <w:sz w:val="27"/>
          <w:szCs w:val="27"/>
        </w:rPr>
        <w:t>Coffey, M. (2015). </w:t>
      </w:r>
      <w:proofErr w:type="gramStart"/>
      <w:r w:rsidR="003F72F1" w:rsidRPr="0030412F">
        <w:rPr>
          <w:rFonts w:ascii="Times New Roman" w:hAnsi="Times New Roman" w:cs="Times New Roman"/>
          <w:i/>
          <w:iCs/>
          <w:color w:val="000000"/>
          <w:sz w:val="27"/>
          <w:szCs w:val="27"/>
        </w:rPr>
        <w:t>Chemical and Explosives Detection</w:t>
      </w:r>
      <w:r w:rsidR="003F72F1" w:rsidRPr="0030412F">
        <w:rPr>
          <w:rFonts w:ascii="Times New Roman" w:hAnsi="Times New Roman" w:cs="Times New Roman"/>
          <w:color w:val="000000"/>
          <w:sz w:val="27"/>
          <w:szCs w:val="27"/>
        </w:rPr>
        <w:t>.</w:t>
      </w:r>
      <w:proofErr w:type="gramEnd"/>
      <w:r w:rsidR="003F72F1" w:rsidRPr="0030412F">
        <w:rPr>
          <w:rFonts w:ascii="Times New Roman" w:hAnsi="Times New Roman" w:cs="Times New Roman"/>
          <w:color w:val="000000"/>
          <w:sz w:val="27"/>
          <w:szCs w:val="27"/>
        </w:rPr>
        <w:t> </w:t>
      </w:r>
      <w:r w:rsidR="003F72F1" w:rsidRPr="0030412F">
        <w:rPr>
          <w:rFonts w:ascii="Times New Roman" w:hAnsi="Times New Roman" w:cs="Times New Roman"/>
          <w:i/>
          <w:iCs/>
          <w:color w:val="000000"/>
          <w:sz w:val="27"/>
          <w:szCs w:val="27"/>
        </w:rPr>
        <w:t>Aps.org</w:t>
      </w:r>
      <w:r w:rsidR="003F72F1" w:rsidRPr="0030412F">
        <w:rPr>
          <w:rFonts w:ascii="Times New Roman" w:hAnsi="Times New Roman" w:cs="Times New Roman"/>
          <w:color w:val="000000"/>
          <w:sz w:val="27"/>
          <w:szCs w:val="27"/>
        </w:rPr>
        <w:t>. Retrieved 23 March 2015, from http://www.aps.org/about/governance/task-force/counter-terrorism/coffey.cfm</w:t>
      </w:r>
    </w:p>
    <w:p w14:paraId="0B9B4E78" w14:textId="77777777" w:rsidR="003F72F1" w:rsidRPr="0030412F" w:rsidRDefault="003F72F1" w:rsidP="003F72F1">
      <w:pPr>
        <w:spacing w:after="180" w:line="360" w:lineRule="atLeast"/>
        <w:ind w:left="450" w:hanging="450"/>
        <w:rPr>
          <w:rFonts w:ascii="Times New Roman" w:hAnsi="Times New Roman" w:cs="Times New Roman"/>
          <w:color w:val="000000"/>
          <w:sz w:val="27"/>
          <w:szCs w:val="27"/>
        </w:rPr>
      </w:pPr>
      <w:commentRangeStart w:id="25"/>
      <w:r w:rsidRPr="0030412F">
        <w:rPr>
          <w:rFonts w:ascii="Times New Roman" w:hAnsi="Times New Roman" w:cs="Times New Roman"/>
          <w:color w:val="000000"/>
          <w:sz w:val="27"/>
          <w:szCs w:val="27"/>
        </w:rPr>
        <w:t>Davis, A., Disney, A., Hayes, V., Smith, D., &amp; Whan, R. </w:t>
      </w:r>
      <w:r w:rsidRPr="0030412F">
        <w:rPr>
          <w:rFonts w:ascii="Times New Roman" w:hAnsi="Times New Roman" w:cs="Times New Roman"/>
          <w:i/>
          <w:iCs/>
          <w:color w:val="000000"/>
          <w:sz w:val="27"/>
          <w:szCs w:val="27"/>
        </w:rPr>
        <w:t>Nelson chemistry units 1 &amp; 2 for the Australian curriculum</w:t>
      </w:r>
      <w:r w:rsidRPr="0030412F">
        <w:rPr>
          <w:rFonts w:ascii="Times New Roman" w:hAnsi="Times New Roman" w:cs="Times New Roman"/>
          <w:color w:val="000000"/>
          <w:sz w:val="27"/>
          <w:szCs w:val="27"/>
        </w:rPr>
        <w:t> (pp. 131-132,293).</w:t>
      </w:r>
      <w:commentRangeEnd w:id="25"/>
      <w:r w:rsidR="0030412F">
        <w:rPr>
          <w:rStyle w:val="CommentReference"/>
        </w:rPr>
        <w:commentReference w:id="25"/>
      </w:r>
    </w:p>
    <w:p w14:paraId="601E1806" w14:textId="77777777" w:rsidR="003F72F1" w:rsidRPr="0030412F" w:rsidRDefault="003F72F1" w:rsidP="003F72F1">
      <w:pPr>
        <w:spacing w:after="180" w:line="360" w:lineRule="atLeast"/>
        <w:ind w:left="450" w:hanging="450"/>
        <w:rPr>
          <w:rFonts w:ascii="Times New Roman" w:hAnsi="Times New Roman" w:cs="Times New Roman"/>
          <w:color w:val="000000"/>
          <w:sz w:val="27"/>
          <w:szCs w:val="27"/>
        </w:rPr>
      </w:pPr>
      <w:commentRangeStart w:id="26"/>
      <w:proofErr w:type="spellStart"/>
      <w:proofErr w:type="gramStart"/>
      <w:r w:rsidRPr="0030412F">
        <w:rPr>
          <w:rFonts w:ascii="Times New Roman" w:hAnsi="Times New Roman" w:cs="Times New Roman"/>
          <w:color w:val="000000"/>
          <w:sz w:val="27"/>
          <w:szCs w:val="27"/>
        </w:rPr>
        <w:t>Dunnivant</w:t>
      </w:r>
      <w:proofErr w:type="spellEnd"/>
      <w:r w:rsidRPr="0030412F">
        <w:rPr>
          <w:rFonts w:ascii="Times New Roman" w:hAnsi="Times New Roman" w:cs="Times New Roman"/>
          <w:color w:val="000000"/>
          <w:sz w:val="27"/>
          <w:szCs w:val="27"/>
        </w:rPr>
        <w:t xml:space="preserve">, F., &amp; </w:t>
      </w:r>
      <w:proofErr w:type="spellStart"/>
      <w:r w:rsidRPr="0030412F">
        <w:rPr>
          <w:rFonts w:ascii="Times New Roman" w:hAnsi="Times New Roman" w:cs="Times New Roman"/>
          <w:color w:val="000000"/>
          <w:sz w:val="27"/>
          <w:szCs w:val="27"/>
        </w:rPr>
        <w:t>Ginsbach</w:t>
      </w:r>
      <w:proofErr w:type="spellEnd"/>
      <w:r w:rsidRPr="0030412F">
        <w:rPr>
          <w:rFonts w:ascii="Times New Roman" w:hAnsi="Times New Roman" w:cs="Times New Roman"/>
          <w:color w:val="000000"/>
          <w:sz w:val="27"/>
          <w:szCs w:val="27"/>
        </w:rPr>
        <w:t>, J. (2011).</w:t>
      </w:r>
      <w:proofErr w:type="gramEnd"/>
      <w:r w:rsidRPr="0030412F">
        <w:rPr>
          <w:rFonts w:ascii="Times New Roman" w:hAnsi="Times New Roman" w:cs="Times New Roman"/>
          <w:color w:val="000000"/>
          <w:sz w:val="27"/>
          <w:szCs w:val="27"/>
        </w:rPr>
        <w:t> </w:t>
      </w:r>
      <w:r w:rsidRPr="0030412F">
        <w:rPr>
          <w:rFonts w:ascii="Times New Roman" w:hAnsi="Times New Roman" w:cs="Times New Roman"/>
          <w:i/>
          <w:iCs/>
          <w:color w:val="000000"/>
          <w:sz w:val="27"/>
          <w:szCs w:val="27"/>
        </w:rPr>
        <w:t>GCMS: A Basic Introduction</w:t>
      </w:r>
      <w:r w:rsidRPr="0030412F">
        <w:rPr>
          <w:rFonts w:ascii="Times New Roman" w:hAnsi="Times New Roman" w:cs="Times New Roman"/>
          <w:color w:val="000000"/>
          <w:sz w:val="27"/>
          <w:szCs w:val="27"/>
        </w:rPr>
        <w:t>. </w:t>
      </w:r>
      <w:r w:rsidRPr="0030412F">
        <w:rPr>
          <w:rFonts w:ascii="Times New Roman" w:hAnsi="Times New Roman" w:cs="Times New Roman"/>
          <w:i/>
          <w:iCs/>
          <w:color w:val="000000"/>
          <w:sz w:val="27"/>
          <w:szCs w:val="27"/>
        </w:rPr>
        <w:t>People.whitman.edu</w:t>
      </w:r>
      <w:r w:rsidRPr="0030412F">
        <w:rPr>
          <w:rFonts w:ascii="Times New Roman" w:hAnsi="Times New Roman" w:cs="Times New Roman"/>
          <w:color w:val="000000"/>
          <w:sz w:val="27"/>
          <w:szCs w:val="27"/>
        </w:rPr>
        <w:t>. Retrieved 23 March 2015, from http://people.whitman.edu/~dunnivfm/C_MS_Ebook/CH5/index.html</w:t>
      </w:r>
      <w:commentRangeEnd w:id="26"/>
      <w:r w:rsidR="0030412F">
        <w:rPr>
          <w:rStyle w:val="CommentReference"/>
        </w:rPr>
        <w:commentReference w:id="26"/>
      </w:r>
    </w:p>
    <w:p w14:paraId="7D8C947D" w14:textId="77777777" w:rsidR="003F72F1" w:rsidRPr="0030412F" w:rsidRDefault="003F72F1" w:rsidP="003F72F1">
      <w:pPr>
        <w:spacing w:after="180" w:line="360" w:lineRule="atLeast"/>
        <w:ind w:left="450" w:hanging="450"/>
        <w:rPr>
          <w:rFonts w:ascii="Times New Roman" w:hAnsi="Times New Roman" w:cs="Times New Roman"/>
          <w:color w:val="000000"/>
          <w:sz w:val="27"/>
          <w:szCs w:val="27"/>
        </w:rPr>
      </w:pPr>
      <w:commentRangeStart w:id="27"/>
      <w:proofErr w:type="gramStart"/>
      <w:r w:rsidRPr="0030412F">
        <w:rPr>
          <w:rFonts w:ascii="Times New Roman" w:hAnsi="Times New Roman" w:cs="Times New Roman"/>
          <w:color w:val="000000"/>
          <w:sz w:val="27"/>
          <w:szCs w:val="27"/>
        </w:rPr>
        <w:t>Johnson, N. (2014).</w:t>
      </w:r>
      <w:proofErr w:type="gramEnd"/>
      <w:r w:rsidRPr="0030412F">
        <w:rPr>
          <w:rFonts w:ascii="Times New Roman" w:hAnsi="Times New Roman" w:cs="Times New Roman"/>
          <w:color w:val="000000"/>
          <w:sz w:val="27"/>
          <w:szCs w:val="27"/>
        </w:rPr>
        <w:t> </w:t>
      </w:r>
      <w:proofErr w:type="gramStart"/>
      <w:r w:rsidRPr="0030412F">
        <w:rPr>
          <w:rFonts w:ascii="Times New Roman" w:hAnsi="Times New Roman" w:cs="Times New Roman"/>
          <w:i/>
          <w:iCs/>
          <w:color w:val="000000"/>
          <w:sz w:val="27"/>
          <w:szCs w:val="27"/>
        </w:rPr>
        <w:t>explosive</w:t>
      </w:r>
      <w:proofErr w:type="gramEnd"/>
      <w:r w:rsidRPr="0030412F">
        <w:rPr>
          <w:rFonts w:ascii="Times New Roman" w:hAnsi="Times New Roman" w:cs="Times New Roman"/>
          <w:i/>
          <w:iCs/>
          <w:color w:val="000000"/>
          <w:sz w:val="27"/>
          <w:szCs w:val="27"/>
        </w:rPr>
        <w:t xml:space="preserve"> | chemical product</w:t>
      </w:r>
      <w:r w:rsidRPr="0030412F">
        <w:rPr>
          <w:rFonts w:ascii="Times New Roman" w:hAnsi="Times New Roman" w:cs="Times New Roman"/>
          <w:color w:val="000000"/>
          <w:sz w:val="27"/>
          <w:szCs w:val="27"/>
        </w:rPr>
        <w:t>. </w:t>
      </w:r>
      <w:proofErr w:type="spellStart"/>
      <w:r w:rsidRPr="0030412F">
        <w:rPr>
          <w:rFonts w:ascii="Times New Roman" w:hAnsi="Times New Roman" w:cs="Times New Roman"/>
          <w:i/>
          <w:iCs/>
          <w:color w:val="000000"/>
          <w:sz w:val="27"/>
          <w:szCs w:val="27"/>
        </w:rPr>
        <w:t>Encyclopedia</w:t>
      </w:r>
      <w:proofErr w:type="spellEnd"/>
      <w:r w:rsidRPr="0030412F">
        <w:rPr>
          <w:rFonts w:ascii="Times New Roman" w:hAnsi="Times New Roman" w:cs="Times New Roman"/>
          <w:i/>
          <w:iCs/>
          <w:color w:val="000000"/>
          <w:sz w:val="27"/>
          <w:szCs w:val="27"/>
        </w:rPr>
        <w:t xml:space="preserve"> Britannica</w:t>
      </w:r>
      <w:r w:rsidRPr="0030412F">
        <w:rPr>
          <w:rFonts w:ascii="Times New Roman" w:hAnsi="Times New Roman" w:cs="Times New Roman"/>
          <w:color w:val="000000"/>
          <w:sz w:val="27"/>
          <w:szCs w:val="27"/>
        </w:rPr>
        <w:t>. Retrieved 23 March 2015, from http://www.britannica.com/EBchecked/topic/198577/explosive</w:t>
      </w:r>
      <w:commentRangeEnd w:id="27"/>
      <w:r w:rsidR="00A416ED">
        <w:rPr>
          <w:rStyle w:val="CommentReference"/>
        </w:rPr>
        <w:commentReference w:id="27"/>
      </w:r>
    </w:p>
    <w:p w14:paraId="15297859" w14:textId="624EBB0C" w:rsidR="003F72F1" w:rsidRPr="0030412F" w:rsidRDefault="00A416ED" w:rsidP="003F72F1">
      <w:pPr>
        <w:spacing w:after="180" w:line="360" w:lineRule="atLeast"/>
        <w:ind w:left="450" w:hanging="450"/>
        <w:rPr>
          <w:rFonts w:ascii="Times New Roman" w:hAnsi="Times New Roman" w:cs="Times New Roman"/>
          <w:color w:val="000000"/>
          <w:sz w:val="27"/>
          <w:szCs w:val="27"/>
        </w:rPr>
      </w:pPr>
      <w:ins w:id="28" w:author="Hayden McKenna" w:date="2015-03-26T20:02:00Z">
        <w:r w:rsidRPr="00DC7CA0">
          <w:rPr>
            <w:noProof/>
            <w:lang w:val="en-US"/>
          </w:rPr>
          <w:drawing>
            <wp:anchor distT="0" distB="0" distL="114300" distR="114300" simplePos="0" relativeHeight="251727872" behindDoc="0" locked="0" layoutInCell="1" allowOverlap="1" wp14:anchorId="3F19E0D0" wp14:editId="016AB87E">
              <wp:simplePos x="0" y="0"/>
              <wp:positionH relativeFrom="column">
                <wp:posOffset>4382135</wp:posOffset>
              </wp:positionH>
              <wp:positionV relativeFrom="paragraph">
                <wp:posOffset>212725</wp:posOffset>
              </wp:positionV>
              <wp:extent cx="271780" cy="263525"/>
              <wp:effectExtent l="0" t="0" r="762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proofErr w:type="spellStart"/>
      <w:r w:rsidR="003F72F1" w:rsidRPr="0030412F">
        <w:rPr>
          <w:rFonts w:ascii="Times New Roman" w:hAnsi="Times New Roman" w:cs="Times New Roman"/>
          <w:color w:val="000000"/>
          <w:sz w:val="27"/>
          <w:szCs w:val="27"/>
        </w:rPr>
        <w:t>Liebenson</w:t>
      </w:r>
      <w:proofErr w:type="spellEnd"/>
      <w:r w:rsidR="003F72F1" w:rsidRPr="0030412F">
        <w:rPr>
          <w:rFonts w:ascii="Times New Roman" w:hAnsi="Times New Roman" w:cs="Times New Roman"/>
          <w:color w:val="000000"/>
          <w:sz w:val="27"/>
          <w:szCs w:val="27"/>
        </w:rPr>
        <w:t>, M. (2001). Analytical Chemistry. In </w:t>
      </w:r>
      <w:r w:rsidR="003F72F1" w:rsidRPr="0030412F">
        <w:rPr>
          <w:rFonts w:ascii="Times New Roman" w:hAnsi="Times New Roman" w:cs="Times New Roman"/>
          <w:i/>
          <w:iCs/>
          <w:color w:val="000000"/>
          <w:sz w:val="27"/>
          <w:szCs w:val="27"/>
        </w:rPr>
        <w:t xml:space="preserve">The World Book </w:t>
      </w:r>
      <w:proofErr w:type="spellStart"/>
      <w:r w:rsidR="003F72F1" w:rsidRPr="0030412F">
        <w:rPr>
          <w:rFonts w:ascii="Times New Roman" w:hAnsi="Times New Roman" w:cs="Times New Roman"/>
          <w:i/>
          <w:iCs/>
          <w:color w:val="000000"/>
          <w:sz w:val="27"/>
          <w:szCs w:val="27"/>
        </w:rPr>
        <w:t>Encyclopedia</w:t>
      </w:r>
      <w:proofErr w:type="spellEnd"/>
      <w:r w:rsidR="003F72F1" w:rsidRPr="0030412F">
        <w:rPr>
          <w:rFonts w:ascii="Times New Roman" w:hAnsi="Times New Roman" w:cs="Times New Roman"/>
          <w:i/>
          <w:iCs/>
          <w:color w:val="000000"/>
          <w:sz w:val="27"/>
          <w:szCs w:val="27"/>
        </w:rPr>
        <w:t xml:space="preserve"> of Science: Chemistry</w:t>
      </w:r>
      <w:r w:rsidR="003F72F1" w:rsidRPr="0030412F">
        <w:rPr>
          <w:rFonts w:ascii="Times New Roman" w:hAnsi="Times New Roman" w:cs="Times New Roman"/>
          <w:color w:val="000000"/>
          <w:sz w:val="27"/>
          <w:szCs w:val="27"/>
        </w:rPr>
        <w:t>. Chicago: World Book.</w:t>
      </w:r>
    </w:p>
    <w:p w14:paraId="72FAA866" w14:textId="77777777" w:rsidR="003F72F1" w:rsidRPr="0030412F" w:rsidRDefault="003F72F1" w:rsidP="003F72F1">
      <w:pPr>
        <w:spacing w:after="180" w:line="360" w:lineRule="atLeast"/>
        <w:ind w:left="450" w:hanging="450"/>
        <w:rPr>
          <w:rFonts w:ascii="Times New Roman" w:hAnsi="Times New Roman" w:cs="Times New Roman"/>
          <w:color w:val="000000"/>
          <w:sz w:val="27"/>
          <w:szCs w:val="27"/>
        </w:rPr>
      </w:pPr>
      <w:commentRangeStart w:id="29"/>
      <w:r w:rsidRPr="0030412F">
        <w:rPr>
          <w:rFonts w:ascii="Times New Roman" w:hAnsi="Times New Roman" w:cs="Times New Roman"/>
          <w:color w:val="000000"/>
          <w:sz w:val="27"/>
          <w:szCs w:val="27"/>
        </w:rPr>
        <w:t>McGraw-Hill Companies</w:t>
      </w:r>
      <w:proofErr w:type="gramStart"/>
      <w:r w:rsidRPr="0030412F">
        <w:rPr>
          <w:rFonts w:ascii="Times New Roman" w:hAnsi="Times New Roman" w:cs="Times New Roman"/>
          <w:color w:val="000000"/>
          <w:sz w:val="27"/>
          <w:szCs w:val="27"/>
        </w:rPr>
        <w:t>,.</w:t>
      </w:r>
      <w:proofErr w:type="gramEnd"/>
      <w:r w:rsidRPr="0030412F">
        <w:rPr>
          <w:rFonts w:ascii="Times New Roman" w:hAnsi="Times New Roman" w:cs="Times New Roman"/>
          <w:color w:val="000000"/>
          <w:sz w:val="27"/>
          <w:szCs w:val="27"/>
        </w:rPr>
        <w:t> </w:t>
      </w:r>
      <w:commentRangeEnd w:id="29"/>
      <w:r w:rsidR="00A416ED">
        <w:rPr>
          <w:rStyle w:val="CommentReference"/>
        </w:rPr>
        <w:commentReference w:id="29"/>
      </w:r>
      <w:r w:rsidRPr="0030412F">
        <w:rPr>
          <w:rFonts w:ascii="Times New Roman" w:hAnsi="Times New Roman" w:cs="Times New Roman"/>
          <w:i/>
          <w:iCs/>
          <w:color w:val="000000"/>
          <w:sz w:val="27"/>
          <w:szCs w:val="27"/>
        </w:rPr>
        <w:t>Mass Spectrometer</w:t>
      </w:r>
      <w:r w:rsidRPr="0030412F">
        <w:rPr>
          <w:rFonts w:ascii="Times New Roman" w:hAnsi="Times New Roman" w:cs="Times New Roman"/>
          <w:color w:val="000000"/>
          <w:sz w:val="27"/>
          <w:szCs w:val="27"/>
        </w:rPr>
        <w:t>. Retrieved from http://www.mhhe.com/physsci/chemistry/carey/student/olc/ch13ms.html</w:t>
      </w:r>
    </w:p>
    <w:p w14:paraId="151B487E" w14:textId="77777777" w:rsidR="003F72F1" w:rsidRPr="0030412F" w:rsidRDefault="003F72F1" w:rsidP="003F72F1">
      <w:pPr>
        <w:spacing w:after="180" w:line="360" w:lineRule="atLeast"/>
        <w:ind w:left="450" w:hanging="450"/>
        <w:rPr>
          <w:rFonts w:ascii="Times New Roman" w:hAnsi="Times New Roman" w:cs="Times New Roman"/>
          <w:color w:val="000000"/>
          <w:sz w:val="27"/>
          <w:szCs w:val="27"/>
        </w:rPr>
      </w:pPr>
      <w:commentRangeStart w:id="30"/>
      <w:proofErr w:type="gramStart"/>
      <w:r w:rsidRPr="0030412F">
        <w:rPr>
          <w:rFonts w:ascii="Times New Roman" w:hAnsi="Times New Roman" w:cs="Times New Roman"/>
          <w:color w:val="000000"/>
          <w:sz w:val="27"/>
          <w:szCs w:val="27"/>
        </w:rPr>
        <w:lastRenderedPageBreak/>
        <w:t>Rankin, S. </w:t>
      </w:r>
      <w:r w:rsidRPr="0030412F">
        <w:rPr>
          <w:rFonts w:ascii="Times New Roman" w:hAnsi="Times New Roman" w:cs="Times New Roman"/>
          <w:i/>
          <w:iCs/>
          <w:color w:val="000000"/>
          <w:sz w:val="27"/>
          <w:szCs w:val="27"/>
        </w:rPr>
        <w:t xml:space="preserve">Forensic Science Central </w:t>
      </w:r>
      <w:r w:rsidRPr="0030412F">
        <w:rPr>
          <w:rFonts w:ascii="Lucida Grande" w:hAnsi="Lucida Grande" w:cs="Lucida Grande"/>
          <w:i/>
          <w:iCs/>
          <w:color w:val="000000"/>
          <w:sz w:val="27"/>
          <w:szCs w:val="27"/>
        </w:rPr>
        <w:t>�</w:t>
      </w:r>
      <w:r w:rsidRPr="0030412F">
        <w:rPr>
          <w:rFonts w:ascii="Times New Roman" w:hAnsi="Times New Roman" w:cs="Times New Roman"/>
          <w:i/>
          <w:iCs/>
          <w:color w:val="000000"/>
          <w:sz w:val="27"/>
          <w:szCs w:val="27"/>
        </w:rPr>
        <w:t xml:space="preserve"> Explosives</w:t>
      </w:r>
      <w:r w:rsidRPr="0030412F">
        <w:rPr>
          <w:rFonts w:ascii="Times New Roman" w:hAnsi="Times New Roman" w:cs="Times New Roman"/>
          <w:color w:val="000000"/>
          <w:sz w:val="27"/>
          <w:szCs w:val="27"/>
        </w:rPr>
        <w:t>.</w:t>
      </w:r>
      <w:proofErr w:type="gramEnd"/>
      <w:r w:rsidRPr="0030412F">
        <w:rPr>
          <w:rFonts w:ascii="Times New Roman" w:hAnsi="Times New Roman" w:cs="Times New Roman"/>
          <w:color w:val="000000"/>
          <w:sz w:val="27"/>
          <w:szCs w:val="27"/>
        </w:rPr>
        <w:t> </w:t>
      </w:r>
      <w:r w:rsidRPr="0030412F">
        <w:rPr>
          <w:rFonts w:ascii="Times New Roman" w:hAnsi="Times New Roman" w:cs="Times New Roman"/>
          <w:i/>
          <w:iCs/>
          <w:color w:val="000000"/>
          <w:sz w:val="27"/>
          <w:szCs w:val="27"/>
        </w:rPr>
        <w:t>Forensicsciencecentral.co.uk</w:t>
      </w:r>
      <w:r w:rsidRPr="0030412F">
        <w:rPr>
          <w:rFonts w:ascii="Times New Roman" w:hAnsi="Times New Roman" w:cs="Times New Roman"/>
          <w:color w:val="000000"/>
          <w:sz w:val="27"/>
          <w:szCs w:val="27"/>
        </w:rPr>
        <w:t>. Retrieved 26 March 2015, from http://forensicsciencecentral.co.uk/explosives.shtml</w:t>
      </w:r>
      <w:commentRangeEnd w:id="30"/>
      <w:r w:rsidR="00A416ED">
        <w:rPr>
          <w:rStyle w:val="CommentReference"/>
        </w:rPr>
        <w:commentReference w:id="30"/>
      </w:r>
    </w:p>
    <w:p w14:paraId="52B8D1EE" w14:textId="77777777" w:rsidR="003F72F1" w:rsidRPr="003F72F1" w:rsidRDefault="003F72F1" w:rsidP="003F72F1">
      <w:pPr>
        <w:spacing w:after="180" w:line="360" w:lineRule="atLeast"/>
        <w:ind w:left="450" w:hanging="450"/>
        <w:rPr>
          <w:rFonts w:ascii="Times New Roman" w:hAnsi="Times New Roman" w:cs="Times New Roman"/>
          <w:color w:val="000000"/>
          <w:sz w:val="27"/>
          <w:szCs w:val="27"/>
        </w:rPr>
      </w:pPr>
      <w:commentRangeStart w:id="31"/>
      <w:r w:rsidRPr="0030412F">
        <w:rPr>
          <w:rFonts w:ascii="Times New Roman" w:hAnsi="Times New Roman" w:cs="Times New Roman"/>
          <w:color w:val="000000"/>
          <w:sz w:val="27"/>
          <w:szCs w:val="27"/>
        </w:rPr>
        <w:t>UC Davis</w:t>
      </w:r>
      <w:proofErr w:type="gramStart"/>
      <w:r w:rsidRPr="0030412F">
        <w:rPr>
          <w:rFonts w:ascii="Times New Roman" w:hAnsi="Times New Roman" w:cs="Times New Roman"/>
          <w:color w:val="000000"/>
          <w:sz w:val="27"/>
          <w:szCs w:val="27"/>
        </w:rPr>
        <w:t>,.</w:t>
      </w:r>
      <w:proofErr w:type="gramEnd"/>
      <w:r w:rsidRPr="0030412F">
        <w:rPr>
          <w:rFonts w:ascii="Times New Roman" w:hAnsi="Times New Roman" w:cs="Times New Roman"/>
          <w:color w:val="000000"/>
          <w:sz w:val="27"/>
          <w:szCs w:val="27"/>
        </w:rPr>
        <w:t xml:space="preserve"> Retrieved from http://chemwiki.ucdavis.edu/Analytical</w:t>
      </w:r>
      <w:r w:rsidRPr="003F72F1">
        <w:rPr>
          <w:rFonts w:ascii="Times New Roman" w:hAnsi="Times New Roman" w:cs="Times New Roman"/>
          <w:color w:val="000000"/>
          <w:sz w:val="27"/>
          <w:szCs w:val="27"/>
        </w:rPr>
        <w:t>_Chemistry/Instrumental_Analysis/Chromatography/Gas_Chromatography</w:t>
      </w:r>
      <w:commentRangeEnd w:id="31"/>
      <w:r w:rsidR="00A416ED">
        <w:rPr>
          <w:rStyle w:val="CommentReference"/>
        </w:rPr>
        <w:commentReference w:id="31"/>
      </w:r>
    </w:p>
    <w:p w14:paraId="0B876F1F" w14:textId="77777777" w:rsidR="00676582" w:rsidRPr="003F72F1" w:rsidRDefault="00676582" w:rsidP="00505F6D">
      <w:pPr>
        <w:rPr>
          <w:rFonts w:asciiTheme="majorHAnsi" w:eastAsia="Times New Roman" w:hAnsiTheme="majorHAnsi" w:cs="Times New Roman"/>
          <w:sz w:val="22"/>
          <w:szCs w:val="20"/>
        </w:rPr>
      </w:pPr>
    </w:p>
    <w:p w14:paraId="33E949A8" w14:textId="77777777" w:rsidR="00A416ED" w:rsidRDefault="00A416ED">
      <w:pPr>
        <w:sectPr w:rsidR="00A416ED" w:rsidSect="005E0BB4">
          <w:pgSz w:w="11900" w:h="16840"/>
          <w:pgMar w:top="1440" w:right="1800" w:bottom="1440" w:left="1800" w:header="708" w:footer="708" w:gutter="0"/>
          <w:cols w:space="708"/>
          <w:docGrid w:linePitch="360"/>
        </w:sectPr>
      </w:pPr>
    </w:p>
    <w:p w14:paraId="6C4B1715" w14:textId="77777777" w:rsidR="00A416ED" w:rsidRPr="000A751C" w:rsidRDefault="00A416ED" w:rsidP="00A416ED">
      <w:pPr>
        <w:tabs>
          <w:tab w:val="right" w:pos="10206"/>
        </w:tabs>
        <w:rPr>
          <w:rFonts w:ascii="Arial" w:hAnsi="Arial" w:cs="Arial"/>
          <w:b/>
          <w:u w:val="single"/>
        </w:rPr>
      </w:pPr>
      <w:r w:rsidRPr="000A751C">
        <w:rPr>
          <w:rFonts w:ascii="Arial" w:hAnsi="Arial" w:cs="Arial"/>
          <w:b/>
          <w:u w:val="single"/>
        </w:rPr>
        <w:lastRenderedPageBreak/>
        <w:t>CONTENT</w:t>
      </w:r>
    </w:p>
    <w:tbl>
      <w:tblPr>
        <w:tblStyle w:val="TableGrid"/>
        <w:tblW w:w="0" w:type="auto"/>
        <w:tblLook w:val="04A0" w:firstRow="1" w:lastRow="0" w:firstColumn="1" w:lastColumn="0" w:noHBand="0" w:noVBand="1"/>
      </w:tblPr>
      <w:tblGrid>
        <w:gridCol w:w="1717"/>
        <w:gridCol w:w="2108"/>
        <w:gridCol w:w="2662"/>
        <w:gridCol w:w="4111"/>
        <w:gridCol w:w="4668"/>
      </w:tblGrid>
      <w:tr w:rsidR="00A416ED" w14:paraId="02589792" w14:textId="77777777" w:rsidTr="00A416ED">
        <w:trPr>
          <w:trHeight w:val="230"/>
        </w:trPr>
        <w:tc>
          <w:tcPr>
            <w:tcW w:w="1717" w:type="dxa"/>
            <w:shd w:val="clear" w:color="auto" w:fill="D9D9D9" w:themeFill="background1" w:themeFillShade="D9"/>
            <w:vAlign w:val="center"/>
          </w:tcPr>
          <w:p w14:paraId="17C17572"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Aspect</w:t>
            </w:r>
          </w:p>
        </w:tc>
        <w:tc>
          <w:tcPr>
            <w:tcW w:w="2108" w:type="dxa"/>
            <w:shd w:val="clear" w:color="auto" w:fill="D9D9D9" w:themeFill="background1" w:themeFillShade="D9"/>
            <w:vAlign w:val="center"/>
          </w:tcPr>
          <w:p w14:paraId="73C350C8"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0 marks</w:t>
            </w:r>
          </w:p>
        </w:tc>
        <w:tc>
          <w:tcPr>
            <w:tcW w:w="2662" w:type="dxa"/>
            <w:tcBorders>
              <w:bottom w:val="single" w:sz="4" w:space="0" w:color="auto"/>
            </w:tcBorders>
            <w:shd w:val="clear" w:color="auto" w:fill="D9D9D9" w:themeFill="background1" w:themeFillShade="D9"/>
            <w:vAlign w:val="center"/>
          </w:tcPr>
          <w:p w14:paraId="26FEF59B"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2 marks</w:t>
            </w:r>
          </w:p>
        </w:tc>
        <w:tc>
          <w:tcPr>
            <w:tcW w:w="4111" w:type="dxa"/>
            <w:tcBorders>
              <w:bottom w:val="single" w:sz="4" w:space="0" w:color="auto"/>
            </w:tcBorders>
            <w:shd w:val="clear" w:color="auto" w:fill="D9D9D9" w:themeFill="background1" w:themeFillShade="D9"/>
            <w:vAlign w:val="center"/>
          </w:tcPr>
          <w:p w14:paraId="1E20F2FC"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4 marks</w:t>
            </w:r>
          </w:p>
        </w:tc>
        <w:tc>
          <w:tcPr>
            <w:tcW w:w="4668" w:type="dxa"/>
            <w:tcBorders>
              <w:bottom w:val="single" w:sz="4" w:space="0" w:color="auto"/>
            </w:tcBorders>
            <w:shd w:val="clear" w:color="auto" w:fill="D9D9D9" w:themeFill="background1" w:themeFillShade="D9"/>
            <w:vAlign w:val="center"/>
          </w:tcPr>
          <w:p w14:paraId="71165F72"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6 marks</w:t>
            </w:r>
          </w:p>
        </w:tc>
      </w:tr>
      <w:tr w:rsidR="00A416ED" w14:paraId="19CA5AFC" w14:textId="77777777" w:rsidTr="00203FA3">
        <w:trPr>
          <w:trHeight w:val="996"/>
        </w:trPr>
        <w:tc>
          <w:tcPr>
            <w:tcW w:w="1717" w:type="dxa"/>
            <w:vAlign w:val="center"/>
          </w:tcPr>
          <w:p w14:paraId="1BBB78F5" w14:textId="77777777" w:rsidR="00A416ED" w:rsidRPr="00F64C84" w:rsidRDefault="00A416ED" w:rsidP="00A416ED">
            <w:pPr>
              <w:tabs>
                <w:tab w:val="right" w:pos="10206"/>
              </w:tabs>
              <w:jc w:val="center"/>
              <w:rPr>
                <w:rFonts w:ascii="Arial" w:hAnsi="Arial" w:cs="Arial"/>
                <w:sz w:val="20"/>
              </w:rPr>
            </w:pPr>
            <w:r>
              <w:rPr>
                <w:rFonts w:ascii="Arial" w:hAnsi="Arial" w:cs="Arial"/>
                <w:sz w:val="20"/>
              </w:rPr>
              <w:t>How the instrument works</w:t>
            </w:r>
          </w:p>
        </w:tc>
        <w:tc>
          <w:tcPr>
            <w:tcW w:w="2108" w:type="dxa"/>
            <w:vAlign w:val="center"/>
          </w:tcPr>
          <w:p w14:paraId="021C1C56"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Describes a general principle of how machine works but lacks many details</w:t>
            </w:r>
          </w:p>
        </w:tc>
        <w:tc>
          <w:tcPr>
            <w:tcW w:w="2662" w:type="dxa"/>
            <w:vAlign w:val="center"/>
          </w:tcPr>
          <w:p w14:paraId="0B77C4BF"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A diagram shows the parts of the instrument and some information is given about what the different parts of the instrument do.</w:t>
            </w:r>
          </w:p>
        </w:tc>
        <w:tc>
          <w:tcPr>
            <w:tcW w:w="4111" w:type="dxa"/>
            <w:shd w:val="clear" w:color="auto" w:fill="FFFF00"/>
            <w:vAlign w:val="center"/>
          </w:tcPr>
          <w:p w14:paraId="0CC37B08"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 xml:space="preserve">A diagram shows the function of the machine and information is given about the role of different parts of the instrument. Some description of chemical principles underpinning how the machine works using appropriate terminology </w:t>
            </w:r>
            <w:r w:rsidRPr="00A44952">
              <w:rPr>
                <w:rFonts w:ascii="Arial Narrow" w:hAnsi="Arial Narrow" w:cs="Arial"/>
                <w:i/>
                <w:sz w:val="20"/>
              </w:rPr>
              <w:t xml:space="preserve">(e.g. </w:t>
            </w:r>
            <w:r>
              <w:rPr>
                <w:rFonts w:ascii="Arial Narrow" w:hAnsi="Arial Narrow" w:cs="Arial"/>
                <w:i/>
                <w:sz w:val="20"/>
              </w:rPr>
              <w:t xml:space="preserve">emission and absorption for AAS, </w:t>
            </w:r>
            <w:r w:rsidRPr="00A44952">
              <w:rPr>
                <w:rFonts w:ascii="Arial Narrow" w:hAnsi="Arial Narrow" w:cs="Arial"/>
                <w:i/>
                <w:sz w:val="20"/>
              </w:rPr>
              <w:t>elution</w:t>
            </w:r>
            <w:r>
              <w:rPr>
                <w:rFonts w:ascii="Arial Narrow" w:hAnsi="Arial Narrow" w:cs="Arial"/>
                <w:i/>
                <w:sz w:val="20"/>
              </w:rPr>
              <w:t xml:space="preserve"> and</w:t>
            </w:r>
            <w:r w:rsidRPr="00A44952">
              <w:rPr>
                <w:rFonts w:ascii="Arial Narrow" w:hAnsi="Arial Narrow" w:cs="Arial"/>
                <w:i/>
                <w:sz w:val="20"/>
              </w:rPr>
              <w:t xml:space="preserve"> retention</w:t>
            </w:r>
            <w:r>
              <w:rPr>
                <w:rFonts w:ascii="Arial Narrow" w:hAnsi="Arial Narrow" w:cs="Arial"/>
                <w:i/>
                <w:sz w:val="20"/>
              </w:rPr>
              <w:t xml:space="preserve"> for GC-MS)</w:t>
            </w:r>
          </w:p>
        </w:tc>
        <w:tc>
          <w:tcPr>
            <w:tcW w:w="4668" w:type="dxa"/>
            <w:tcBorders>
              <w:top w:val="single" w:sz="4" w:space="0" w:color="auto"/>
            </w:tcBorders>
            <w:vAlign w:val="center"/>
          </w:tcPr>
          <w:p w14:paraId="42538962"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The function of each part is clearly described with details that show a level of research (</w:t>
            </w:r>
            <w:r w:rsidRPr="00A44952">
              <w:rPr>
                <w:rFonts w:ascii="Arial Narrow" w:hAnsi="Arial Narrow" w:cs="Arial"/>
                <w:i/>
                <w:sz w:val="20"/>
              </w:rPr>
              <w:t>i.e. not just paraphrased from textbook</w:t>
            </w:r>
            <w:r>
              <w:rPr>
                <w:rFonts w:ascii="Arial Narrow" w:hAnsi="Arial Narrow" w:cs="Arial"/>
                <w:sz w:val="20"/>
              </w:rPr>
              <w:t xml:space="preserve">). </w:t>
            </w:r>
            <w:r w:rsidRPr="00203FA3">
              <w:rPr>
                <w:rFonts w:ascii="Arial Narrow" w:hAnsi="Arial Narrow" w:cs="Arial"/>
                <w:b/>
                <w:color w:val="FF0000"/>
                <w:sz w:val="20"/>
              </w:rPr>
              <w:t>Gives elaborate background into the chemical principles relevant to the analytical method</w:t>
            </w:r>
            <w:r>
              <w:rPr>
                <w:rFonts w:ascii="Arial Narrow" w:hAnsi="Arial Narrow" w:cs="Arial"/>
                <w:sz w:val="20"/>
              </w:rPr>
              <w:t xml:space="preserve"> </w:t>
            </w:r>
            <w:r w:rsidRPr="00A44952">
              <w:rPr>
                <w:rFonts w:ascii="Arial Narrow" w:hAnsi="Arial Narrow" w:cs="Arial"/>
                <w:i/>
                <w:sz w:val="20"/>
              </w:rPr>
              <w:t xml:space="preserve">(e.g. </w:t>
            </w:r>
            <w:r>
              <w:rPr>
                <w:rFonts w:ascii="Arial Narrow" w:hAnsi="Arial Narrow" w:cs="Arial"/>
                <w:i/>
                <w:sz w:val="20"/>
              </w:rPr>
              <w:t xml:space="preserve">energy levels and absorption spectra </w:t>
            </w:r>
            <w:r w:rsidRPr="00A44952">
              <w:rPr>
                <w:rFonts w:ascii="Arial Narrow" w:hAnsi="Arial Narrow" w:cs="Arial"/>
                <w:i/>
                <w:sz w:val="20"/>
              </w:rPr>
              <w:t>for AAS</w:t>
            </w:r>
            <w:r w:rsidRPr="00203FA3">
              <w:rPr>
                <w:rFonts w:ascii="Arial Narrow" w:hAnsi="Arial Narrow" w:cs="Arial"/>
                <w:b/>
                <w:i/>
                <w:color w:val="FF0000"/>
                <w:sz w:val="20"/>
              </w:rPr>
              <w:t>, chromatographic principles for GC</w:t>
            </w:r>
            <w:r w:rsidRPr="00A44952">
              <w:rPr>
                <w:rFonts w:ascii="Arial Narrow" w:hAnsi="Arial Narrow" w:cs="Arial"/>
                <w:i/>
                <w:sz w:val="20"/>
              </w:rPr>
              <w:t>, etc.)</w:t>
            </w:r>
            <w:r>
              <w:rPr>
                <w:rFonts w:ascii="Arial Narrow" w:hAnsi="Arial Narrow" w:cs="Arial"/>
                <w:sz w:val="20"/>
              </w:rPr>
              <w:t xml:space="preserve"> </w:t>
            </w:r>
          </w:p>
        </w:tc>
      </w:tr>
      <w:tr w:rsidR="00A416ED" w14:paraId="7D346800" w14:textId="77777777" w:rsidTr="00203FA3">
        <w:trPr>
          <w:trHeight w:val="996"/>
        </w:trPr>
        <w:tc>
          <w:tcPr>
            <w:tcW w:w="1717" w:type="dxa"/>
            <w:vAlign w:val="center"/>
          </w:tcPr>
          <w:p w14:paraId="03113517" w14:textId="77777777" w:rsidR="00A416ED" w:rsidRPr="00F64C84" w:rsidRDefault="00A416ED" w:rsidP="00A416ED">
            <w:pPr>
              <w:tabs>
                <w:tab w:val="right" w:pos="10206"/>
              </w:tabs>
              <w:jc w:val="center"/>
              <w:rPr>
                <w:rFonts w:ascii="Arial" w:hAnsi="Arial" w:cs="Arial"/>
                <w:sz w:val="20"/>
              </w:rPr>
            </w:pPr>
            <w:r>
              <w:rPr>
                <w:rFonts w:ascii="Arial" w:hAnsi="Arial" w:cs="Arial"/>
                <w:sz w:val="20"/>
              </w:rPr>
              <w:t>How data from the instrument is used</w:t>
            </w:r>
          </w:p>
        </w:tc>
        <w:tc>
          <w:tcPr>
            <w:tcW w:w="2108" w:type="dxa"/>
            <w:vAlign w:val="center"/>
          </w:tcPr>
          <w:p w14:paraId="462E6808"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No explanation of how the output from the machine is used</w:t>
            </w:r>
          </w:p>
        </w:tc>
        <w:tc>
          <w:tcPr>
            <w:tcW w:w="2662" w:type="dxa"/>
            <w:vAlign w:val="center"/>
          </w:tcPr>
          <w:p w14:paraId="7D59C8FB"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Describes the type of output generated by the instrument.</w:t>
            </w:r>
          </w:p>
        </w:tc>
        <w:tc>
          <w:tcPr>
            <w:tcW w:w="4111" w:type="dxa"/>
            <w:vAlign w:val="center"/>
          </w:tcPr>
          <w:p w14:paraId="7880405D"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Describes how the output of the instrument can be used to analyse, identify or detect substances and includes an appropriate image/table.</w:t>
            </w:r>
          </w:p>
        </w:tc>
        <w:tc>
          <w:tcPr>
            <w:tcW w:w="4668" w:type="dxa"/>
            <w:tcBorders>
              <w:bottom w:val="single" w:sz="4" w:space="0" w:color="auto"/>
            </w:tcBorders>
            <w:shd w:val="clear" w:color="auto" w:fill="FFFF00"/>
            <w:vAlign w:val="center"/>
          </w:tcPr>
          <w:p w14:paraId="6B32214D"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Explains how the results are used to analyse, identify or detect substances. Includes example AAS data or GC-MS data and demonstrates how this would be used for the particular application described.</w:t>
            </w:r>
          </w:p>
        </w:tc>
      </w:tr>
      <w:tr w:rsidR="00A416ED" w14:paraId="54057971" w14:textId="77777777" w:rsidTr="00203FA3">
        <w:trPr>
          <w:trHeight w:val="996"/>
        </w:trPr>
        <w:tc>
          <w:tcPr>
            <w:tcW w:w="1717" w:type="dxa"/>
            <w:vAlign w:val="center"/>
          </w:tcPr>
          <w:p w14:paraId="5E86D0E4" w14:textId="77777777" w:rsidR="00A416ED" w:rsidRPr="00F64C84" w:rsidRDefault="00A416ED" w:rsidP="00A416ED">
            <w:pPr>
              <w:tabs>
                <w:tab w:val="right" w:pos="10206"/>
              </w:tabs>
              <w:jc w:val="center"/>
              <w:rPr>
                <w:rFonts w:ascii="Arial" w:hAnsi="Arial" w:cs="Arial"/>
                <w:sz w:val="20"/>
              </w:rPr>
            </w:pPr>
            <w:r w:rsidRPr="00F64C84">
              <w:rPr>
                <w:rFonts w:ascii="Arial" w:hAnsi="Arial" w:cs="Arial"/>
                <w:sz w:val="20"/>
              </w:rPr>
              <w:t>Description of application</w:t>
            </w:r>
          </w:p>
        </w:tc>
        <w:tc>
          <w:tcPr>
            <w:tcW w:w="2108" w:type="dxa"/>
            <w:vAlign w:val="center"/>
          </w:tcPr>
          <w:p w14:paraId="7508B5A2"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Lists the chosen application</w:t>
            </w:r>
          </w:p>
        </w:tc>
        <w:tc>
          <w:tcPr>
            <w:tcW w:w="2662" w:type="dxa"/>
            <w:vAlign w:val="center"/>
          </w:tcPr>
          <w:p w14:paraId="6A2CFCE3"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Explains the importance of the chosen application.</w:t>
            </w:r>
          </w:p>
        </w:tc>
        <w:tc>
          <w:tcPr>
            <w:tcW w:w="4111" w:type="dxa"/>
            <w:tcBorders>
              <w:bottom w:val="single" w:sz="4" w:space="0" w:color="auto"/>
            </w:tcBorders>
            <w:shd w:val="clear" w:color="auto" w:fill="FFFF00"/>
            <w:vAlign w:val="center"/>
          </w:tcPr>
          <w:p w14:paraId="5AEE862D"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Explains the importance of the chosen application and describes the chemistry of the substances which need to be analysed.</w:t>
            </w:r>
          </w:p>
        </w:tc>
        <w:tc>
          <w:tcPr>
            <w:tcW w:w="4668" w:type="dxa"/>
            <w:tcBorders>
              <w:bottom w:val="nil"/>
              <w:right w:val="nil"/>
            </w:tcBorders>
            <w:vAlign w:val="center"/>
          </w:tcPr>
          <w:p w14:paraId="0B9E53E7" w14:textId="77777777" w:rsidR="00A416ED" w:rsidRDefault="00A416ED" w:rsidP="00A416ED">
            <w:pPr>
              <w:tabs>
                <w:tab w:val="right" w:pos="10206"/>
              </w:tabs>
              <w:jc w:val="center"/>
              <w:rPr>
                <w:rFonts w:ascii="Arial Narrow" w:hAnsi="Arial Narrow" w:cs="Arial"/>
                <w:sz w:val="20"/>
              </w:rPr>
            </w:pPr>
          </w:p>
        </w:tc>
      </w:tr>
    </w:tbl>
    <w:p w14:paraId="7110CA8D" w14:textId="77777777" w:rsidR="00A416ED" w:rsidRDefault="00A416ED" w:rsidP="00A416ED">
      <w:pPr>
        <w:tabs>
          <w:tab w:val="right" w:pos="10206"/>
        </w:tabs>
        <w:rPr>
          <w:rFonts w:ascii="Arial" w:hAnsi="Arial" w:cs="Arial"/>
          <w:b/>
        </w:rPr>
      </w:pPr>
    </w:p>
    <w:p w14:paraId="2C376FA5" w14:textId="77777777" w:rsidR="00A416ED" w:rsidRPr="000A751C" w:rsidRDefault="00A416ED" w:rsidP="00A416ED">
      <w:pPr>
        <w:tabs>
          <w:tab w:val="right" w:pos="10206"/>
        </w:tabs>
        <w:rPr>
          <w:rFonts w:ascii="Arial" w:hAnsi="Arial" w:cs="Arial"/>
          <w:b/>
          <w:u w:val="single"/>
        </w:rPr>
      </w:pPr>
      <w:r>
        <w:rPr>
          <w:rFonts w:ascii="Arial" w:hAnsi="Arial" w:cs="Arial"/>
          <w:b/>
          <w:u w:val="single"/>
        </w:rPr>
        <w:t>COMMUNICATING THROUGH ACADEMIC WRITING:</w:t>
      </w:r>
    </w:p>
    <w:tbl>
      <w:tblPr>
        <w:tblStyle w:val="TableGrid"/>
        <w:tblW w:w="0" w:type="auto"/>
        <w:tblLook w:val="04A0" w:firstRow="1" w:lastRow="0" w:firstColumn="1" w:lastColumn="0" w:noHBand="0" w:noVBand="1"/>
      </w:tblPr>
      <w:tblGrid>
        <w:gridCol w:w="1939"/>
        <w:gridCol w:w="1177"/>
        <w:gridCol w:w="3385"/>
        <w:gridCol w:w="3326"/>
      </w:tblGrid>
      <w:tr w:rsidR="00A416ED" w14:paraId="6F86935C" w14:textId="77777777" w:rsidTr="00A416ED">
        <w:trPr>
          <w:trHeight w:val="135"/>
        </w:trPr>
        <w:tc>
          <w:tcPr>
            <w:tcW w:w="1939" w:type="dxa"/>
            <w:shd w:val="clear" w:color="auto" w:fill="D9D9D9" w:themeFill="background1" w:themeFillShade="D9"/>
            <w:vAlign w:val="center"/>
          </w:tcPr>
          <w:p w14:paraId="65C2E07C"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Aspect</w:t>
            </w:r>
          </w:p>
        </w:tc>
        <w:tc>
          <w:tcPr>
            <w:tcW w:w="1177" w:type="dxa"/>
            <w:shd w:val="clear" w:color="auto" w:fill="D9D9D9" w:themeFill="background1" w:themeFillShade="D9"/>
            <w:vAlign w:val="center"/>
          </w:tcPr>
          <w:p w14:paraId="002AE332"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0 marks</w:t>
            </w:r>
          </w:p>
        </w:tc>
        <w:tc>
          <w:tcPr>
            <w:tcW w:w="3385" w:type="dxa"/>
            <w:tcBorders>
              <w:bottom w:val="single" w:sz="4" w:space="0" w:color="auto"/>
            </w:tcBorders>
            <w:shd w:val="clear" w:color="auto" w:fill="D9D9D9" w:themeFill="background1" w:themeFillShade="D9"/>
            <w:vAlign w:val="center"/>
          </w:tcPr>
          <w:p w14:paraId="085AA918"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1 mark</w:t>
            </w:r>
          </w:p>
        </w:tc>
        <w:tc>
          <w:tcPr>
            <w:tcW w:w="3326" w:type="dxa"/>
            <w:tcBorders>
              <w:bottom w:val="single" w:sz="4" w:space="0" w:color="auto"/>
            </w:tcBorders>
            <w:shd w:val="clear" w:color="auto" w:fill="D9D9D9" w:themeFill="background1" w:themeFillShade="D9"/>
            <w:vAlign w:val="center"/>
          </w:tcPr>
          <w:p w14:paraId="1915AC7A" w14:textId="77777777" w:rsidR="00A416ED" w:rsidRPr="00F64C84" w:rsidRDefault="00A416ED" w:rsidP="00A416ED">
            <w:pPr>
              <w:tabs>
                <w:tab w:val="right" w:pos="10206"/>
              </w:tabs>
              <w:jc w:val="center"/>
              <w:rPr>
                <w:rFonts w:ascii="Arial" w:hAnsi="Arial" w:cs="Arial"/>
                <w:b/>
                <w:sz w:val="20"/>
              </w:rPr>
            </w:pPr>
            <w:r>
              <w:rPr>
                <w:rFonts w:ascii="Arial" w:hAnsi="Arial" w:cs="Arial"/>
                <w:b/>
                <w:sz w:val="20"/>
              </w:rPr>
              <w:t>2 marks</w:t>
            </w:r>
          </w:p>
        </w:tc>
      </w:tr>
      <w:tr w:rsidR="00A416ED" w14:paraId="2534B0C3" w14:textId="77777777" w:rsidTr="00203FA3">
        <w:trPr>
          <w:trHeight w:val="592"/>
        </w:trPr>
        <w:tc>
          <w:tcPr>
            <w:tcW w:w="1939" w:type="dxa"/>
            <w:vAlign w:val="center"/>
          </w:tcPr>
          <w:p w14:paraId="18D01338" w14:textId="77777777" w:rsidR="00A416ED" w:rsidRPr="00F64C84" w:rsidRDefault="00A416ED" w:rsidP="00A416ED">
            <w:pPr>
              <w:tabs>
                <w:tab w:val="right" w:pos="10206"/>
              </w:tabs>
              <w:jc w:val="center"/>
              <w:rPr>
                <w:rFonts w:ascii="Arial" w:hAnsi="Arial" w:cs="Arial"/>
                <w:sz w:val="20"/>
              </w:rPr>
            </w:pPr>
            <w:r>
              <w:rPr>
                <w:rFonts w:ascii="Arial" w:hAnsi="Arial" w:cs="Arial"/>
                <w:sz w:val="20"/>
              </w:rPr>
              <w:t>References list</w:t>
            </w:r>
          </w:p>
        </w:tc>
        <w:tc>
          <w:tcPr>
            <w:tcW w:w="1177" w:type="dxa"/>
            <w:vAlign w:val="center"/>
          </w:tcPr>
          <w:p w14:paraId="017DFEAC"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599FD038" w14:textId="77777777" w:rsidR="00A416ED" w:rsidRPr="00324A30" w:rsidRDefault="00A416ED" w:rsidP="00A416ED">
            <w:pPr>
              <w:tabs>
                <w:tab w:val="right" w:pos="10206"/>
              </w:tabs>
              <w:jc w:val="center"/>
              <w:rPr>
                <w:rFonts w:ascii="Arial Narrow" w:hAnsi="Arial Narrow" w:cs="Arial"/>
                <w:sz w:val="20"/>
              </w:rPr>
            </w:pPr>
            <w:r>
              <w:rPr>
                <w:rFonts w:ascii="Arial Narrow" w:hAnsi="Arial Narrow" w:cs="Arial"/>
                <w:sz w:val="20"/>
              </w:rPr>
              <w:t xml:space="preserve">Most references are correctly formatted using APA. Occasional minor problems. </w:t>
            </w:r>
          </w:p>
        </w:tc>
        <w:tc>
          <w:tcPr>
            <w:tcW w:w="3326" w:type="dxa"/>
            <w:tcBorders>
              <w:top w:val="single" w:sz="4" w:space="0" w:color="auto"/>
              <w:left w:val="single" w:sz="4" w:space="0" w:color="auto"/>
              <w:bottom w:val="single" w:sz="4" w:space="0" w:color="auto"/>
              <w:right w:val="single" w:sz="4" w:space="0" w:color="auto"/>
            </w:tcBorders>
            <w:vAlign w:val="center"/>
          </w:tcPr>
          <w:p w14:paraId="6303D5FA" w14:textId="77777777" w:rsidR="00A416ED" w:rsidRPr="000A751C" w:rsidRDefault="00A416ED" w:rsidP="00A416ED">
            <w:pPr>
              <w:tabs>
                <w:tab w:val="right" w:pos="10206"/>
              </w:tabs>
              <w:jc w:val="center"/>
              <w:rPr>
                <w:rFonts w:ascii="Arial Narrow" w:hAnsi="Arial Narrow" w:cs="Arial"/>
                <w:sz w:val="20"/>
              </w:rPr>
            </w:pPr>
            <w:r>
              <w:rPr>
                <w:rFonts w:ascii="Arial Narrow" w:hAnsi="Arial Narrow" w:cs="Arial"/>
                <w:sz w:val="20"/>
              </w:rPr>
              <w:t xml:space="preserve">All references correctly formatted using APA. </w:t>
            </w:r>
            <w:r>
              <w:rPr>
                <w:rFonts w:ascii="Arial Narrow" w:hAnsi="Arial Narrow" w:cs="Arial"/>
                <w:b/>
                <w:sz w:val="20"/>
              </w:rPr>
              <w:t>No</w:t>
            </w:r>
            <w:r>
              <w:rPr>
                <w:rFonts w:ascii="Arial Narrow" w:hAnsi="Arial Narrow" w:cs="Arial"/>
                <w:sz w:val="20"/>
              </w:rPr>
              <w:t xml:space="preserve"> errors in referencing details.</w:t>
            </w:r>
          </w:p>
        </w:tc>
      </w:tr>
      <w:tr w:rsidR="00A416ED" w14:paraId="34F5D17A" w14:textId="77777777" w:rsidTr="00203FA3">
        <w:trPr>
          <w:trHeight w:val="592"/>
        </w:trPr>
        <w:tc>
          <w:tcPr>
            <w:tcW w:w="1939" w:type="dxa"/>
            <w:vAlign w:val="center"/>
          </w:tcPr>
          <w:p w14:paraId="716DF39E" w14:textId="77777777" w:rsidR="00A416ED" w:rsidRPr="00F64C84" w:rsidRDefault="00A416ED" w:rsidP="00A416ED">
            <w:pPr>
              <w:tabs>
                <w:tab w:val="right" w:pos="10206"/>
              </w:tabs>
              <w:jc w:val="center"/>
              <w:rPr>
                <w:rFonts w:ascii="Arial" w:hAnsi="Arial" w:cs="Arial"/>
                <w:sz w:val="20"/>
              </w:rPr>
            </w:pPr>
            <w:r>
              <w:rPr>
                <w:rFonts w:ascii="Arial" w:hAnsi="Arial" w:cs="Arial"/>
                <w:sz w:val="20"/>
              </w:rPr>
              <w:t>In-text citations</w:t>
            </w:r>
          </w:p>
        </w:tc>
        <w:tc>
          <w:tcPr>
            <w:tcW w:w="1177" w:type="dxa"/>
            <w:vAlign w:val="center"/>
          </w:tcPr>
          <w:p w14:paraId="2227D8E1"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6DB7F98A"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Some attempt to use in-text citations but some parts are missing citations.</w:t>
            </w:r>
          </w:p>
        </w:tc>
        <w:tc>
          <w:tcPr>
            <w:tcW w:w="3326" w:type="dxa"/>
            <w:tcBorders>
              <w:top w:val="single" w:sz="4" w:space="0" w:color="auto"/>
              <w:left w:val="single" w:sz="4" w:space="0" w:color="auto"/>
              <w:bottom w:val="single" w:sz="4" w:space="0" w:color="auto"/>
              <w:right w:val="single" w:sz="4" w:space="0" w:color="auto"/>
            </w:tcBorders>
            <w:shd w:val="clear" w:color="auto" w:fill="FFFF00"/>
            <w:vAlign w:val="center"/>
          </w:tcPr>
          <w:p w14:paraId="45ED201D" w14:textId="77777777" w:rsidR="00A416ED" w:rsidRPr="00AF76F5" w:rsidRDefault="00A416ED" w:rsidP="00A416ED">
            <w:pPr>
              <w:tabs>
                <w:tab w:val="right" w:pos="10206"/>
              </w:tabs>
              <w:jc w:val="center"/>
              <w:rPr>
                <w:rFonts w:ascii="Arial Narrow" w:hAnsi="Arial Narrow" w:cs="Arial"/>
                <w:sz w:val="20"/>
              </w:rPr>
            </w:pPr>
            <w:r>
              <w:rPr>
                <w:rFonts w:ascii="Arial" w:hAnsi="Arial" w:cs="Arial"/>
                <w:b/>
                <w:noProof/>
                <w:u w:val="single"/>
                <w:lang w:val="en-US"/>
              </w:rPr>
              <mc:AlternateContent>
                <mc:Choice Requires="wps">
                  <w:drawing>
                    <wp:anchor distT="0" distB="0" distL="114300" distR="114300" simplePos="0" relativeHeight="251729920" behindDoc="0" locked="0" layoutInCell="1" allowOverlap="1" wp14:anchorId="2D817EE5" wp14:editId="5BEDDBC0">
                      <wp:simplePos x="0" y="0"/>
                      <wp:positionH relativeFrom="column">
                        <wp:posOffset>2667635</wp:posOffset>
                      </wp:positionH>
                      <wp:positionV relativeFrom="paragraph">
                        <wp:posOffset>43815</wp:posOffset>
                      </wp:positionV>
                      <wp:extent cx="2955290" cy="234823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955290" cy="234823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837A6A" w14:textId="77777777" w:rsidR="00A416ED" w:rsidRPr="000F570F" w:rsidRDefault="00A416ED" w:rsidP="00A416ED">
                                  <w:pPr>
                                    <w:rPr>
                                      <w:b/>
                                      <w:sz w:val="32"/>
                                      <w:szCs w:val="32"/>
                                      <w:u w:val="single"/>
                                    </w:rPr>
                                  </w:pPr>
                                  <w:r w:rsidRPr="000F570F">
                                    <w:rPr>
                                      <w:b/>
                                      <w:sz w:val="32"/>
                                      <w:szCs w:val="32"/>
                                      <w:u w:val="single"/>
                                    </w:rPr>
                                    <w:t>PART 2: ASSIGNMENT</w:t>
                                  </w:r>
                                </w:p>
                                <w:p w14:paraId="76FC0A99" w14:textId="587854A4" w:rsidR="00A416ED" w:rsidRPr="000F570F" w:rsidRDefault="00A416ED" w:rsidP="00A416ED">
                                  <w:pPr>
                                    <w:rPr>
                                      <w:sz w:val="32"/>
                                      <w:szCs w:val="32"/>
                                    </w:rPr>
                                  </w:pPr>
                                  <w:r w:rsidRPr="000F570F">
                                    <w:rPr>
                                      <w:sz w:val="32"/>
                                      <w:szCs w:val="32"/>
                                    </w:rPr>
                                    <w:t xml:space="preserve">              Content = </w:t>
                                  </w:r>
                                  <w:r w:rsidR="00203FA3">
                                    <w:rPr>
                                      <w:sz w:val="32"/>
                                      <w:szCs w:val="32"/>
                                    </w:rPr>
                                    <w:t>14</w:t>
                                  </w:r>
                                  <w:r w:rsidRPr="000F570F">
                                    <w:rPr>
                                      <w:sz w:val="32"/>
                                      <w:szCs w:val="32"/>
                                    </w:rPr>
                                    <w:t xml:space="preserve"> / 16</w:t>
                                  </w:r>
                                </w:p>
                                <w:p w14:paraId="3E2F8478" w14:textId="00838EFA" w:rsidR="00A416ED" w:rsidRPr="000F570F" w:rsidRDefault="00A416ED" w:rsidP="00A416ED">
                                  <w:pPr>
                                    <w:rPr>
                                      <w:sz w:val="32"/>
                                      <w:szCs w:val="32"/>
                                    </w:rPr>
                                  </w:pPr>
                                  <w:r w:rsidRPr="000F570F">
                                    <w:rPr>
                                      <w:sz w:val="32"/>
                                      <w:szCs w:val="32"/>
                                    </w:rPr>
                                    <w:t xml:space="preserve">Communication = </w:t>
                                  </w:r>
                                  <w:r w:rsidR="00203FA3">
                                    <w:rPr>
                                      <w:sz w:val="32"/>
                                      <w:szCs w:val="32"/>
                                    </w:rPr>
                                    <w:t>6</w:t>
                                  </w:r>
                                  <w:r w:rsidRPr="000F570F">
                                    <w:rPr>
                                      <w:sz w:val="32"/>
                                      <w:szCs w:val="32"/>
                                    </w:rPr>
                                    <w:t xml:space="preserve"> </w:t>
                                  </w:r>
                                  <w:proofErr w:type="gramStart"/>
                                  <w:r w:rsidRPr="000F570F">
                                    <w:rPr>
                                      <w:sz w:val="32"/>
                                      <w:szCs w:val="32"/>
                                    </w:rPr>
                                    <w:t>/   8</w:t>
                                  </w:r>
                                  <w:proofErr w:type="gramEnd"/>
                                </w:p>
                                <w:p w14:paraId="3FF9D738" w14:textId="65411137" w:rsidR="00A416ED" w:rsidRPr="000F570F" w:rsidRDefault="00A416ED" w:rsidP="00A416ED">
                                  <w:pPr>
                                    <w:rPr>
                                      <w:b/>
                                      <w:sz w:val="32"/>
                                      <w:szCs w:val="32"/>
                                    </w:rPr>
                                  </w:pPr>
                                  <w:r w:rsidRPr="000F570F">
                                    <w:rPr>
                                      <w:b/>
                                      <w:sz w:val="32"/>
                                      <w:szCs w:val="32"/>
                                    </w:rPr>
                                    <w:t xml:space="preserve">                   Total </w:t>
                                  </w:r>
                                  <w:proofErr w:type="gramStart"/>
                                  <w:r w:rsidRPr="000F570F">
                                    <w:rPr>
                                      <w:b/>
                                      <w:sz w:val="32"/>
                                      <w:szCs w:val="32"/>
                                    </w:rPr>
                                    <w:t xml:space="preserve">=  </w:t>
                                  </w:r>
                                  <w:r w:rsidR="00203FA3">
                                    <w:rPr>
                                      <w:b/>
                                      <w:sz w:val="32"/>
                                      <w:szCs w:val="32"/>
                                    </w:rPr>
                                    <w:t>20</w:t>
                                  </w:r>
                                  <w:proofErr w:type="gramEnd"/>
                                  <w:r w:rsidRPr="000F570F">
                                    <w:rPr>
                                      <w:b/>
                                      <w:sz w:val="32"/>
                                      <w:szCs w:val="32"/>
                                    </w:rPr>
                                    <w:t xml:space="preserve"> / 24</w:t>
                                  </w:r>
                                </w:p>
                                <w:p w14:paraId="6EC26133" w14:textId="77777777" w:rsidR="00A416ED" w:rsidRDefault="00A416ED" w:rsidP="00A416ED"/>
                                <w:p w14:paraId="3217C3E9" w14:textId="77777777" w:rsidR="00A416ED" w:rsidRPr="000F570F" w:rsidRDefault="00A416ED" w:rsidP="00A416ED">
                                  <w:pPr>
                                    <w:rPr>
                                      <w:b/>
                                      <w:i/>
                                    </w:rPr>
                                  </w:pPr>
                                  <w:r>
                                    <w:rPr>
                                      <w:b/>
                                      <w:i/>
                                    </w:rPr>
                                    <w:t>This will be combined with your mark in the validation test to achieve a total score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31" type="#_x0000_t202" style="position:absolute;left:0;text-align:left;margin-left:210.05pt;margin-top:3.45pt;width:232.7pt;height:184.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" filled="f" stroked="f">
                      <v:textbox>
                        <w:txbxContent>
                          <w:p w14:paraId="48837A6A" w14:textId="77777777" w:rsidR="00A416ED" w:rsidRPr="000F570F" w:rsidRDefault="00A416ED" w:rsidP="00A416ED">
                            <w:pPr>
                              <w:rPr>
                                <w:b/>
                                <w:sz w:val="32"/>
                                <w:szCs w:val="32"/>
                                <w:u w:val="single"/>
                              </w:rPr>
                            </w:pPr>
                            <w:r w:rsidRPr="000F570F">
                              <w:rPr>
                                <w:b/>
                                <w:sz w:val="32"/>
                                <w:szCs w:val="32"/>
                                <w:u w:val="single"/>
                              </w:rPr>
                              <w:t>PART 2: ASSIGNMENT</w:t>
                            </w:r>
                          </w:p>
                          <w:p w14:paraId="76FC0A99" w14:textId="587854A4" w:rsidR="00A416ED" w:rsidRPr="000F570F" w:rsidRDefault="00A416ED" w:rsidP="00A416ED">
                            <w:pPr>
                              <w:rPr>
                                <w:sz w:val="32"/>
                                <w:szCs w:val="32"/>
                              </w:rPr>
                            </w:pPr>
                            <w:r w:rsidRPr="000F570F">
                              <w:rPr>
                                <w:sz w:val="32"/>
                                <w:szCs w:val="32"/>
                              </w:rPr>
                              <w:t xml:space="preserve">              Content = </w:t>
                            </w:r>
                            <w:r w:rsidR="00203FA3">
                              <w:rPr>
                                <w:sz w:val="32"/>
                                <w:szCs w:val="32"/>
                              </w:rPr>
                              <w:t>14</w:t>
                            </w:r>
                            <w:r w:rsidRPr="000F570F">
                              <w:rPr>
                                <w:sz w:val="32"/>
                                <w:szCs w:val="32"/>
                              </w:rPr>
                              <w:t xml:space="preserve"> / 16</w:t>
                            </w:r>
                          </w:p>
                          <w:p w14:paraId="3E2F8478" w14:textId="00838EFA" w:rsidR="00A416ED" w:rsidRPr="000F570F" w:rsidRDefault="00A416ED" w:rsidP="00A416ED">
                            <w:pPr>
                              <w:rPr>
                                <w:sz w:val="32"/>
                                <w:szCs w:val="32"/>
                              </w:rPr>
                            </w:pPr>
                            <w:r w:rsidRPr="000F570F">
                              <w:rPr>
                                <w:sz w:val="32"/>
                                <w:szCs w:val="32"/>
                              </w:rPr>
                              <w:t xml:space="preserve">Communication = </w:t>
                            </w:r>
                            <w:r w:rsidR="00203FA3">
                              <w:rPr>
                                <w:sz w:val="32"/>
                                <w:szCs w:val="32"/>
                              </w:rPr>
                              <w:t>6</w:t>
                            </w:r>
                            <w:r w:rsidRPr="000F570F">
                              <w:rPr>
                                <w:sz w:val="32"/>
                                <w:szCs w:val="32"/>
                              </w:rPr>
                              <w:t xml:space="preserve"> </w:t>
                            </w:r>
                            <w:proofErr w:type="gramStart"/>
                            <w:r w:rsidRPr="000F570F">
                              <w:rPr>
                                <w:sz w:val="32"/>
                                <w:szCs w:val="32"/>
                              </w:rPr>
                              <w:t>/   8</w:t>
                            </w:r>
                            <w:proofErr w:type="gramEnd"/>
                          </w:p>
                          <w:p w14:paraId="3FF9D738" w14:textId="65411137" w:rsidR="00A416ED" w:rsidRPr="000F570F" w:rsidRDefault="00A416ED" w:rsidP="00A416ED">
                            <w:pPr>
                              <w:rPr>
                                <w:b/>
                                <w:sz w:val="32"/>
                                <w:szCs w:val="32"/>
                              </w:rPr>
                            </w:pPr>
                            <w:r w:rsidRPr="000F570F">
                              <w:rPr>
                                <w:b/>
                                <w:sz w:val="32"/>
                                <w:szCs w:val="32"/>
                              </w:rPr>
                              <w:t xml:space="preserve">                   Total =  </w:t>
                            </w:r>
                            <w:r w:rsidR="00203FA3">
                              <w:rPr>
                                <w:b/>
                                <w:sz w:val="32"/>
                                <w:szCs w:val="32"/>
                              </w:rPr>
                              <w:t>20</w:t>
                            </w:r>
                            <w:bookmarkStart w:id="32" w:name="_GoBack"/>
                            <w:bookmarkEnd w:id="32"/>
                            <w:r w:rsidRPr="000F570F">
                              <w:rPr>
                                <w:b/>
                                <w:sz w:val="32"/>
                                <w:szCs w:val="32"/>
                              </w:rPr>
                              <w:t xml:space="preserve"> / 24</w:t>
                            </w:r>
                          </w:p>
                          <w:p w14:paraId="6EC26133" w14:textId="77777777" w:rsidR="00A416ED" w:rsidRDefault="00A416ED" w:rsidP="00A416ED"/>
                          <w:p w14:paraId="3217C3E9" w14:textId="77777777" w:rsidR="00A416ED" w:rsidRPr="000F570F" w:rsidRDefault="00A416ED" w:rsidP="00A416ED">
                            <w:pPr>
                              <w:rPr>
                                <w:b/>
                                <w:i/>
                              </w:rPr>
                            </w:pPr>
                            <w:r>
                              <w:rPr>
                                <w:b/>
                                <w:i/>
                              </w:rPr>
                              <w:t>This will be combined with your mark in the validation test to achieve a total score /100.</w:t>
                            </w:r>
                          </w:p>
                        </w:txbxContent>
                      </v:textbox>
                    </v:shape>
                  </w:pict>
                </mc:Fallback>
              </mc:AlternateContent>
            </w:r>
            <w:r>
              <w:rPr>
                <w:rFonts w:ascii="Arial Narrow" w:hAnsi="Arial Narrow" w:cs="Arial"/>
                <w:sz w:val="20"/>
              </w:rPr>
              <w:t xml:space="preserve">All information that is not common knowledge is </w:t>
            </w:r>
            <w:r w:rsidRPr="00F64C84">
              <w:rPr>
                <w:rFonts w:ascii="Arial Narrow" w:hAnsi="Arial Narrow" w:cs="Arial"/>
                <w:sz w:val="20"/>
              </w:rPr>
              <w:t>attributed using a form of in-</w:t>
            </w:r>
            <w:r>
              <w:rPr>
                <w:rFonts w:ascii="Arial Narrow" w:hAnsi="Arial Narrow" w:cs="Arial"/>
                <w:sz w:val="20"/>
              </w:rPr>
              <w:t>text</w:t>
            </w:r>
            <w:r w:rsidRPr="00F64C84">
              <w:rPr>
                <w:rFonts w:ascii="Arial Narrow" w:hAnsi="Arial Narrow" w:cs="Arial"/>
                <w:sz w:val="20"/>
              </w:rPr>
              <w:t xml:space="preserve"> citations.</w:t>
            </w:r>
          </w:p>
        </w:tc>
      </w:tr>
      <w:tr w:rsidR="00A416ED" w14:paraId="711F96A4" w14:textId="77777777" w:rsidTr="00203FA3">
        <w:trPr>
          <w:gridAfter w:val="1"/>
          <w:wAfter w:w="3326" w:type="dxa"/>
          <w:trHeight w:val="592"/>
        </w:trPr>
        <w:tc>
          <w:tcPr>
            <w:tcW w:w="1939" w:type="dxa"/>
            <w:vAlign w:val="center"/>
          </w:tcPr>
          <w:p w14:paraId="55720019" w14:textId="77777777" w:rsidR="00A416ED" w:rsidRPr="00F64C84" w:rsidRDefault="00A416ED" w:rsidP="00A416ED">
            <w:pPr>
              <w:tabs>
                <w:tab w:val="right" w:pos="10206"/>
              </w:tabs>
              <w:jc w:val="center"/>
              <w:rPr>
                <w:rFonts w:ascii="Arial" w:hAnsi="Arial" w:cs="Arial"/>
                <w:sz w:val="20"/>
              </w:rPr>
            </w:pPr>
            <w:r>
              <w:rPr>
                <w:rFonts w:ascii="Arial" w:hAnsi="Arial" w:cs="Arial"/>
                <w:sz w:val="20"/>
              </w:rPr>
              <w:t>Sources</w:t>
            </w:r>
          </w:p>
        </w:tc>
        <w:tc>
          <w:tcPr>
            <w:tcW w:w="1177" w:type="dxa"/>
            <w:vAlign w:val="center"/>
          </w:tcPr>
          <w:p w14:paraId="117AA390"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28E1950B" w14:textId="77777777" w:rsidR="00A416ED" w:rsidRPr="00F64C84" w:rsidRDefault="00A416ED" w:rsidP="00A416ED">
            <w:pPr>
              <w:tabs>
                <w:tab w:val="right" w:pos="10206"/>
              </w:tabs>
              <w:jc w:val="center"/>
              <w:rPr>
                <w:rFonts w:ascii="Arial Narrow" w:hAnsi="Arial Narrow" w:cs="Arial"/>
                <w:sz w:val="20"/>
              </w:rPr>
            </w:pPr>
            <w:r>
              <w:rPr>
                <w:rFonts w:ascii="Arial Narrow" w:hAnsi="Arial Narrow" w:cs="Arial"/>
                <w:sz w:val="20"/>
              </w:rPr>
              <w:t xml:space="preserve">At least three sources are used including at least one text source. </w:t>
            </w:r>
          </w:p>
        </w:tc>
      </w:tr>
      <w:tr w:rsidR="00A416ED" w14:paraId="21B72102" w14:textId="77777777" w:rsidTr="00203FA3">
        <w:trPr>
          <w:gridAfter w:val="1"/>
          <w:wAfter w:w="3326" w:type="dxa"/>
          <w:trHeight w:val="592"/>
        </w:trPr>
        <w:tc>
          <w:tcPr>
            <w:tcW w:w="1939" w:type="dxa"/>
            <w:vAlign w:val="center"/>
          </w:tcPr>
          <w:p w14:paraId="63E31500" w14:textId="77777777" w:rsidR="00A416ED" w:rsidRDefault="00A416ED" w:rsidP="00A416ED">
            <w:pPr>
              <w:tabs>
                <w:tab w:val="right" w:pos="10206"/>
              </w:tabs>
              <w:jc w:val="center"/>
              <w:rPr>
                <w:rFonts w:ascii="Arial" w:hAnsi="Arial" w:cs="Arial"/>
                <w:sz w:val="20"/>
              </w:rPr>
            </w:pPr>
            <w:r>
              <w:rPr>
                <w:rFonts w:ascii="Arial" w:hAnsi="Arial" w:cs="Arial"/>
                <w:sz w:val="20"/>
              </w:rPr>
              <w:t>Conventions for figures and tables</w:t>
            </w:r>
          </w:p>
        </w:tc>
        <w:tc>
          <w:tcPr>
            <w:tcW w:w="1177" w:type="dxa"/>
            <w:shd w:val="clear" w:color="auto" w:fill="FFFF00"/>
            <w:vAlign w:val="center"/>
          </w:tcPr>
          <w:p w14:paraId="19A991EB" w14:textId="77777777" w:rsidR="00A416ED" w:rsidRDefault="00A416ED" w:rsidP="00A416E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194FB3F3" w14:textId="77777777" w:rsidR="00A416ED" w:rsidRPr="00C80E3D" w:rsidRDefault="00A416ED" w:rsidP="00A416ED">
            <w:pPr>
              <w:tabs>
                <w:tab w:val="right" w:pos="10206"/>
              </w:tabs>
              <w:jc w:val="center"/>
              <w:rPr>
                <w:rFonts w:ascii="Arial Narrow" w:hAnsi="Arial Narrow" w:cs="Arial"/>
                <w:sz w:val="20"/>
              </w:rPr>
            </w:pPr>
            <w:r>
              <w:rPr>
                <w:rFonts w:ascii="Arial Narrow" w:hAnsi="Arial Narrow" w:cs="Arial"/>
                <w:sz w:val="20"/>
              </w:rPr>
              <w:t xml:space="preserve">Includes at least one figure or table. </w:t>
            </w:r>
            <w:r w:rsidRPr="00203FA3">
              <w:rPr>
                <w:rFonts w:ascii="Arial Narrow" w:hAnsi="Arial Narrow" w:cs="Arial"/>
                <w:b/>
                <w:color w:val="FF0000"/>
                <w:sz w:val="20"/>
              </w:rPr>
              <w:t>All figures</w:t>
            </w:r>
            <w:r>
              <w:rPr>
                <w:rFonts w:ascii="Arial Narrow" w:hAnsi="Arial Narrow" w:cs="Arial"/>
                <w:sz w:val="20"/>
              </w:rPr>
              <w:t xml:space="preserve"> and tables are labelled, </w:t>
            </w:r>
            <w:r w:rsidRPr="00203FA3">
              <w:rPr>
                <w:rFonts w:ascii="Arial Narrow" w:hAnsi="Arial Narrow" w:cs="Arial"/>
                <w:b/>
                <w:color w:val="FF0000"/>
                <w:sz w:val="20"/>
              </w:rPr>
              <w:t>include captions</w:t>
            </w:r>
            <w:r>
              <w:rPr>
                <w:rFonts w:ascii="Arial Narrow" w:hAnsi="Arial Narrow" w:cs="Arial"/>
                <w:sz w:val="20"/>
              </w:rPr>
              <w:t xml:space="preserve"> and sources, and are referenced in the main text.</w:t>
            </w:r>
            <w:r w:rsidRPr="00C80E3D">
              <w:rPr>
                <w:rFonts w:ascii="Arial Narrow" w:hAnsi="Arial Narrow" w:cs="Arial"/>
                <w:sz w:val="20"/>
              </w:rPr>
              <w:t xml:space="preserve"> </w:t>
            </w:r>
          </w:p>
        </w:tc>
      </w:tr>
      <w:tr w:rsidR="00A416ED" w14:paraId="1BD8E6D1" w14:textId="77777777" w:rsidTr="00203FA3">
        <w:trPr>
          <w:gridAfter w:val="1"/>
          <w:wAfter w:w="3326" w:type="dxa"/>
          <w:trHeight w:val="234"/>
        </w:trPr>
        <w:tc>
          <w:tcPr>
            <w:tcW w:w="1939" w:type="dxa"/>
            <w:vAlign w:val="center"/>
          </w:tcPr>
          <w:p w14:paraId="097A1841" w14:textId="77777777" w:rsidR="00A416ED" w:rsidRDefault="00A416ED" w:rsidP="00A416ED">
            <w:pPr>
              <w:tabs>
                <w:tab w:val="right" w:pos="10206"/>
              </w:tabs>
              <w:jc w:val="center"/>
              <w:rPr>
                <w:rFonts w:ascii="Arial" w:hAnsi="Arial" w:cs="Arial"/>
                <w:sz w:val="20"/>
              </w:rPr>
            </w:pPr>
            <w:r>
              <w:rPr>
                <w:rFonts w:ascii="Arial" w:hAnsi="Arial" w:cs="Arial"/>
                <w:sz w:val="20"/>
              </w:rPr>
              <w:t>Headings</w:t>
            </w:r>
          </w:p>
        </w:tc>
        <w:tc>
          <w:tcPr>
            <w:tcW w:w="1177" w:type="dxa"/>
            <w:vAlign w:val="center"/>
          </w:tcPr>
          <w:p w14:paraId="2C0136E1" w14:textId="77777777" w:rsidR="00A416ED" w:rsidRDefault="00A416ED" w:rsidP="00A416E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45A3113B" w14:textId="77777777" w:rsidR="00A416ED" w:rsidRDefault="00A416ED" w:rsidP="00A416ED">
            <w:pPr>
              <w:tabs>
                <w:tab w:val="right" w:pos="10206"/>
              </w:tabs>
              <w:jc w:val="center"/>
              <w:rPr>
                <w:rFonts w:ascii="Arial Narrow" w:hAnsi="Arial Narrow" w:cs="Arial"/>
                <w:sz w:val="20"/>
              </w:rPr>
            </w:pPr>
            <w:r>
              <w:rPr>
                <w:rFonts w:ascii="Arial Narrow" w:hAnsi="Arial Narrow" w:cs="Arial"/>
                <w:sz w:val="20"/>
              </w:rPr>
              <w:t>Divides report into logical sections using headings.</w:t>
            </w:r>
          </w:p>
        </w:tc>
      </w:tr>
      <w:tr w:rsidR="00A416ED" w14:paraId="0D32B7C9" w14:textId="77777777" w:rsidTr="00203FA3">
        <w:trPr>
          <w:gridAfter w:val="1"/>
          <w:wAfter w:w="3326" w:type="dxa"/>
          <w:trHeight w:val="234"/>
        </w:trPr>
        <w:tc>
          <w:tcPr>
            <w:tcW w:w="1939" w:type="dxa"/>
            <w:vAlign w:val="center"/>
          </w:tcPr>
          <w:p w14:paraId="6B1BA65B" w14:textId="77777777" w:rsidR="00A416ED" w:rsidRDefault="00A416ED" w:rsidP="00A416ED">
            <w:pPr>
              <w:tabs>
                <w:tab w:val="right" w:pos="10206"/>
              </w:tabs>
              <w:jc w:val="center"/>
              <w:rPr>
                <w:rFonts w:ascii="Arial" w:hAnsi="Arial" w:cs="Arial"/>
                <w:sz w:val="20"/>
              </w:rPr>
            </w:pPr>
            <w:r>
              <w:rPr>
                <w:rFonts w:ascii="Arial" w:hAnsi="Arial" w:cs="Arial"/>
                <w:sz w:val="20"/>
              </w:rPr>
              <w:t>Writing</w:t>
            </w:r>
          </w:p>
        </w:tc>
        <w:tc>
          <w:tcPr>
            <w:tcW w:w="1177" w:type="dxa"/>
            <w:vAlign w:val="center"/>
          </w:tcPr>
          <w:p w14:paraId="1EC9E75F" w14:textId="77777777" w:rsidR="00A416ED" w:rsidRDefault="00A416ED" w:rsidP="00A416ED">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42BDFA28" w14:textId="77777777" w:rsidR="00A416ED" w:rsidRDefault="00A416ED" w:rsidP="00A416ED">
            <w:pPr>
              <w:tabs>
                <w:tab w:val="right" w:pos="10206"/>
              </w:tabs>
              <w:jc w:val="center"/>
              <w:rPr>
                <w:rFonts w:ascii="Arial Narrow" w:hAnsi="Arial Narrow" w:cs="Arial"/>
                <w:sz w:val="20"/>
              </w:rPr>
            </w:pPr>
            <w:r>
              <w:rPr>
                <w:rFonts w:ascii="Arial Narrow" w:hAnsi="Arial Narrow" w:cs="Arial"/>
                <w:sz w:val="20"/>
              </w:rPr>
              <w:t>High quality presentation of writing with minimal spelling or grammar errors</w:t>
            </w:r>
          </w:p>
        </w:tc>
      </w:tr>
    </w:tbl>
    <w:p w14:paraId="6DC15908" w14:textId="77777777" w:rsidR="00A416ED" w:rsidRPr="009D0233" w:rsidRDefault="00A416ED" w:rsidP="00A416ED">
      <w:pPr>
        <w:tabs>
          <w:tab w:val="right" w:pos="10206"/>
        </w:tabs>
        <w:rPr>
          <w:rFonts w:ascii="Arial" w:hAnsi="Arial" w:cs="Arial"/>
          <w:b/>
        </w:rPr>
      </w:pPr>
    </w:p>
    <w:p w14:paraId="2515F2AD" w14:textId="4FA62514" w:rsidR="00E30194" w:rsidRDefault="00E30194"/>
    <w:sectPr w:rsidR="00E30194" w:rsidSect="00A416ED">
      <w:footerReference w:type="default" r:id="rId16"/>
      <w:pgSz w:w="16838" w:h="11906" w:orient="landscape"/>
      <w:pgMar w:top="851" w:right="851" w:bottom="851" w:left="851" w:header="709"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ayden McKenna" w:date="2015-03-29T00:43:00Z" w:initials="HM">
    <w:p w14:paraId="126D6262" w14:textId="3EF20A38" w:rsidR="00A416ED" w:rsidRDefault="00A416ED">
      <w:pPr>
        <w:pStyle w:val="CommentText"/>
      </w:pPr>
      <w:r>
        <w:rPr>
          <w:rStyle w:val="CommentReference"/>
        </w:rPr>
        <w:annotationRef/>
      </w:r>
      <w:r>
        <w:t>Really good introduction. Very succinctly introduces topic, explains its importance and introduces GC-MS as an analysis technique.</w:t>
      </w:r>
    </w:p>
  </w:comment>
  <w:comment w:id="3" w:author="Hayden McKenna" w:date="2015-03-29T00:46:00Z" w:initials="HM">
    <w:p w14:paraId="1C29680C" w14:textId="2C5B5E62" w:rsidR="00A416ED" w:rsidRPr="00AE4556" w:rsidRDefault="00A416ED">
      <w:pPr>
        <w:pStyle w:val="CommentText"/>
      </w:pPr>
      <w:r>
        <w:rPr>
          <w:rStyle w:val="CommentReference"/>
        </w:rPr>
        <w:annotationRef/>
      </w:r>
      <w:r>
        <w:rPr>
          <w:rStyle w:val="CommentReference"/>
        </w:rPr>
        <w:t xml:space="preserve">What are the principles behind </w:t>
      </w:r>
      <w:r>
        <w:rPr>
          <w:rStyle w:val="CommentReference"/>
          <w:u w:val="single"/>
        </w:rPr>
        <w:t>why</w:t>
      </w:r>
      <w:r>
        <w:rPr>
          <w:rStyle w:val="CommentReference"/>
        </w:rPr>
        <w:t xml:space="preserve"> this separation occurs?</w:t>
      </w:r>
    </w:p>
  </w:comment>
  <w:comment w:id="4" w:author="Hayden McKenna" w:date="2015-03-29T00:45:00Z" w:initials="HM">
    <w:p w14:paraId="003BC3B1" w14:textId="145F0401" w:rsidR="00A416ED" w:rsidRDefault="00A416ED">
      <w:pPr>
        <w:pStyle w:val="CommentText"/>
      </w:pPr>
      <w:r>
        <w:rPr>
          <w:rStyle w:val="CommentReference"/>
        </w:rPr>
        <w:annotationRef/>
      </w:r>
      <w:r>
        <w:t>There is no reference in your bibliography for Murphy 2001</w:t>
      </w:r>
    </w:p>
  </w:comment>
  <w:comment w:id="5" w:author="Hayden McKenna" w:date="2015-03-29T00:47:00Z" w:initials="HM">
    <w:p w14:paraId="4840B0F0" w14:textId="6921B1AC" w:rsidR="00A416ED" w:rsidRDefault="00A416ED">
      <w:pPr>
        <w:pStyle w:val="CommentText"/>
      </w:pPr>
      <w:r>
        <w:rPr>
          <w:rStyle w:val="CommentReference"/>
        </w:rPr>
        <w:annotationRef/>
      </w:r>
      <w:r>
        <w:t>Figure 1 shows a schematic of a GC instrument. Based on the sentence where “(Figure 1)” was located you would expect Figure 1 to be showing retention time.</w:t>
      </w:r>
    </w:p>
  </w:comment>
  <w:comment w:id="8" w:author="Hayden McKenna" w:date="2015-03-29T00:49:00Z" w:initials="HM">
    <w:p w14:paraId="1C00AB88" w14:textId="3D86392B" w:rsidR="00A416ED" w:rsidRDefault="00A416ED">
      <w:pPr>
        <w:pStyle w:val="CommentText"/>
      </w:pPr>
      <w:r>
        <w:rPr>
          <w:rStyle w:val="CommentReference"/>
        </w:rPr>
        <w:annotationRef/>
      </w:r>
      <w:r>
        <w:t xml:space="preserve">Your figures need to have </w:t>
      </w:r>
      <w:r>
        <w:rPr>
          <w:b/>
        </w:rPr>
        <w:t>captions</w:t>
      </w:r>
    </w:p>
    <w:p w14:paraId="60C14AF5" w14:textId="77777777" w:rsidR="00A416ED" w:rsidRDefault="00A416ED">
      <w:pPr>
        <w:pStyle w:val="CommentText"/>
      </w:pPr>
    </w:p>
    <w:p w14:paraId="479996D9" w14:textId="77777777" w:rsidR="00A416ED" w:rsidRDefault="00A416ED">
      <w:pPr>
        <w:pStyle w:val="CommentText"/>
      </w:pPr>
      <w:proofErr w:type="gramStart"/>
      <w:r>
        <w:t>e</w:t>
      </w:r>
      <w:proofErr w:type="gramEnd"/>
      <w:r>
        <w:t xml:space="preserve">.g. </w:t>
      </w:r>
      <w:r>
        <w:rPr>
          <w:b/>
        </w:rPr>
        <w:t xml:space="preserve">Figure 1: </w:t>
      </w:r>
      <w:r>
        <w:t xml:space="preserve">Schematic of a gas chromatogram (Davis, Disney, Hayes, Smith &amp; </w:t>
      </w:r>
      <w:proofErr w:type="spellStart"/>
      <w:r>
        <w:t>Whan</w:t>
      </w:r>
      <w:proofErr w:type="spellEnd"/>
      <w:r>
        <w:t>, 2014)</w:t>
      </w:r>
    </w:p>
    <w:p w14:paraId="6A3CD15B" w14:textId="77777777" w:rsidR="00A416ED" w:rsidRDefault="00A416ED">
      <w:pPr>
        <w:pStyle w:val="CommentText"/>
      </w:pPr>
    </w:p>
    <w:p w14:paraId="401F3D88" w14:textId="5E59195D" w:rsidR="00A416ED" w:rsidRPr="001F5B33" w:rsidRDefault="00A416ED">
      <w:pPr>
        <w:pStyle w:val="CommentText"/>
      </w:pPr>
      <w:r>
        <w:rPr>
          <w:b/>
        </w:rPr>
        <w:t xml:space="preserve">Figure 2: </w:t>
      </w:r>
      <w:r>
        <w:t>Samples of a gas chromatogram showing individual peaks for each substance in a mixture (Christie, 1989)</w:t>
      </w:r>
    </w:p>
  </w:comment>
  <w:comment w:id="10" w:author="Hayden McKenna" w:date="2015-03-29T00:51:00Z" w:initials="HM">
    <w:p w14:paraId="1B696798" w14:textId="7A745E40" w:rsidR="00A416ED" w:rsidRDefault="00A416ED">
      <w:pPr>
        <w:pStyle w:val="CommentText"/>
      </w:pPr>
      <w:r>
        <w:rPr>
          <w:rStyle w:val="CommentReference"/>
        </w:rPr>
        <w:annotationRef/>
      </w:r>
      <w:r>
        <w:t>Figure 3 doesn’t match the topic of the sentence “This method is based on the different masses of atoms”</w:t>
      </w:r>
    </w:p>
  </w:comment>
  <w:comment w:id="13" w:author="Hayden McKenna" w:date="2015-03-29T00:52:00Z" w:initials="HM">
    <w:p w14:paraId="1E5EC95B" w14:textId="282D3296" w:rsidR="00A416ED" w:rsidRDefault="00A416ED">
      <w:pPr>
        <w:pStyle w:val="CommentText"/>
      </w:pPr>
      <w:r>
        <w:rPr>
          <w:rStyle w:val="CommentReference"/>
        </w:rPr>
        <w:annotationRef/>
      </w:r>
      <w:r>
        <w:t>Brackets are not needed if you are directly referring to Figure 5</w:t>
      </w:r>
    </w:p>
  </w:comment>
  <w:comment w:id="14" w:author="Hayden McKenna" w:date="2015-03-29T00:54:00Z" w:initials="HM">
    <w:p w14:paraId="2E902801" w14:textId="76624A5B" w:rsidR="00A416ED" w:rsidRDefault="00A416ED">
      <w:pPr>
        <w:pStyle w:val="CommentText"/>
      </w:pPr>
      <w:r>
        <w:rPr>
          <w:rStyle w:val="CommentReference"/>
        </w:rPr>
        <w:annotationRef/>
      </w:r>
      <w:r>
        <w:rPr>
          <w:rStyle w:val="CommentReference"/>
        </w:rPr>
        <w:t>For numbers less than ten, write it with words. “</w:t>
      </w:r>
      <w:proofErr w:type="gramStart"/>
      <w:r>
        <w:rPr>
          <w:rStyle w:val="CommentReference"/>
        </w:rPr>
        <w:t>five</w:t>
      </w:r>
      <w:proofErr w:type="gramEnd"/>
      <w:r>
        <w:rPr>
          <w:rStyle w:val="CommentReference"/>
        </w:rPr>
        <w:t xml:space="preserve"> minutes”</w:t>
      </w:r>
    </w:p>
  </w:comment>
  <w:comment w:id="15" w:author="Hayden McKenna" w:date="2015-03-29T00:53:00Z" w:initials="HM">
    <w:p w14:paraId="0727CDAD" w14:textId="26CAFEB7" w:rsidR="00A416ED" w:rsidRDefault="00A416ED">
      <w:pPr>
        <w:pStyle w:val="CommentText"/>
      </w:pPr>
      <w:r>
        <w:rPr>
          <w:rStyle w:val="CommentReference"/>
        </w:rPr>
        <w:annotationRef/>
      </w:r>
      <w:r>
        <w:t>This image needs to be about twice as large so that the images are clear and readable</w:t>
      </w:r>
    </w:p>
  </w:comment>
  <w:comment w:id="17" w:author="Hayden McKenna" w:date="2015-03-29T00:55:00Z" w:initials="HM">
    <w:p w14:paraId="3951F08A" w14:textId="7E466520" w:rsidR="00A416ED" w:rsidRDefault="00A416ED">
      <w:pPr>
        <w:pStyle w:val="CommentText"/>
      </w:pPr>
      <w:r>
        <w:rPr>
          <w:rStyle w:val="CommentReference"/>
        </w:rPr>
        <w:annotationRef/>
      </w:r>
      <w:r>
        <w:t>For consistency, the font size for this section should match the previous sections</w:t>
      </w:r>
    </w:p>
  </w:comment>
  <w:comment w:id="19" w:author="Hayden McKenna" w:date="2015-03-29T01:05:00Z" w:initials="HM">
    <w:p w14:paraId="0C8323C8" w14:textId="17627829" w:rsidR="00A416ED" w:rsidRPr="00A416ED" w:rsidRDefault="00A416ED" w:rsidP="00A416ED">
      <w:pPr>
        <w:rPr>
          <w:rFonts w:ascii="Times" w:eastAsia="Times New Roman" w:hAnsi="Times" w:cs="Times New Roman"/>
          <w:sz w:val="20"/>
          <w:szCs w:val="20"/>
        </w:rPr>
      </w:pPr>
      <w:r>
        <w:rPr>
          <w:rStyle w:val="CommentReference"/>
        </w:rPr>
        <w:annotationRef/>
      </w:r>
      <w:r w:rsidRPr="00A416ED">
        <w:rPr>
          <w:rFonts w:ascii="Times" w:eastAsia="Times New Roman" w:hAnsi="Times" w:cs="Times New Roman"/>
          <w:sz w:val="20"/>
          <w:szCs w:val="20"/>
          <w:highlight w:val="yellow"/>
        </w:rPr>
        <w:t xml:space="preserve">BBC. </w:t>
      </w:r>
      <w:r w:rsidRPr="00A416ED">
        <w:rPr>
          <w:rFonts w:ascii="Times" w:eastAsia="Times New Roman" w:hAnsi="Times" w:cs="Times New Roman"/>
          <w:i/>
          <w:iCs/>
          <w:sz w:val="20"/>
          <w:szCs w:val="20"/>
          <w:highlight w:val="yellow"/>
        </w:rPr>
        <w:t>GC-MS</w:t>
      </w:r>
      <w:r w:rsidRPr="00A416ED">
        <w:rPr>
          <w:rFonts w:ascii="Times" w:eastAsia="Times New Roman" w:hAnsi="Times" w:cs="Times New Roman"/>
          <w:sz w:val="20"/>
          <w:szCs w:val="20"/>
          <w:highlight w:val="yellow"/>
        </w:rPr>
        <w:t>.</w:t>
      </w:r>
      <w:r>
        <w:rPr>
          <w:rFonts w:ascii="Times" w:eastAsia="Times New Roman" w:hAnsi="Times" w:cs="Times New Roman"/>
          <w:sz w:val="20"/>
          <w:szCs w:val="20"/>
        </w:rPr>
        <w:t xml:space="preserve"> Retrieved 25</w:t>
      </w:r>
      <w:r w:rsidRPr="00A416ED">
        <w:rPr>
          <w:rFonts w:ascii="Times" w:eastAsia="Times New Roman" w:hAnsi="Times" w:cs="Times New Roman"/>
          <w:sz w:val="20"/>
          <w:szCs w:val="20"/>
        </w:rPr>
        <w:t xml:space="preserve"> March 2015, from http://www.bbc.co.uk/schools/gcsebitesize/science/add_aqa/atomic_structure/analysing_substancerev2.shtml</w:t>
      </w:r>
    </w:p>
  </w:comment>
  <w:comment w:id="21" w:author="Hayden McKenna" w:date="2015-03-29T01:03:00Z" w:initials="HM">
    <w:p w14:paraId="64E58BA2" w14:textId="752D7367" w:rsidR="00A416ED" w:rsidRDefault="00A416ED">
      <w:pPr>
        <w:pStyle w:val="CommentText"/>
      </w:pPr>
      <w:r>
        <w:rPr>
          <w:rStyle w:val="CommentReference"/>
        </w:rPr>
        <w:annotationRef/>
      </w:r>
      <w:r>
        <w:t>Not sure where you got this author and year from. I found the image at the following page:</w:t>
      </w:r>
    </w:p>
    <w:p w14:paraId="2A4005DB" w14:textId="77777777" w:rsidR="00A416ED" w:rsidRDefault="00A416ED">
      <w:pPr>
        <w:pStyle w:val="CommentText"/>
      </w:pPr>
    </w:p>
    <w:p w14:paraId="6BB1363E" w14:textId="5EBEDAE2" w:rsidR="00A416ED" w:rsidRPr="007C2871" w:rsidRDefault="00A416ED" w:rsidP="007C2871">
      <w:pPr>
        <w:rPr>
          <w:rFonts w:ascii="Times" w:eastAsia="Times New Roman" w:hAnsi="Times" w:cs="Times New Roman"/>
          <w:sz w:val="20"/>
          <w:szCs w:val="20"/>
        </w:rPr>
      </w:pPr>
      <w:r w:rsidRPr="007C2871">
        <w:rPr>
          <w:rFonts w:ascii="Times" w:eastAsia="Times New Roman" w:hAnsi="Times" w:cs="Times New Roman"/>
          <w:sz w:val="20"/>
          <w:szCs w:val="20"/>
        </w:rPr>
        <w:t xml:space="preserve">Turner, C., Ma, C., &amp; </w:t>
      </w:r>
      <w:proofErr w:type="spellStart"/>
      <w:r w:rsidRPr="007C2871">
        <w:rPr>
          <w:rFonts w:ascii="Times" w:eastAsia="Times New Roman" w:hAnsi="Times" w:cs="Times New Roman"/>
          <w:sz w:val="20"/>
          <w:szCs w:val="20"/>
        </w:rPr>
        <w:t>Elsohly</w:t>
      </w:r>
      <w:proofErr w:type="spellEnd"/>
      <w:r w:rsidRPr="007C2871">
        <w:rPr>
          <w:rFonts w:ascii="Times" w:eastAsia="Times New Roman" w:hAnsi="Times" w:cs="Times New Roman"/>
          <w:sz w:val="20"/>
          <w:szCs w:val="20"/>
        </w:rPr>
        <w:t xml:space="preserve">, M. (1979). </w:t>
      </w:r>
      <w:r w:rsidRPr="007C2871">
        <w:rPr>
          <w:rFonts w:ascii="Times" w:eastAsia="Times New Roman" w:hAnsi="Times" w:cs="Times New Roman"/>
          <w:i/>
          <w:iCs/>
          <w:sz w:val="20"/>
          <w:szCs w:val="20"/>
        </w:rPr>
        <w:t xml:space="preserve">Constituents in </w:t>
      </w:r>
      <w:proofErr w:type="spellStart"/>
      <w:r w:rsidRPr="007C2871">
        <w:rPr>
          <w:rFonts w:ascii="Times" w:eastAsia="Times New Roman" w:hAnsi="Times" w:cs="Times New Roman"/>
          <w:i/>
          <w:iCs/>
          <w:sz w:val="20"/>
          <w:szCs w:val="20"/>
        </w:rPr>
        <w:t>Erythroxylum</w:t>
      </w:r>
      <w:proofErr w:type="spellEnd"/>
      <w:r w:rsidRPr="007C2871">
        <w:rPr>
          <w:rFonts w:ascii="Times" w:eastAsia="Times New Roman" w:hAnsi="Times" w:cs="Times New Roman"/>
          <w:i/>
          <w:iCs/>
          <w:sz w:val="20"/>
          <w:szCs w:val="20"/>
        </w:rPr>
        <w:t xml:space="preserve"> Coca I: gas chromatographic analysis of cocaine from three locations in Peru</w:t>
      </w:r>
      <w:r w:rsidRPr="007C2871">
        <w:rPr>
          <w:rFonts w:ascii="Times" w:eastAsia="Times New Roman" w:hAnsi="Times" w:cs="Times New Roman"/>
          <w:sz w:val="20"/>
          <w:szCs w:val="20"/>
        </w:rPr>
        <w:t xml:space="preserve">. Retrieved 28 March 2015, from </w:t>
      </w:r>
      <w:hyperlink r:id="rId1" w:history="1">
        <w:r w:rsidRPr="00E72A68">
          <w:rPr>
            <w:rStyle w:val="Hyperlink"/>
            <w:rFonts w:ascii="Times" w:eastAsia="Times New Roman" w:hAnsi="Times" w:cs="Times New Roman"/>
            <w:sz w:val="20"/>
            <w:szCs w:val="20"/>
          </w:rPr>
          <w:t>http://www.unodc.org/unodc/en/data-and-analysis/bulletin/bulletin_1979-01-01_1_page009.html</w:t>
        </w:r>
      </w:hyperlink>
      <w:r>
        <w:rPr>
          <w:rFonts w:ascii="Times" w:eastAsia="Times New Roman" w:hAnsi="Times" w:cs="Times New Roman"/>
          <w:sz w:val="20"/>
          <w:szCs w:val="20"/>
        </w:rPr>
        <w:t xml:space="preserve"> </w:t>
      </w:r>
    </w:p>
  </w:comment>
  <w:comment w:id="22" w:author="Hayden McKenna" w:date="2015-03-29T00:58:00Z" w:initials="HM">
    <w:p w14:paraId="10C02C3C" w14:textId="677DCDD5" w:rsidR="00A416ED" w:rsidRPr="007C2871" w:rsidRDefault="00A416ED">
      <w:pPr>
        <w:pStyle w:val="CommentText"/>
      </w:pPr>
      <w:r>
        <w:rPr>
          <w:rStyle w:val="CommentReference"/>
        </w:rPr>
        <w:annotationRef/>
      </w:r>
      <w:r>
        <w:t xml:space="preserve">Page says last updated </w:t>
      </w:r>
      <w:r>
        <w:rPr>
          <w:b/>
        </w:rPr>
        <w:t>2015</w:t>
      </w:r>
    </w:p>
  </w:comment>
  <w:comment w:id="23" w:author="Hayden McKenna" w:date="2015-03-29T00:58:00Z" w:initials="HM">
    <w:p w14:paraId="2B280CCC" w14:textId="02FD5765" w:rsidR="00A416ED" w:rsidRDefault="00A416ED">
      <w:pPr>
        <w:pStyle w:val="CommentText"/>
      </w:pPr>
      <w:r>
        <w:rPr>
          <w:rStyle w:val="CommentReference"/>
        </w:rPr>
        <w:annotationRef/>
      </w:r>
      <w:r>
        <w:t>Page title should just be “The mass spectrometer”</w:t>
      </w:r>
    </w:p>
    <w:p w14:paraId="61BF08CB" w14:textId="77777777" w:rsidR="00A416ED" w:rsidRDefault="00A416ED">
      <w:pPr>
        <w:pStyle w:val="CommentText"/>
      </w:pPr>
    </w:p>
    <w:p w14:paraId="78C13B4B" w14:textId="50A37ED7" w:rsidR="00A416ED" w:rsidRDefault="00A416ED">
      <w:pPr>
        <w:pStyle w:val="CommentText"/>
      </w:pPr>
      <w:r>
        <w:rPr>
          <w:noProof/>
          <w:lang w:val="en-US"/>
        </w:rPr>
        <w:drawing>
          <wp:inline distT="0" distB="0" distL="0" distR="0" wp14:anchorId="13C28483" wp14:editId="47311D64">
            <wp:extent cx="2000379" cy="261257"/>
            <wp:effectExtent l="0" t="0" r="635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5901" cy="261978"/>
                    </a:xfrm>
                    <a:prstGeom prst="rect">
                      <a:avLst/>
                    </a:prstGeom>
                    <a:noFill/>
                    <a:ln>
                      <a:noFill/>
                    </a:ln>
                  </pic:spPr>
                </pic:pic>
              </a:graphicData>
            </a:graphic>
          </wp:inline>
        </w:drawing>
      </w:r>
    </w:p>
  </w:comment>
  <w:comment w:id="25" w:author="Hayden McKenna" w:date="2015-03-29T00:57:00Z" w:initials="HM">
    <w:p w14:paraId="05B36203" w14:textId="336FCE03" w:rsidR="00A416ED" w:rsidRDefault="00A416ED">
      <w:pPr>
        <w:pStyle w:val="CommentText"/>
      </w:pPr>
      <w:r>
        <w:rPr>
          <w:rStyle w:val="CommentReference"/>
        </w:rPr>
        <w:annotationRef/>
      </w:r>
      <w:r>
        <w:t>Location: Melbourne</w:t>
      </w:r>
    </w:p>
    <w:p w14:paraId="6B90F765" w14:textId="633F075A" w:rsidR="00A416ED" w:rsidRDefault="00A416ED">
      <w:pPr>
        <w:pStyle w:val="CommentText"/>
      </w:pPr>
      <w:r>
        <w:t xml:space="preserve">Publisher: </w:t>
      </w:r>
      <w:proofErr w:type="spellStart"/>
      <w:r>
        <w:t>Cengage</w:t>
      </w:r>
      <w:proofErr w:type="spellEnd"/>
    </w:p>
  </w:comment>
  <w:comment w:id="26" w:author="Hayden McKenna" w:date="2015-03-29T00:57:00Z" w:initials="HM">
    <w:p w14:paraId="26FCAE43" w14:textId="77777777" w:rsidR="00A416ED" w:rsidRDefault="00A416ED">
      <w:pPr>
        <w:pStyle w:val="CommentText"/>
      </w:pPr>
      <w:r>
        <w:rPr>
          <w:rStyle w:val="CommentReference"/>
        </w:rPr>
        <w:annotationRef/>
      </w:r>
      <w:r>
        <w:t xml:space="preserve">You didn’t have an in-text reference for </w:t>
      </w:r>
      <w:proofErr w:type="spellStart"/>
      <w:r>
        <w:t>Dunnivant</w:t>
      </w:r>
      <w:proofErr w:type="spellEnd"/>
      <w:r>
        <w:t xml:space="preserve"> &amp; </w:t>
      </w:r>
      <w:proofErr w:type="spellStart"/>
      <w:r>
        <w:t>Ginsbach</w:t>
      </w:r>
      <w:proofErr w:type="spellEnd"/>
      <w:r>
        <w:t xml:space="preserve">, 2011. </w:t>
      </w:r>
    </w:p>
    <w:p w14:paraId="526AB024" w14:textId="77777777" w:rsidR="00A416ED" w:rsidRDefault="00A416ED">
      <w:pPr>
        <w:pStyle w:val="CommentText"/>
      </w:pPr>
    </w:p>
    <w:p w14:paraId="728D333E" w14:textId="2D1E7D23" w:rsidR="00A416ED" w:rsidRDefault="00A416ED">
      <w:pPr>
        <w:pStyle w:val="CommentText"/>
      </w:pPr>
      <w:r>
        <w:t>Either you used it in your assignment and forgot to include the in-text reference, or didn’t use it in which case it shouldn’t be in your bibliography.</w:t>
      </w:r>
    </w:p>
  </w:comment>
  <w:comment w:id="27" w:author="Hayden McKenna" w:date="2015-03-29T01:09:00Z" w:initials="HM">
    <w:p w14:paraId="7B70027A" w14:textId="23D04E65" w:rsidR="00A416ED" w:rsidRDefault="00A416ED" w:rsidP="00A416ED">
      <w:pPr>
        <w:rPr>
          <w:rFonts w:ascii="Times" w:eastAsia="Times New Roman" w:hAnsi="Times" w:cs="Times New Roman"/>
          <w:sz w:val="20"/>
          <w:szCs w:val="20"/>
        </w:rPr>
      </w:pPr>
      <w:r>
        <w:rPr>
          <w:rStyle w:val="CommentReference"/>
        </w:rPr>
        <w:annotationRef/>
      </w:r>
      <w:proofErr w:type="spellStart"/>
      <w:r>
        <w:rPr>
          <w:rFonts w:ascii="Times" w:eastAsia="Times New Roman" w:hAnsi="Times" w:cs="Times New Roman"/>
          <w:sz w:val="20"/>
          <w:szCs w:val="20"/>
        </w:rPr>
        <w:t>Encyclopedias</w:t>
      </w:r>
      <w:proofErr w:type="spellEnd"/>
      <w:r>
        <w:rPr>
          <w:rFonts w:ascii="Times" w:eastAsia="Times New Roman" w:hAnsi="Times" w:cs="Times New Roman"/>
          <w:sz w:val="20"/>
          <w:szCs w:val="20"/>
        </w:rPr>
        <w:t xml:space="preserve"> have a slightly different referencing format. See </w:t>
      </w:r>
      <w:hyperlink r:id="rId3" w:history="1">
        <w:r w:rsidRPr="00E72A68">
          <w:rPr>
            <w:rStyle w:val="Hyperlink"/>
            <w:rFonts w:ascii="Times" w:eastAsia="Times New Roman" w:hAnsi="Times" w:cs="Times New Roman"/>
            <w:sz w:val="20"/>
            <w:szCs w:val="20"/>
          </w:rPr>
          <w:t>http://www.easybib.com/reference/guide/apa/encyclopedia</w:t>
        </w:r>
      </w:hyperlink>
      <w:r>
        <w:rPr>
          <w:rFonts w:ascii="Times" w:eastAsia="Times New Roman" w:hAnsi="Times" w:cs="Times New Roman"/>
          <w:sz w:val="20"/>
          <w:szCs w:val="20"/>
        </w:rPr>
        <w:t xml:space="preserve"> </w:t>
      </w:r>
    </w:p>
    <w:p w14:paraId="3631CE10" w14:textId="77777777" w:rsidR="00A416ED" w:rsidRDefault="00A416ED" w:rsidP="00A416ED">
      <w:pPr>
        <w:rPr>
          <w:rFonts w:ascii="Times" w:eastAsia="Times New Roman" w:hAnsi="Times" w:cs="Times New Roman"/>
          <w:sz w:val="20"/>
          <w:szCs w:val="20"/>
        </w:rPr>
      </w:pPr>
    </w:p>
    <w:p w14:paraId="7FA9DD95" w14:textId="131C0D2A" w:rsidR="00A416ED" w:rsidRPr="00A416ED" w:rsidRDefault="00A416ED" w:rsidP="00A416ED">
      <w:pPr>
        <w:rPr>
          <w:rFonts w:ascii="Times" w:eastAsia="Times New Roman" w:hAnsi="Times" w:cs="Times New Roman"/>
          <w:sz w:val="20"/>
          <w:szCs w:val="20"/>
        </w:rPr>
      </w:pPr>
      <w:r w:rsidRPr="00A416ED">
        <w:rPr>
          <w:rFonts w:ascii="Times" w:eastAsia="Times New Roman" w:hAnsi="Times" w:cs="Times New Roman"/>
          <w:sz w:val="20"/>
          <w:szCs w:val="20"/>
        </w:rPr>
        <w:t xml:space="preserve">Johnson, N. (2014). Explosive. In </w:t>
      </w:r>
      <w:proofErr w:type="spellStart"/>
      <w:r w:rsidRPr="00A416ED">
        <w:rPr>
          <w:rFonts w:ascii="Times" w:eastAsia="Times New Roman" w:hAnsi="Times" w:cs="Times New Roman"/>
          <w:i/>
          <w:iCs/>
          <w:sz w:val="20"/>
          <w:szCs w:val="20"/>
        </w:rPr>
        <w:t>Encyclopædia</w:t>
      </w:r>
      <w:proofErr w:type="spellEnd"/>
      <w:r w:rsidRPr="00A416ED">
        <w:rPr>
          <w:rFonts w:ascii="Times" w:eastAsia="Times New Roman" w:hAnsi="Times" w:cs="Times New Roman"/>
          <w:i/>
          <w:iCs/>
          <w:sz w:val="20"/>
          <w:szCs w:val="20"/>
        </w:rPr>
        <w:t xml:space="preserve"> Britannica</w:t>
      </w:r>
      <w:r w:rsidRPr="00A416ED">
        <w:rPr>
          <w:rFonts w:ascii="Times" w:eastAsia="Times New Roman" w:hAnsi="Times" w:cs="Times New Roman"/>
          <w:sz w:val="20"/>
          <w:szCs w:val="20"/>
        </w:rPr>
        <w:t>.</w:t>
      </w:r>
      <w:r>
        <w:rPr>
          <w:rFonts w:ascii="Times" w:eastAsia="Times New Roman" w:hAnsi="Times" w:cs="Times New Roman"/>
          <w:sz w:val="20"/>
          <w:szCs w:val="20"/>
        </w:rPr>
        <w:t xml:space="preserve"> Retrieved from </w:t>
      </w:r>
      <w:r w:rsidRPr="00A416ED">
        <w:rPr>
          <w:rFonts w:ascii="Times" w:eastAsia="Times New Roman" w:hAnsi="Times" w:cs="Times New Roman"/>
          <w:sz w:val="20"/>
          <w:szCs w:val="20"/>
        </w:rPr>
        <w:t>http://www.britannica.com/EBchecked/topic/198577/ex</w:t>
      </w:r>
      <w:r>
        <w:rPr>
          <w:rFonts w:ascii="Times" w:eastAsia="Times New Roman" w:hAnsi="Times" w:cs="Times New Roman"/>
          <w:sz w:val="20"/>
          <w:szCs w:val="20"/>
        </w:rPr>
        <w:t>plosive</w:t>
      </w:r>
    </w:p>
  </w:comment>
  <w:comment w:id="29" w:author="Hayden McKenna" w:date="2015-03-29T01:10:00Z" w:initials="HM">
    <w:p w14:paraId="104298A4" w14:textId="58C45550" w:rsidR="00A416ED" w:rsidRDefault="00A416ED">
      <w:pPr>
        <w:pStyle w:val="CommentText"/>
      </w:pPr>
      <w:r>
        <w:rPr>
          <w:rStyle w:val="CommentReference"/>
        </w:rPr>
        <w:annotationRef/>
      </w:r>
      <w:r>
        <w:t>Year: 2000</w:t>
      </w:r>
    </w:p>
  </w:comment>
  <w:comment w:id="30" w:author="Hayden McKenna" w:date="2015-03-29T01:11:00Z" w:initials="HM">
    <w:p w14:paraId="2C1FABF2" w14:textId="47949177" w:rsidR="00A416ED" w:rsidRPr="00A416ED" w:rsidRDefault="00A416ED" w:rsidP="00A416ED">
      <w:pPr>
        <w:rPr>
          <w:rFonts w:ascii="Times" w:eastAsia="Times New Roman" w:hAnsi="Times" w:cs="Times New Roman"/>
          <w:sz w:val="20"/>
          <w:szCs w:val="20"/>
        </w:rPr>
      </w:pPr>
      <w:r>
        <w:rPr>
          <w:rStyle w:val="CommentReference"/>
        </w:rPr>
        <w:annotationRef/>
      </w:r>
      <w:r w:rsidRPr="00A416ED">
        <w:rPr>
          <w:rFonts w:ascii="Times" w:eastAsia="Times New Roman" w:hAnsi="Times" w:cs="Times New Roman"/>
          <w:sz w:val="20"/>
          <w:szCs w:val="20"/>
        </w:rPr>
        <w:t xml:space="preserve">Rankin, S. (2015). </w:t>
      </w:r>
      <w:r w:rsidRPr="00A416ED">
        <w:rPr>
          <w:rFonts w:ascii="Times" w:eastAsia="Times New Roman" w:hAnsi="Times" w:cs="Times New Roman"/>
          <w:i/>
          <w:iCs/>
          <w:sz w:val="20"/>
          <w:szCs w:val="20"/>
        </w:rPr>
        <w:t>Explosives</w:t>
      </w:r>
      <w:r w:rsidRPr="00A416ED">
        <w:rPr>
          <w:rFonts w:ascii="Times" w:eastAsia="Times New Roman" w:hAnsi="Times" w:cs="Times New Roman"/>
          <w:sz w:val="20"/>
          <w:szCs w:val="20"/>
        </w:rPr>
        <w:t xml:space="preserve">. </w:t>
      </w:r>
      <w:r w:rsidRPr="00A416ED">
        <w:rPr>
          <w:rFonts w:ascii="Times" w:eastAsia="Times New Roman" w:hAnsi="Times" w:cs="Times New Roman"/>
          <w:i/>
          <w:iCs/>
          <w:sz w:val="20"/>
          <w:szCs w:val="20"/>
        </w:rPr>
        <w:t>Forensic Science Central</w:t>
      </w:r>
      <w:r w:rsidRPr="00A416ED">
        <w:rPr>
          <w:rFonts w:ascii="Times" w:eastAsia="Times New Roman" w:hAnsi="Times" w:cs="Times New Roman"/>
          <w:sz w:val="20"/>
          <w:szCs w:val="20"/>
        </w:rPr>
        <w:t>. Retrieved 28 March 2015, from http://forensicsciencecentral.co.uk/explosives.shtml</w:t>
      </w:r>
    </w:p>
  </w:comment>
  <w:comment w:id="31" w:author="Hayden McKenna" w:date="2015-03-29T01:13:00Z" w:initials="HM">
    <w:p w14:paraId="3A259A88" w14:textId="77777777" w:rsidR="00A416ED" w:rsidRPr="00A416ED" w:rsidRDefault="00A416ED" w:rsidP="00A416ED">
      <w:pPr>
        <w:rPr>
          <w:rFonts w:ascii="Times" w:eastAsia="Times New Roman" w:hAnsi="Times" w:cs="Times New Roman"/>
          <w:sz w:val="20"/>
          <w:szCs w:val="20"/>
        </w:rPr>
      </w:pPr>
      <w:r>
        <w:rPr>
          <w:rStyle w:val="CommentReference"/>
        </w:rPr>
        <w:annotationRef/>
      </w:r>
      <w:proofErr w:type="spellStart"/>
      <w:r w:rsidRPr="00A416ED">
        <w:rPr>
          <w:rFonts w:ascii="Times" w:eastAsia="Times New Roman" w:hAnsi="Times" w:cs="Times New Roman"/>
          <w:sz w:val="20"/>
          <w:szCs w:val="20"/>
        </w:rPr>
        <w:t>Thet</w:t>
      </w:r>
      <w:proofErr w:type="spellEnd"/>
      <w:r w:rsidRPr="00A416ED">
        <w:rPr>
          <w:rFonts w:ascii="Times" w:eastAsia="Times New Roman" w:hAnsi="Times" w:cs="Times New Roman"/>
          <w:sz w:val="20"/>
          <w:szCs w:val="20"/>
        </w:rPr>
        <w:t xml:space="preserve">, K., &amp; Woo, N. (2015). </w:t>
      </w:r>
      <w:r w:rsidRPr="00A416ED">
        <w:rPr>
          <w:rFonts w:ascii="Times" w:eastAsia="Times New Roman" w:hAnsi="Times" w:cs="Times New Roman"/>
          <w:i/>
          <w:iCs/>
          <w:sz w:val="20"/>
          <w:szCs w:val="20"/>
        </w:rPr>
        <w:t>Gas chromatography</w:t>
      </w:r>
      <w:r w:rsidRPr="00A416ED">
        <w:rPr>
          <w:rFonts w:ascii="Times" w:eastAsia="Times New Roman" w:hAnsi="Times" w:cs="Times New Roman"/>
          <w:sz w:val="20"/>
          <w:szCs w:val="20"/>
        </w:rPr>
        <w:t xml:space="preserve">. </w:t>
      </w:r>
      <w:proofErr w:type="spellStart"/>
      <w:r w:rsidRPr="00A416ED">
        <w:rPr>
          <w:rFonts w:ascii="Times" w:eastAsia="Times New Roman" w:hAnsi="Times" w:cs="Times New Roman"/>
          <w:i/>
          <w:iCs/>
          <w:sz w:val="20"/>
          <w:szCs w:val="20"/>
        </w:rPr>
        <w:t>UCDavis</w:t>
      </w:r>
      <w:proofErr w:type="spellEnd"/>
      <w:r w:rsidRPr="00A416ED">
        <w:rPr>
          <w:rFonts w:ascii="Times" w:eastAsia="Times New Roman" w:hAnsi="Times" w:cs="Times New Roman"/>
          <w:i/>
          <w:iCs/>
          <w:sz w:val="20"/>
          <w:szCs w:val="20"/>
        </w:rPr>
        <w:t xml:space="preserve"> </w:t>
      </w:r>
      <w:proofErr w:type="spellStart"/>
      <w:r w:rsidRPr="00A416ED">
        <w:rPr>
          <w:rFonts w:ascii="Times" w:eastAsia="Times New Roman" w:hAnsi="Times" w:cs="Times New Roman"/>
          <w:i/>
          <w:iCs/>
          <w:sz w:val="20"/>
          <w:szCs w:val="20"/>
        </w:rPr>
        <w:t>Chem</w:t>
      </w:r>
      <w:proofErr w:type="spellEnd"/>
      <w:r w:rsidRPr="00A416ED">
        <w:rPr>
          <w:rFonts w:ascii="Times" w:eastAsia="Times New Roman" w:hAnsi="Times" w:cs="Times New Roman"/>
          <w:i/>
          <w:iCs/>
          <w:sz w:val="20"/>
          <w:szCs w:val="20"/>
        </w:rPr>
        <w:t xml:space="preserve"> Wiki</w:t>
      </w:r>
      <w:r w:rsidRPr="00A416ED">
        <w:rPr>
          <w:rFonts w:ascii="Times" w:eastAsia="Times New Roman" w:hAnsi="Times" w:cs="Times New Roman"/>
          <w:sz w:val="20"/>
          <w:szCs w:val="20"/>
        </w:rPr>
        <w:t>. Retrieved 28 March 2015, from http://chemwiki.ucdavis.edu/Analytical_Chemistry/Instrumental_Analysis/Chromatography/Gas_Chromatography</w:t>
      </w:r>
    </w:p>
    <w:p w14:paraId="52759D85" w14:textId="0528E34B" w:rsidR="00A416ED" w:rsidRDefault="00A416ED">
      <w:pPr>
        <w:pStyle w:val="CommentText"/>
      </w:pP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1309FB" w14:textId="77777777" w:rsidR="0000648C" w:rsidRDefault="0000648C">
      <w:r>
        <w:separator/>
      </w:r>
    </w:p>
  </w:endnote>
  <w:endnote w:type="continuationSeparator" w:id="0">
    <w:p w14:paraId="0F6E96E2" w14:textId="77777777" w:rsidR="0000648C" w:rsidRDefault="00006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3895940"/>
      <w:docPartObj>
        <w:docPartGallery w:val="Page Numbers (Bottom of Page)"/>
        <w:docPartUnique/>
      </w:docPartObj>
    </w:sdtPr>
    <w:sdtEndPr>
      <w:rPr>
        <w:noProof/>
      </w:rPr>
    </w:sdtEndPr>
    <w:sdtContent>
      <w:p w14:paraId="4F14364E" w14:textId="77777777" w:rsidR="00A416ED" w:rsidRDefault="00A416ED">
        <w:pPr>
          <w:pStyle w:val="Footer"/>
          <w:jc w:val="center"/>
        </w:pPr>
        <w:r>
          <w:fldChar w:fldCharType="begin"/>
        </w:r>
        <w:r>
          <w:instrText xml:space="preserve"> PAGE   \* MERGEFORMAT </w:instrText>
        </w:r>
        <w:r>
          <w:fldChar w:fldCharType="separate"/>
        </w:r>
        <w:r w:rsidR="00023E14">
          <w:rPr>
            <w:noProof/>
          </w:rPr>
          <w:t>6</w:t>
        </w:r>
        <w:r>
          <w:rPr>
            <w:noProof/>
          </w:rPr>
          <w:fldChar w:fldCharType="end"/>
        </w:r>
      </w:p>
    </w:sdtContent>
  </w:sdt>
  <w:p w14:paraId="55743B35" w14:textId="77777777" w:rsidR="00A416ED" w:rsidRDefault="00A416E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342AD0" w14:textId="77777777" w:rsidR="0000648C" w:rsidRDefault="0000648C">
      <w:r>
        <w:separator/>
      </w:r>
    </w:p>
  </w:footnote>
  <w:footnote w:type="continuationSeparator" w:id="0">
    <w:p w14:paraId="5839E9D5" w14:textId="77777777" w:rsidR="0000648C" w:rsidRDefault="000064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604"/>
    <w:rsid w:val="0000648C"/>
    <w:rsid w:val="00023E14"/>
    <w:rsid w:val="001F5B33"/>
    <w:rsid w:val="00203FA3"/>
    <w:rsid w:val="002D609F"/>
    <w:rsid w:val="002E5D2A"/>
    <w:rsid w:val="0030412F"/>
    <w:rsid w:val="003F72F1"/>
    <w:rsid w:val="004464F7"/>
    <w:rsid w:val="004734A8"/>
    <w:rsid w:val="004F0604"/>
    <w:rsid w:val="00505F6D"/>
    <w:rsid w:val="005E0BB4"/>
    <w:rsid w:val="00605006"/>
    <w:rsid w:val="006705F6"/>
    <w:rsid w:val="00676582"/>
    <w:rsid w:val="006D3A39"/>
    <w:rsid w:val="00711CC2"/>
    <w:rsid w:val="00721B05"/>
    <w:rsid w:val="00777BDC"/>
    <w:rsid w:val="007C2871"/>
    <w:rsid w:val="009351F1"/>
    <w:rsid w:val="00994561"/>
    <w:rsid w:val="00A416ED"/>
    <w:rsid w:val="00A7594B"/>
    <w:rsid w:val="00A871BC"/>
    <w:rsid w:val="00AC50C4"/>
    <w:rsid w:val="00AE4556"/>
    <w:rsid w:val="00B45215"/>
    <w:rsid w:val="00B6499E"/>
    <w:rsid w:val="00BD2DE3"/>
    <w:rsid w:val="00BF69FB"/>
    <w:rsid w:val="00C07AE6"/>
    <w:rsid w:val="00D07AE7"/>
    <w:rsid w:val="00E3019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C1181A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F72F1"/>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1B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21B05"/>
    <w:rPr>
      <w:rFonts w:ascii="Lucida Grande" w:hAnsi="Lucida Grande" w:cs="Lucida Grande"/>
      <w:sz w:val="18"/>
      <w:szCs w:val="18"/>
    </w:rPr>
  </w:style>
  <w:style w:type="paragraph" w:styleId="Caption">
    <w:name w:val="caption"/>
    <w:basedOn w:val="Normal"/>
    <w:next w:val="Normal"/>
    <w:uiPriority w:val="35"/>
    <w:unhideWhenUsed/>
    <w:qFormat/>
    <w:rsid w:val="00B45215"/>
    <w:pPr>
      <w:spacing w:after="200"/>
    </w:pPr>
    <w:rPr>
      <w:b/>
      <w:bCs/>
      <w:color w:val="4F81BD" w:themeColor="accent1"/>
      <w:sz w:val="18"/>
      <w:szCs w:val="18"/>
    </w:rPr>
  </w:style>
  <w:style w:type="character" w:customStyle="1" w:styleId="apple-converted-space">
    <w:name w:val="apple-converted-space"/>
    <w:basedOn w:val="DefaultParagraphFont"/>
    <w:rsid w:val="00777BDC"/>
  </w:style>
  <w:style w:type="character" w:styleId="Strong">
    <w:name w:val="Strong"/>
    <w:basedOn w:val="DefaultParagraphFont"/>
    <w:uiPriority w:val="22"/>
    <w:qFormat/>
    <w:rsid w:val="00777BDC"/>
    <w:rPr>
      <w:b/>
      <w:bCs/>
    </w:rPr>
  </w:style>
  <w:style w:type="character" w:customStyle="1" w:styleId="Heading2Char">
    <w:name w:val="Heading 2 Char"/>
    <w:basedOn w:val="DefaultParagraphFont"/>
    <w:link w:val="Heading2"/>
    <w:uiPriority w:val="9"/>
    <w:rsid w:val="003F72F1"/>
    <w:rPr>
      <w:rFonts w:ascii="Times" w:hAnsi="Times"/>
      <w:b/>
      <w:bCs/>
      <w:sz w:val="36"/>
      <w:szCs w:val="36"/>
    </w:rPr>
  </w:style>
  <w:style w:type="paragraph" w:styleId="NormalWeb">
    <w:name w:val="Normal (Web)"/>
    <w:basedOn w:val="Normal"/>
    <w:uiPriority w:val="99"/>
    <w:semiHidden/>
    <w:unhideWhenUsed/>
    <w:rsid w:val="003F72F1"/>
    <w:pPr>
      <w:spacing w:before="100" w:beforeAutospacing="1" w:after="100" w:afterAutospacing="1"/>
    </w:pPr>
    <w:rPr>
      <w:rFonts w:ascii="Times" w:hAnsi="Times" w:cs="Times New Roman"/>
      <w:sz w:val="20"/>
      <w:szCs w:val="20"/>
    </w:rPr>
  </w:style>
  <w:style w:type="character" w:styleId="CommentReference">
    <w:name w:val="annotation reference"/>
    <w:basedOn w:val="DefaultParagraphFont"/>
    <w:uiPriority w:val="99"/>
    <w:semiHidden/>
    <w:unhideWhenUsed/>
    <w:rsid w:val="00AE4556"/>
    <w:rPr>
      <w:sz w:val="18"/>
      <w:szCs w:val="18"/>
    </w:rPr>
  </w:style>
  <w:style w:type="paragraph" w:styleId="CommentText">
    <w:name w:val="annotation text"/>
    <w:basedOn w:val="Normal"/>
    <w:link w:val="CommentTextChar"/>
    <w:uiPriority w:val="99"/>
    <w:semiHidden/>
    <w:unhideWhenUsed/>
    <w:rsid w:val="00AE4556"/>
  </w:style>
  <w:style w:type="character" w:customStyle="1" w:styleId="CommentTextChar">
    <w:name w:val="Comment Text Char"/>
    <w:basedOn w:val="DefaultParagraphFont"/>
    <w:link w:val="CommentText"/>
    <w:uiPriority w:val="99"/>
    <w:semiHidden/>
    <w:rsid w:val="00AE4556"/>
  </w:style>
  <w:style w:type="paragraph" w:styleId="CommentSubject">
    <w:name w:val="annotation subject"/>
    <w:basedOn w:val="CommentText"/>
    <w:next w:val="CommentText"/>
    <w:link w:val="CommentSubjectChar"/>
    <w:uiPriority w:val="99"/>
    <w:semiHidden/>
    <w:unhideWhenUsed/>
    <w:rsid w:val="00AE4556"/>
    <w:rPr>
      <w:b/>
      <w:bCs/>
      <w:sz w:val="20"/>
      <w:szCs w:val="20"/>
    </w:rPr>
  </w:style>
  <w:style w:type="character" w:customStyle="1" w:styleId="CommentSubjectChar">
    <w:name w:val="Comment Subject Char"/>
    <w:basedOn w:val="CommentTextChar"/>
    <w:link w:val="CommentSubject"/>
    <w:uiPriority w:val="99"/>
    <w:semiHidden/>
    <w:rsid w:val="00AE4556"/>
    <w:rPr>
      <w:b/>
      <w:bCs/>
      <w:sz w:val="20"/>
      <w:szCs w:val="20"/>
    </w:rPr>
  </w:style>
  <w:style w:type="character" w:styleId="Hyperlink">
    <w:name w:val="Hyperlink"/>
    <w:basedOn w:val="DefaultParagraphFont"/>
    <w:uiPriority w:val="99"/>
    <w:unhideWhenUsed/>
    <w:rsid w:val="007C2871"/>
    <w:rPr>
      <w:color w:val="0000FF" w:themeColor="hyperlink"/>
      <w:u w:val="single"/>
    </w:rPr>
  </w:style>
  <w:style w:type="table" w:styleId="TableGrid">
    <w:name w:val="Table Grid"/>
    <w:basedOn w:val="TableNormal"/>
    <w:uiPriority w:val="39"/>
    <w:rsid w:val="00A416E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A416ED"/>
    <w:pPr>
      <w:tabs>
        <w:tab w:val="center" w:pos="4513"/>
        <w:tab w:val="right" w:pos="9026"/>
      </w:tabs>
    </w:pPr>
    <w:rPr>
      <w:rFonts w:eastAsiaTheme="minorHAnsi"/>
      <w:sz w:val="22"/>
      <w:szCs w:val="22"/>
    </w:rPr>
  </w:style>
  <w:style w:type="character" w:customStyle="1" w:styleId="FooterChar">
    <w:name w:val="Footer Char"/>
    <w:basedOn w:val="DefaultParagraphFont"/>
    <w:link w:val="Footer"/>
    <w:uiPriority w:val="99"/>
    <w:rsid w:val="00A416ED"/>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F72F1"/>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1B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21B05"/>
    <w:rPr>
      <w:rFonts w:ascii="Lucida Grande" w:hAnsi="Lucida Grande" w:cs="Lucida Grande"/>
      <w:sz w:val="18"/>
      <w:szCs w:val="18"/>
    </w:rPr>
  </w:style>
  <w:style w:type="paragraph" w:styleId="Caption">
    <w:name w:val="caption"/>
    <w:basedOn w:val="Normal"/>
    <w:next w:val="Normal"/>
    <w:uiPriority w:val="35"/>
    <w:unhideWhenUsed/>
    <w:qFormat/>
    <w:rsid w:val="00B45215"/>
    <w:pPr>
      <w:spacing w:after="200"/>
    </w:pPr>
    <w:rPr>
      <w:b/>
      <w:bCs/>
      <w:color w:val="4F81BD" w:themeColor="accent1"/>
      <w:sz w:val="18"/>
      <w:szCs w:val="18"/>
    </w:rPr>
  </w:style>
  <w:style w:type="character" w:customStyle="1" w:styleId="apple-converted-space">
    <w:name w:val="apple-converted-space"/>
    <w:basedOn w:val="DefaultParagraphFont"/>
    <w:rsid w:val="00777BDC"/>
  </w:style>
  <w:style w:type="character" w:styleId="Strong">
    <w:name w:val="Strong"/>
    <w:basedOn w:val="DefaultParagraphFont"/>
    <w:uiPriority w:val="22"/>
    <w:qFormat/>
    <w:rsid w:val="00777BDC"/>
    <w:rPr>
      <w:b/>
      <w:bCs/>
    </w:rPr>
  </w:style>
  <w:style w:type="character" w:customStyle="1" w:styleId="Heading2Char">
    <w:name w:val="Heading 2 Char"/>
    <w:basedOn w:val="DefaultParagraphFont"/>
    <w:link w:val="Heading2"/>
    <w:uiPriority w:val="9"/>
    <w:rsid w:val="003F72F1"/>
    <w:rPr>
      <w:rFonts w:ascii="Times" w:hAnsi="Times"/>
      <w:b/>
      <w:bCs/>
      <w:sz w:val="36"/>
      <w:szCs w:val="36"/>
    </w:rPr>
  </w:style>
  <w:style w:type="paragraph" w:styleId="NormalWeb">
    <w:name w:val="Normal (Web)"/>
    <w:basedOn w:val="Normal"/>
    <w:uiPriority w:val="99"/>
    <w:semiHidden/>
    <w:unhideWhenUsed/>
    <w:rsid w:val="003F72F1"/>
    <w:pPr>
      <w:spacing w:before="100" w:beforeAutospacing="1" w:after="100" w:afterAutospacing="1"/>
    </w:pPr>
    <w:rPr>
      <w:rFonts w:ascii="Times" w:hAnsi="Times" w:cs="Times New Roman"/>
      <w:sz w:val="20"/>
      <w:szCs w:val="20"/>
    </w:rPr>
  </w:style>
  <w:style w:type="character" w:styleId="CommentReference">
    <w:name w:val="annotation reference"/>
    <w:basedOn w:val="DefaultParagraphFont"/>
    <w:uiPriority w:val="99"/>
    <w:semiHidden/>
    <w:unhideWhenUsed/>
    <w:rsid w:val="00AE4556"/>
    <w:rPr>
      <w:sz w:val="18"/>
      <w:szCs w:val="18"/>
    </w:rPr>
  </w:style>
  <w:style w:type="paragraph" w:styleId="CommentText">
    <w:name w:val="annotation text"/>
    <w:basedOn w:val="Normal"/>
    <w:link w:val="CommentTextChar"/>
    <w:uiPriority w:val="99"/>
    <w:semiHidden/>
    <w:unhideWhenUsed/>
    <w:rsid w:val="00AE4556"/>
  </w:style>
  <w:style w:type="character" w:customStyle="1" w:styleId="CommentTextChar">
    <w:name w:val="Comment Text Char"/>
    <w:basedOn w:val="DefaultParagraphFont"/>
    <w:link w:val="CommentText"/>
    <w:uiPriority w:val="99"/>
    <w:semiHidden/>
    <w:rsid w:val="00AE4556"/>
  </w:style>
  <w:style w:type="paragraph" w:styleId="CommentSubject">
    <w:name w:val="annotation subject"/>
    <w:basedOn w:val="CommentText"/>
    <w:next w:val="CommentText"/>
    <w:link w:val="CommentSubjectChar"/>
    <w:uiPriority w:val="99"/>
    <w:semiHidden/>
    <w:unhideWhenUsed/>
    <w:rsid w:val="00AE4556"/>
    <w:rPr>
      <w:b/>
      <w:bCs/>
      <w:sz w:val="20"/>
      <w:szCs w:val="20"/>
    </w:rPr>
  </w:style>
  <w:style w:type="character" w:customStyle="1" w:styleId="CommentSubjectChar">
    <w:name w:val="Comment Subject Char"/>
    <w:basedOn w:val="CommentTextChar"/>
    <w:link w:val="CommentSubject"/>
    <w:uiPriority w:val="99"/>
    <w:semiHidden/>
    <w:rsid w:val="00AE4556"/>
    <w:rPr>
      <w:b/>
      <w:bCs/>
      <w:sz w:val="20"/>
      <w:szCs w:val="20"/>
    </w:rPr>
  </w:style>
  <w:style w:type="character" w:styleId="Hyperlink">
    <w:name w:val="Hyperlink"/>
    <w:basedOn w:val="DefaultParagraphFont"/>
    <w:uiPriority w:val="99"/>
    <w:unhideWhenUsed/>
    <w:rsid w:val="007C2871"/>
    <w:rPr>
      <w:color w:val="0000FF" w:themeColor="hyperlink"/>
      <w:u w:val="single"/>
    </w:rPr>
  </w:style>
  <w:style w:type="table" w:styleId="TableGrid">
    <w:name w:val="Table Grid"/>
    <w:basedOn w:val="TableNormal"/>
    <w:uiPriority w:val="39"/>
    <w:rsid w:val="00A416ED"/>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A416ED"/>
    <w:pPr>
      <w:tabs>
        <w:tab w:val="center" w:pos="4513"/>
        <w:tab w:val="right" w:pos="9026"/>
      </w:tabs>
    </w:pPr>
    <w:rPr>
      <w:rFonts w:eastAsiaTheme="minorHAnsi"/>
      <w:sz w:val="22"/>
      <w:szCs w:val="22"/>
    </w:rPr>
  </w:style>
  <w:style w:type="character" w:customStyle="1" w:styleId="FooterChar">
    <w:name w:val="Footer Char"/>
    <w:basedOn w:val="DefaultParagraphFont"/>
    <w:link w:val="Footer"/>
    <w:uiPriority w:val="99"/>
    <w:rsid w:val="00A416ED"/>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112356">
      <w:bodyDiv w:val="1"/>
      <w:marLeft w:val="0"/>
      <w:marRight w:val="0"/>
      <w:marTop w:val="0"/>
      <w:marBottom w:val="0"/>
      <w:divBdr>
        <w:top w:val="none" w:sz="0" w:space="0" w:color="auto"/>
        <w:left w:val="none" w:sz="0" w:space="0" w:color="auto"/>
        <w:bottom w:val="none" w:sz="0" w:space="0" w:color="auto"/>
        <w:right w:val="none" w:sz="0" w:space="0" w:color="auto"/>
      </w:divBdr>
    </w:div>
    <w:div w:id="678311959">
      <w:bodyDiv w:val="1"/>
      <w:marLeft w:val="0"/>
      <w:marRight w:val="0"/>
      <w:marTop w:val="0"/>
      <w:marBottom w:val="0"/>
      <w:divBdr>
        <w:top w:val="none" w:sz="0" w:space="0" w:color="auto"/>
        <w:left w:val="none" w:sz="0" w:space="0" w:color="auto"/>
        <w:bottom w:val="none" w:sz="0" w:space="0" w:color="auto"/>
        <w:right w:val="none" w:sz="0" w:space="0" w:color="auto"/>
      </w:divBdr>
    </w:div>
    <w:div w:id="856970480">
      <w:bodyDiv w:val="1"/>
      <w:marLeft w:val="0"/>
      <w:marRight w:val="0"/>
      <w:marTop w:val="0"/>
      <w:marBottom w:val="0"/>
      <w:divBdr>
        <w:top w:val="none" w:sz="0" w:space="0" w:color="auto"/>
        <w:left w:val="none" w:sz="0" w:space="0" w:color="auto"/>
        <w:bottom w:val="none" w:sz="0" w:space="0" w:color="auto"/>
        <w:right w:val="none" w:sz="0" w:space="0" w:color="auto"/>
      </w:divBdr>
    </w:div>
    <w:div w:id="897286105">
      <w:bodyDiv w:val="1"/>
      <w:marLeft w:val="0"/>
      <w:marRight w:val="0"/>
      <w:marTop w:val="0"/>
      <w:marBottom w:val="0"/>
      <w:divBdr>
        <w:top w:val="none" w:sz="0" w:space="0" w:color="auto"/>
        <w:left w:val="none" w:sz="0" w:space="0" w:color="auto"/>
        <w:bottom w:val="none" w:sz="0" w:space="0" w:color="auto"/>
        <w:right w:val="none" w:sz="0" w:space="0" w:color="auto"/>
      </w:divBdr>
    </w:div>
    <w:div w:id="1398623271">
      <w:bodyDiv w:val="1"/>
      <w:marLeft w:val="0"/>
      <w:marRight w:val="0"/>
      <w:marTop w:val="0"/>
      <w:marBottom w:val="0"/>
      <w:divBdr>
        <w:top w:val="none" w:sz="0" w:space="0" w:color="auto"/>
        <w:left w:val="none" w:sz="0" w:space="0" w:color="auto"/>
        <w:bottom w:val="none" w:sz="0" w:space="0" w:color="auto"/>
        <w:right w:val="none" w:sz="0" w:space="0" w:color="auto"/>
      </w:divBdr>
    </w:div>
    <w:div w:id="1494177731">
      <w:bodyDiv w:val="1"/>
      <w:marLeft w:val="0"/>
      <w:marRight w:val="0"/>
      <w:marTop w:val="0"/>
      <w:marBottom w:val="0"/>
      <w:divBdr>
        <w:top w:val="none" w:sz="0" w:space="0" w:color="auto"/>
        <w:left w:val="none" w:sz="0" w:space="0" w:color="auto"/>
        <w:bottom w:val="none" w:sz="0" w:space="0" w:color="auto"/>
        <w:right w:val="none" w:sz="0" w:space="0" w:color="auto"/>
      </w:divBdr>
    </w:div>
    <w:div w:id="1501383108">
      <w:bodyDiv w:val="1"/>
      <w:marLeft w:val="0"/>
      <w:marRight w:val="0"/>
      <w:marTop w:val="0"/>
      <w:marBottom w:val="0"/>
      <w:divBdr>
        <w:top w:val="none" w:sz="0" w:space="0" w:color="auto"/>
        <w:left w:val="none" w:sz="0" w:space="0" w:color="auto"/>
        <w:bottom w:val="none" w:sz="0" w:space="0" w:color="auto"/>
        <w:right w:val="none" w:sz="0" w:space="0" w:color="auto"/>
      </w:divBdr>
    </w:div>
    <w:div w:id="1615358689">
      <w:bodyDiv w:val="1"/>
      <w:marLeft w:val="0"/>
      <w:marRight w:val="0"/>
      <w:marTop w:val="0"/>
      <w:marBottom w:val="0"/>
      <w:divBdr>
        <w:top w:val="none" w:sz="0" w:space="0" w:color="auto"/>
        <w:left w:val="none" w:sz="0" w:space="0" w:color="auto"/>
        <w:bottom w:val="none" w:sz="0" w:space="0" w:color="auto"/>
        <w:right w:val="none" w:sz="0" w:space="0" w:color="auto"/>
      </w:divBdr>
    </w:div>
    <w:div w:id="1622489605">
      <w:bodyDiv w:val="1"/>
      <w:marLeft w:val="0"/>
      <w:marRight w:val="0"/>
      <w:marTop w:val="0"/>
      <w:marBottom w:val="0"/>
      <w:divBdr>
        <w:top w:val="none" w:sz="0" w:space="0" w:color="auto"/>
        <w:left w:val="none" w:sz="0" w:space="0" w:color="auto"/>
        <w:bottom w:val="none" w:sz="0" w:space="0" w:color="auto"/>
        <w:right w:val="none" w:sz="0" w:space="0" w:color="auto"/>
      </w:divBdr>
    </w:div>
    <w:div w:id="174005737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www.unodc.org/unodc/en/data-and-analysis/bulletin/bulletin_1979-01-01_1_page009.html" TargetMode="External"/><Relationship Id="rId2" Type="http://schemas.openxmlformats.org/officeDocument/2006/relationships/image" Target="media/image7.png"/><Relationship Id="rId3" Type="http://schemas.openxmlformats.org/officeDocument/2006/relationships/hyperlink" Target="http://www.easybib.com/reference/guide/apa/encyclopedia" TargetMode="External"/></Relationship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2" Type="http://schemas.openxmlformats.org/officeDocument/2006/relationships/image" Target="media/image3.gif"/><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D51C2-10F8-3C43-976C-B8F51CDEC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1474</Words>
  <Characters>8407</Characters>
  <Application>Microsoft Macintosh Word</Application>
  <DocSecurity>0</DocSecurity>
  <Lines>70</Lines>
  <Paragraphs>19</Paragraphs>
  <ScaleCrop>false</ScaleCrop>
  <Company/>
  <LinksUpToDate>false</LinksUpToDate>
  <CharactersWithSpaces>9862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Hayward</dc:creator>
  <cp:keywords/>
  <dc:description/>
  <cp:lastModifiedBy>Hayden McKenna</cp:lastModifiedBy>
  <cp:revision>7</cp:revision>
  <cp:lastPrinted>2015-03-30T00:52:00Z</cp:lastPrinted>
  <dcterms:created xsi:type="dcterms:W3CDTF">2015-03-28T16:48:00Z</dcterms:created>
  <dcterms:modified xsi:type="dcterms:W3CDTF">2015-04-01T12:02:00Z</dcterms:modified>
</cp:coreProperties>
</file>