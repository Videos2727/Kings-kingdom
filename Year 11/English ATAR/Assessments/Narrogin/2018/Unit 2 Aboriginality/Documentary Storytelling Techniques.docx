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5C9" w:rsidRDefault="009E25C9" w:rsidP="009E25C9">
      <w:pPr>
        <w:shd w:val="clear" w:color="auto" w:fill="FFFFFF"/>
        <w:spacing w:before="377" w:after="301" w:line="742" w:lineRule="atLeast"/>
        <w:jc w:val="center"/>
        <w:outlineLvl w:val="1"/>
        <w:rPr>
          <w:rFonts w:ascii="Verdana" w:hAnsi="Verdana"/>
          <w:b/>
          <w:bCs/>
          <w:color w:val="525450"/>
          <w:kern w:val="36"/>
          <w:sz w:val="60"/>
          <w:szCs w:val="60"/>
        </w:rPr>
      </w:pPr>
      <w:r>
        <w:rPr>
          <w:rFonts w:ascii="Verdana" w:hAnsi="Verdana"/>
          <w:b/>
          <w:bCs/>
          <w:color w:val="525450"/>
          <w:kern w:val="36"/>
          <w:sz w:val="60"/>
          <w:szCs w:val="60"/>
        </w:rPr>
        <w:t>Documentary Storytelling Techniques</w:t>
      </w:r>
      <w:r>
        <w:rPr>
          <w:rFonts w:ascii="Verdana" w:hAnsi="Verdana"/>
          <w:b/>
          <w:bCs/>
          <w:color w:val="525450"/>
          <w:kern w:val="36"/>
          <w:sz w:val="60"/>
          <w:szCs w:val="60"/>
        </w:rPr>
        <w:br/>
      </w:r>
      <w:r>
        <w:rPr>
          <w:rFonts w:ascii="Verdana" w:hAnsi="Verdana"/>
          <w:color w:val="525450"/>
          <w:kern w:val="36"/>
          <w:sz w:val="35"/>
          <w:szCs w:val="35"/>
        </w:rPr>
        <w:t>Creative ideas to help tell your story</w:t>
      </w:r>
    </w:p>
    <w:p w:rsidR="009E25C9" w:rsidRDefault="009E25C9" w:rsidP="009E25C9">
      <w:pPr>
        <w:shd w:val="clear" w:color="auto" w:fill="FFFFFF"/>
        <w:spacing w:line="442" w:lineRule="atLeast"/>
        <w:rPr>
          <w:rFonts w:ascii="Verdana" w:hAnsi="Verdana"/>
          <w:color w:val="525450"/>
          <w:sz w:val="26"/>
          <w:szCs w:val="26"/>
        </w:rPr>
      </w:pPr>
      <w:r>
        <w:rPr>
          <w:rFonts w:ascii="Verdana" w:hAnsi="Verdana"/>
          <w:color w:val="525450"/>
          <w:sz w:val="26"/>
          <w:szCs w:val="26"/>
        </w:rPr>
        <w:pict>
          <v:rect id="_x0000_i1025" style="width:470.95pt;height:.75pt" o:hrpct="900" o:hralign="center" o:hrstd="t" o:hrnoshade="t" o:hr="t" fillcolor="#e6ebdf" stroked="f"/>
        </w:pic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78"/>
        <w:gridCol w:w="5278"/>
      </w:tblGrid>
      <w:tr w:rsidR="009E25C9" w:rsidTr="009E25C9">
        <w:trPr>
          <w:tblCellSpacing w:w="15" w:type="dxa"/>
        </w:trPr>
        <w:tc>
          <w:tcPr>
            <w:tcW w:w="2500" w:type="pct"/>
            <w:hideMark/>
          </w:tcPr>
          <w:p w:rsidR="009E25C9" w:rsidRDefault="009E25C9">
            <w:pPr>
              <w:divId w:val="1807697343"/>
              <w:rPr>
                <w:rFonts w:ascii="Verdana" w:hAnsi="Verdana"/>
                <w:color w:val="000000"/>
                <w:sz w:val="18"/>
                <w:szCs w:val="18"/>
              </w:rPr>
            </w:pPr>
            <w:r>
              <w:rPr>
                <w:rFonts w:ascii="Verdana" w:hAnsi="Verdana"/>
                <w:noProof/>
                <w:color w:val="000000"/>
                <w:sz w:val="18"/>
                <w:szCs w:val="18"/>
              </w:rPr>
              <w:drawing>
                <wp:inline distT="0" distB="0" distL="0" distR="0">
                  <wp:extent cx="2619375" cy="2619375"/>
                  <wp:effectExtent l="0" t="0" r="9525" b="9525"/>
                  <wp:docPr id="9" name="Picture 9" descr="http://www.desktop-documentaries.com/images/275xNxretro-girl.jpg.pagespeed.ic.dGFX6U_Gc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esktop-documentaries.com/images/275xNxretro-girl.jpg.pagespeed.ic.dGFX6U_GcG.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a:ln>
                            <a:noFill/>
                          </a:ln>
                        </pic:spPr>
                      </pic:pic>
                    </a:graphicData>
                  </a:graphic>
                </wp:inline>
              </w:drawing>
            </w:r>
          </w:p>
        </w:tc>
        <w:tc>
          <w:tcPr>
            <w:tcW w:w="2500" w:type="pct"/>
            <w:hideMark/>
          </w:tcPr>
          <w:p w:rsidR="009E25C9" w:rsidRDefault="009E25C9">
            <w:pPr>
              <w:spacing w:before="240" w:after="240"/>
              <w:rPr>
                <w:rFonts w:ascii="Verdana" w:hAnsi="Verdana"/>
                <w:color w:val="000000"/>
                <w:sz w:val="18"/>
                <w:szCs w:val="18"/>
              </w:rPr>
            </w:pPr>
            <w:r>
              <w:rPr>
                <w:rFonts w:ascii="Verdana" w:hAnsi="Verdana"/>
                <w:color w:val="000000"/>
                <w:sz w:val="18"/>
                <w:szCs w:val="18"/>
              </w:rPr>
              <w:t>The key to choosing the right storytelling techniques for your documentary is to know who your primary audience will be and where/how it will be viewed.</w:t>
            </w:r>
          </w:p>
          <w:p w:rsidR="009E25C9" w:rsidRDefault="009E25C9">
            <w:pPr>
              <w:spacing w:before="240" w:after="240"/>
              <w:rPr>
                <w:rFonts w:ascii="Verdana" w:hAnsi="Verdana"/>
                <w:color w:val="000000"/>
                <w:sz w:val="18"/>
                <w:szCs w:val="18"/>
              </w:rPr>
            </w:pPr>
            <w:r>
              <w:rPr>
                <w:rFonts w:ascii="Verdana" w:hAnsi="Verdana"/>
                <w:color w:val="000000"/>
                <w:sz w:val="18"/>
                <w:szCs w:val="18"/>
              </w:rPr>
              <w:t>If your audience is a group of third graders, you may choose a very different technique than you would for a group of college fraternity brothers or for a group of senior citizens.</w:t>
            </w:r>
          </w:p>
        </w:tc>
      </w:tr>
    </w:tbl>
    <w:p w:rsidR="009E25C9" w:rsidRDefault="009E25C9" w:rsidP="009E25C9">
      <w:pPr>
        <w:shd w:val="clear" w:color="auto" w:fill="FFFFFF"/>
        <w:spacing w:before="240" w:after="240" w:line="442" w:lineRule="atLeast"/>
        <w:rPr>
          <w:rFonts w:ascii="Verdana" w:hAnsi="Verdana"/>
          <w:color w:val="525450"/>
          <w:sz w:val="26"/>
          <w:szCs w:val="26"/>
        </w:rPr>
      </w:pPr>
      <w:r>
        <w:rPr>
          <w:rFonts w:ascii="Verdana" w:hAnsi="Verdana"/>
          <w:color w:val="525450"/>
          <w:sz w:val="26"/>
          <w:szCs w:val="26"/>
        </w:rPr>
        <w:t>Another way to choose your storytelling technique is to think about your subject matter.</w:t>
      </w:r>
    </w:p>
    <w:p w:rsidR="009E25C9" w:rsidRDefault="009E25C9" w:rsidP="009E25C9">
      <w:pPr>
        <w:shd w:val="clear" w:color="auto" w:fill="FFFFFF"/>
        <w:spacing w:before="240" w:after="240" w:line="442" w:lineRule="atLeast"/>
        <w:rPr>
          <w:rFonts w:ascii="Verdana" w:hAnsi="Verdana"/>
          <w:color w:val="525450"/>
          <w:sz w:val="26"/>
          <w:szCs w:val="26"/>
        </w:rPr>
      </w:pPr>
      <w:r>
        <w:rPr>
          <w:rFonts w:ascii="Verdana" w:hAnsi="Verdana"/>
          <w:color w:val="525450"/>
          <w:sz w:val="26"/>
          <w:szCs w:val="26"/>
        </w:rPr>
        <w:t>If your documentary is about war, you might choose a very different storytelling style than if your documentary is about adopting puppies.</w:t>
      </w:r>
    </w:p>
    <w:p w:rsidR="009E25C9" w:rsidRPr="009E25C9" w:rsidRDefault="009E25C9" w:rsidP="009E25C9">
      <w:pPr>
        <w:shd w:val="clear" w:color="auto" w:fill="FFFFFF"/>
        <w:spacing w:before="240" w:after="240" w:line="442" w:lineRule="atLeast"/>
        <w:rPr>
          <w:ins w:id="0" w:author="Unknown"/>
          <w:rFonts w:ascii="Verdana" w:hAnsi="Verdana"/>
          <w:color w:val="525450"/>
          <w:sz w:val="26"/>
          <w:szCs w:val="26"/>
          <w:u w:val="single"/>
        </w:rPr>
      </w:pPr>
      <w:bookmarkStart w:id="1" w:name="_GoBack"/>
      <w:bookmarkEnd w:id="1"/>
      <w:ins w:id="2" w:author="Unknown">
        <w:r w:rsidRPr="009E25C9">
          <w:rPr>
            <w:rFonts w:ascii="Verdana" w:hAnsi="Verdana"/>
            <w:color w:val="525450"/>
            <w:sz w:val="26"/>
            <w:szCs w:val="26"/>
            <w:u w:val="single"/>
          </w:rPr>
          <w:t>The idea is that you want to create the proper setting and tone to create an experience for your audience. You want to build the story in such a way to keep the audience engaged and following the story</w:t>
        </w:r>
        <w:proofErr w:type="gramStart"/>
        <w:r w:rsidRPr="009E25C9">
          <w:rPr>
            <w:rFonts w:ascii="Verdana" w:hAnsi="Verdana"/>
            <w:color w:val="525450"/>
            <w:sz w:val="26"/>
            <w:szCs w:val="26"/>
            <w:u w:val="single"/>
          </w:rPr>
          <w:t>..</w:t>
        </w:r>
        <w:proofErr w:type="gramEnd"/>
        <w:r w:rsidRPr="009E25C9">
          <w:rPr>
            <w:rFonts w:ascii="Verdana" w:hAnsi="Verdana"/>
            <w:color w:val="525450"/>
            <w:sz w:val="26"/>
            <w:szCs w:val="26"/>
            <w:u w:val="single"/>
          </w:rPr>
          <w:t xml:space="preserve"> </w:t>
        </w:r>
        <w:proofErr w:type="gramStart"/>
        <w:r w:rsidRPr="009E25C9">
          <w:rPr>
            <w:rFonts w:ascii="Verdana" w:hAnsi="Verdana"/>
            <w:color w:val="525450"/>
            <w:sz w:val="26"/>
            <w:szCs w:val="26"/>
            <w:u w:val="single"/>
          </w:rPr>
          <w:t>you</w:t>
        </w:r>
        <w:proofErr w:type="gramEnd"/>
        <w:r w:rsidRPr="009E25C9">
          <w:rPr>
            <w:rFonts w:ascii="Verdana" w:hAnsi="Verdana"/>
            <w:color w:val="525450"/>
            <w:sz w:val="26"/>
            <w:szCs w:val="26"/>
            <w:u w:val="single"/>
          </w:rPr>
          <w:t xml:space="preserve"> don't want them to get bored nor do you want to overstimulate.</w:t>
        </w:r>
      </w:ins>
    </w:p>
    <w:p w:rsidR="009E25C9" w:rsidRPr="009E25C9" w:rsidRDefault="009E25C9" w:rsidP="009E25C9">
      <w:pPr>
        <w:shd w:val="clear" w:color="auto" w:fill="FFFFFF"/>
        <w:spacing w:line="442" w:lineRule="atLeast"/>
        <w:rPr>
          <w:ins w:id="3" w:author="Unknown"/>
          <w:rFonts w:ascii="Verdana" w:hAnsi="Verdana"/>
          <w:color w:val="525450"/>
          <w:sz w:val="26"/>
          <w:szCs w:val="26"/>
          <w:u w:val="single"/>
        </w:rPr>
      </w:pPr>
      <w:ins w:id="4" w:author="Unknown">
        <w:r w:rsidRPr="009E25C9">
          <w:rPr>
            <w:rFonts w:ascii="Verdana" w:hAnsi="Verdana"/>
            <w:color w:val="525450"/>
            <w:sz w:val="26"/>
            <w:szCs w:val="26"/>
            <w:u w:val="single"/>
          </w:rPr>
          <w:pict>
            <v:rect id="_x0000_i1029" style="width:523.3pt;height:.75pt" o:hrstd="t" o:hrnoshade="t" o:hr="t" fillcolor="#eff0ed" stroked="f"/>
          </w:pict>
        </w:r>
      </w:ins>
    </w:p>
    <w:p w:rsidR="009E25C9" w:rsidRPr="009E25C9" w:rsidRDefault="009E25C9" w:rsidP="009E25C9">
      <w:pPr>
        <w:shd w:val="clear" w:color="auto" w:fill="FFFFFF"/>
        <w:spacing w:before="240" w:after="120" w:line="547" w:lineRule="atLeast"/>
        <w:outlineLvl w:val="3"/>
        <w:rPr>
          <w:ins w:id="5" w:author="Unknown"/>
          <w:rFonts w:ascii="Arial" w:hAnsi="Arial" w:cs="Arial"/>
          <w:b/>
          <w:bCs/>
          <w:color w:val="525450"/>
          <w:sz w:val="48"/>
          <w:szCs w:val="48"/>
          <w:u w:val="single"/>
        </w:rPr>
      </w:pPr>
      <w:ins w:id="6" w:author="Unknown">
        <w:r w:rsidRPr="009E25C9">
          <w:rPr>
            <w:rFonts w:ascii="Arial" w:hAnsi="Arial" w:cs="Arial"/>
            <w:b/>
            <w:bCs/>
            <w:color w:val="525450"/>
            <w:sz w:val="48"/>
            <w:szCs w:val="48"/>
            <w:u w:val="single"/>
          </w:rPr>
          <w:t>Scriptwriting Resources</w:t>
        </w:r>
      </w:ins>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60"/>
        <w:gridCol w:w="2645"/>
        <w:gridCol w:w="2623"/>
        <w:gridCol w:w="2628"/>
      </w:tblGrid>
      <w:tr w:rsidR="009E25C9" w:rsidRPr="009E25C9" w:rsidTr="009E25C9">
        <w:trPr>
          <w:tblCellSpacing w:w="15" w:type="dxa"/>
        </w:trPr>
        <w:tc>
          <w:tcPr>
            <w:tcW w:w="1256" w:type="pct"/>
            <w:hideMark/>
          </w:tcPr>
          <w:p w:rsidR="009E25C9" w:rsidRPr="009E25C9" w:rsidRDefault="009E25C9">
            <w:pPr>
              <w:jc w:val="center"/>
              <w:rPr>
                <w:rFonts w:ascii="Verdana" w:hAnsi="Verdana"/>
                <w:color w:val="000000"/>
                <w:sz w:val="18"/>
                <w:szCs w:val="18"/>
                <w:u w:val="single"/>
              </w:rPr>
            </w:pPr>
            <w:r w:rsidRPr="009E25C9">
              <w:rPr>
                <w:rFonts w:ascii="Verdana" w:hAnsi="Verdana"/>
                <w:noProof/>
                <w:color w:val="6A7364"/>
                <w:sz w:val="18"/>
                <w:szCs w:val="18"/>
                <w:u w:val="single"/>
              </w:rPr>
              <w:lastRenderedPageBreak/>
              <mc:AlternateContent>
                <mc:Choice Requires="wps">
                  <w:drawing>
                    <wp:inline distT="0" distB="0" distL="0" distR="0" wp14:anchorId="37B741D8" wp14:editId="0C65DD67">
                      <wp:extent cx="304800" cy="304800"/>
                      <wp:effectExtent l="0" t="0" r="0" b="0"/>
                      <wp:docPr id="8" name="Rectangle 8" descr="http://ws-na.amazon-adsystem.com/widgets/q?_encoding=UTF8&amp;ASIN=B009OYYYSM&amp;Format=_SL160_&amp;ID=AsinImage&amp;MarketPlace=US&amp;ServiceVersion=20070822&amp;WS=1&amp;tag=desktopdocume-20">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ws-na.amazon-adsystem.com/widgets/q?_encoding=UTF8&amp;ASIN=B009OYYYSM&amp;Format=_SL160_&amp;ID=AsinImage&amp;MarketPlace=US&amp;ServiceVersion=20070822&amp;WS=1&amp;tag=desktopdocume-20" href="http://www.amazon.com/gp/product/B009OYYYSM/ref=as_li_ss_il?ie=UTF8&amp;camp=1789&amp;creative=390957&amp;creativeASIN=B009OYYYSM&amp;linkCode=as2&amp;tag=desktopdocume-2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" o:button="t" filled="f" stroked="f">
                      <v:fill o:detectmouseclick="t"/>
                      <o:lock v:ext="edit" aspectratio="t"/>
                      <w10:anchorlock/>
                    </v:rect>
                  </w:pict>
                </mc:Fallback>
              </mc:AlternateContent>
            </w:r>
            <w:r w:rsidRPr="009E25C9">
              <w:rPr>
                <w:rFonts w:ascii="Verdana" w:hAnsi="Verdana"/>
                <w:noProof/>
                <w:color w:val="000000"/>
                <w:sz w:val="18"/>
                <w:szCs w:val="18"/>
                <w:u w:val="single"/>
              </w:rPr>
              <w:drawing>
                <wp:inline distT="0" distB="0" distL="0" distR="0" wp14:anchorId="3AEB7B68" wp14:editId="76EA0717">
                  <wp:extent cx="9525" cy="9525"/>
                  <wp:effectExtent l="0" t="0" r="0" b="0"/>
                  <wp:docPr id="7" name="Picture 7" descr="http://ir-na.amazon-adsystem.com/e/ir?t=desktopdocume-20&amp;l=as2&amp;o=1&amp;a=B009OYYY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r-na.amazon-adsystem.com/e/ir?t=desktopdocume-20&amp;l=as2&amp;o=1&amp;a=B009OYYYS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256" w:type="pct"/>
            <w:hideMark/>
          </w:tcPr>
          <w:p w:rsidR="009E25C9" w:rsidRPr="009E25C9" w:rsidRDefault="009E25C9">
            <w:pPr>
              <w:jc w:val="center"/>
              <w:rPr>
                <w:rFonts w:ascii="Verdana" w:hAnsi="Verdana"/>
                <w:color w:val="000000"/>
                <w:sz w:val="18"/>
                <w:szCs w:val="18"/>
                <w:u w:val="single"/>
              </w:rPr>
            </w:pPr>
            <w:r w:rsidRPr="009E25C9">
              <w:rPr>
                <w:rFonts w:ascii="Verdana" w:hAnsi="Verdana"/>
                <w:noProof/>
                <w:color w:val="6A7364"/>
                <w:sz w:val="18"/>
                <w:szCs w:val="18"/>
                <w:u w:val="single"/>
              </w:rPr>
              <w:drawing>
                <wp:inline distT="0" distB="0" distL="0" distR="0" wp14:anchorId="0B1EF40C" wp14:editId="3D85190C">
                  <wp:extent cx="1076325" cy="1524000"/>
                  <wp:effectExtent l="0" t="0" r="9525" b="0"/>
                  <wp:docPr id="6" name="Picture 6" descr="http://ws-na.amazon-adsystem.com/widgets/q?_encoding=UTF8&amp;ASIN=B00BY79JEQ&amp;Format=_SL160_&amp;ID=AsinImage&amp;MarketPlace=US&amp;ServiceVersion=20070822&amp;WS=1&amp;tag=desktopdocume-20">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s-na.amazon-adsystem.com/widgets/q?_encoding=UTF8&amp;ASIN=B00BY79JEQ&amp;Format=_SL160_&amp;ID=AsinImage&amp;MarketPlace=US&amp;ServiceVersion=20070822&amp;WS=1&amp;tag=desktopdocume-20">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6325" cy="1524000"/>
                          </a:xfrm>
                          <a:prstGeom prst="rect">
                            <a:avLst/>
                          </a:prstGeom>
                          <a:noFill/>
                          <a:ln>
                            <a:noFill/>
                          </a:ln>
                        </pic:spPr>
                      </pic:pic>
                    </a:graphicData>
                  </a:graphic>
                </wp:inline>
              </w:drawing>
            </w:r>
            <w:r w:rsidRPr="009E25C9">
              <w:rPr>
                <w:rFonts w:ascii="Verdana" w:hAnsi="Verdana"/>
                <w:noProof/>
                <w:color w:val="000000"/>
                <w:sz w:val="18"/>
                <w:szCs w:val="18"/>
                <w:u w:val="single"/>
              </w:rPr>
              <w:drawing>
                <wp:inline distT="0" distB="0" distL="0" distR="0" wp14:anchorId="361EAD0A" wp14:editId="51E11DA4">
                  <wp:extent cx="9525" cy="9525"/>
                  <wp:effectExtent l="0" t="0" r="0" b="0"/>
                  <wp:docPr id="5" name="Picture 5" descr="http://ir-na.amazon-adsystem.com/e/ir?t=desktopdocume-20&amp;l=as2&amp;o=1&amp;a=B00BY79J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r-na.amazon-adsystem.com/e/ir?t=desktopdocume-20&amp;l=as2&amp;o=1&amp;a=B00BY79JE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246" w:type="pct"/>
            <w:hideMark/>
          </w:tcPr>
          <w:p w:rsidR="009E25C9" w:rsidRPr="009E25C9" w:rsidRDefault="009E25C9">
            <w:pPr>
              <w:jc w:val="center"/>
              <w:rPr>
                <w:rFonts w:ascii="Verdana" w:hAnsi="Verdana"/>
                <w:color w:val="000000"/>
                <w:sz w:val="18"/>
                <w:szCs w:val="18"/>
                <w:u w:val="single"/>
              </w:rPr>
            </w:pPr>
            <w:r w:rsidRPr="009E25C9">
              <w:rPr>
                <w:rFonts w:ascii="Verdana" w:hAnsi="Verdana"/>
                <w:noProof/>
                <w:color w:val="6A7364"/>
                <w:sz w:val="18"/>
                <w:szCs w:val="18"/>
                <w:u w:val="single"/>
              </w:rPr>
              <w:drawing>
                <wp:inline distT="0" distB="0" distL="0" distR="0" wp14:anchorId="443B0195" wp14:editId="26B88546">
                  <wp:extent cx="885825" cy="1333500"/>
                  <wp:effectExtent l="0" t="0" r="9525" b="0"/>
                  <wp:docPr id="4" name="Picture 4" descr="http://ws-na.amazon-adsystem.com/widgets/q?_encoding=UTF8&amp;ASIN=067184783X&amp;Format=_SL160_&amp;ID=AsinImage&amp;MarketPlace=US&amp;ServiceVersion=20070822&amp;WS=1&amp;tag=desktopdocume-20">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s-na.amazon-adsystem.com/widgets/q?_encoding=UTF8&amp;ASIN=067184783X&amp;Format=_SL160_&amp;ID=AsinImage&amp;MarketPlace=US&amp;ServiceVersion=20070822&amp;WS=1&amp;tag=desktopdocume-20">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5825" cy="1333500"/>
                          </a:xfrm>
                          <a:prstGeom prst="rect">
                            <a:avLst/>
                          </a:prstGeom>
                          <a:noFill/>
                          <a:ln>
                            <a:noFill/>
                          </a:ln>
                        </pic:spPr>
                      </pic:pic>
                    </a:graphicData>
                  </a:graphic>
                </wp:inline>
              </w:drawing>
            </w:r>
            <w:r w:rsidRPr="009E25C9">
              <w:rPr>
                <w:rFonts w:ascii="Verdana" w:hAnsi="Verdana"/>
                <w:noProof/>
                <w:color w:val="000000"/>
                <w:sz w:val="18"/>
                <w:szCs w:val="18"/>
                <w:u w:val="single"/>
              </w:rPr>
              <w:drawing>
                <wp:inline distT="0" distB="0" distL="0" distR="0" wp14:anchorId="0FDDA799" wp14:editId="457351E7">
                  <wp:extent cx="9525" cy="9525"/>
                  <wp:effectExtent l="0" t="0" r="0" b="0"/>
                  <wp:docPr id="3" name="Picture 3" descr="http://ir-na.amazon-adsystem.com/e/ir?t=desktopdocume-20&amp;l=as2&amp;o=1&amp;a=0671847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r-na.amazon-adsystem.com/e/ir?t=desktopdocume-20&amp;l=as2&amp;o=1&amp;a=067184783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1241" w:type="pct"/>
            <w:hideMark/>
          </w:tcPr>
          <w:p w:rsidR="009E25C9" w:rsidRPr="009E25C9" w:rsidRDefault="009E25C9">
            <w:pPr>
              <w:jc w:val="center"/>
              <w:rPr>
                <w:rFonts w:ascii="Verdana" w:hAnsi="Verdana"/>
                <w:color w:val="000000"/>
                <w:sz w:val="18"/>
                <w:szCs w:val="18"/>
                <w:u w:val="single"/>
              </w:rPr>
            </w:pPr>
            <w:r w:rsidRPr="009E25C9">
              <w:rPr>
                <w:rFonts w:ascii="Verdana" w:hAnsi="Verdana"/>
                <w:noProof/>
                <w:color w:val="6A7364"/>
                <w:sz w:val="18"/>
                <w:szCs w:val="18"/>
                <w:u w:val="single"/>
              </w:rPr>
              <w:drawing>
                <wp:inline distT="0" distB="0" distL="0" distR="0" wp14:anchorId="7419E308" wp14:editId="20279B20">
                  <wp:extent cx="1019175" cy="1524000"/>
                  <wp:effectExtent l="0" t="0" r="9525" b="0"/>
                  <wp:docPr id="2" name="Picture 2" descr="http://ws-na.amazon-adsystem.com/widgets/q?_encoding=UTF8&amp;ASIN=B0052Z3M8A&amp;Format=_SL160_&amp;ID=AsinImage&amp;MarketPlace=US&amp;ServiceVersion=20070822&amp;WS=1&amp;tag=desktopdocume-20">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s-na.amazon-adsystem.com/widgets/q?_encoding=UTF8&amp;ASIN=B0052Z3M8A&amp;Format=_SL160_&amp;ID=AsinImage&amp;MarketPlace=US&amp;ServiceVersion=20070822&amp;WS=1&amp;tag=desktopdocume-20">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9175" cy="1524000"/>
                          </a:xfrm>
                          <a:prstGeom prst="rect">
                            <a:avLst/>
                          </a:prstGeom>
                          <a:noFill/>
                          <a:ln>
                            <a:noFill/>
                          </a:ln>
                        </pic:spPr>
                      </pic:pic>
                    </a:graphicData>
                  </a:graphic>
                </wp:inline>
              </w:drawing>
            </w:r>
            <w:r w:rsidRPr="009E25C9">
              <w:rPr>
                <w:rFonts w:ascii="Verdana" w:hAnsi="Verdana"/>
                <w:noProof/>
                <w:color w:val="000000"/>
                <w:sz w:val="18"/>
                <w:szCs w:val="18"/>
                <w:u w:val="single"/>
              </w:rPr>
              <w:drawing>
                <wp:inline distT="0" distB="0" distL="0" distR="0" wp14:anchorId="2A76DFC9" wp14:editId="2D73EE99">
                  <wp:extent cx="9525" cy="9525"/>
                  <wp:effectExtent l="0" t="0" r="0" b="0"/>
                  <wp:docPr id="1" name="Picture 1" descr="http://ir-na.amazon-adsystem.com/e/ir?t=desktopdocume-20&amp;l=as2&amp;o=1&amp;a=B0052Z3M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r-na.amazon-adsystem.com/e/ir?t=desktopdocume-20&amp;l=as2&amp;o=1&amp;a=B0052Z3M8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rsidR="009E25C9" w:rsidRPr="009E25C9" w:rsidRDefault="009E25C9" w:rsidP="009E25C9">
      <w:pPr>
        <w:shd w:val="clear" w:color="auto" w:fill="FFFFFF"/>
        <w:spacing w:line="442" w:lineRule="atLeast"/>
        <w:rPr>
          <w:ins w:id="7" w:author="Unknown"/>
          <w:rFonts w:ascii="Verdana" w:hAnsi="Verdana"/>
          <w:color w:val="525450"/>
          <w:sz w:val="26"/>
          <w:szCs w:val="26"/>
          <w:u w:val="single"/>
        </w:rPr>
      </w:pPr>
    </w:p>
    <w:p w:rsidR="009E25C9" w:rsidRPr="009E25C9" w:rsidRDefault="009E25C9" w:rsidP="009E25C9">
      <w:pPr>
        <w:shd w:val="clear" w:color="auto" w:fill="FFFFFF"/>
        <w:spacing w:line="442" w:lineRule="atLeast"/>
        <w:rPr>
          <w:ins w:id="8" w:author="Unknown"/>
          <w:rFonts w:ascii="Verdana" w:hAnsi="Verdana"/>
          <w:color w:val="525450"/>
          <w:sz w:val="26"/>
          <w:szCs w:val="26"/>
          <w:u w:val="single"/>
        </w:rPr>
      </w:pPr>
      <w:ins w:id="9" w:author="Unknown">
        <w:r w:rsidRPr="009E25C9">
          <w:rPr>
            <w:rFonts w:ascii="Verdana" w:hAnsi="Verdana"/>
            <w:color w:val="525450"/>
            <w:sz w:val="26"/>
            <w:szCs w:val="26"/>
            <w:u w:val="single"/>
          </w:rPr>
          <w:pict>
            <v:rect id="_x0000_i1038" style="width:523.3pt;height:.75pt" o:hrstd="t" o:hrnoshade="t" o:hr="t" fillcolor="#eff0ed" stroked="f"/>
          </w:pict>
        </w:r>
      </w:ins>
    </w:p>
    <w:p w:rsidR="009E25C9" w:rsidRPr="009E25C9" w:rsidRDefault="009E25C9" w:rsidP="009E25C9">
      <w:pPr>
        <w:shd w:val="clear" w:color="auto" w:fill="FFFFFF"/>
        <w:spacing w:before="240" w:after="120" w:line="547" w:lineRule="atLeast"/>
        <w:outlineLvl w:val="3"/>
        <w:rPr>
          <w:ins w:id="10" w:author="Unknown"/>
          <w:rFonts w:ascii="Arial" w:hAnsi="Arial" w:cs="Arial"/>
          <w:b/>
          <w:bCs/>
          <w:color w:val="525450"/>
          <w:sz w:val="48"/>
          <w:szCs w:val="48"/>
          <w:u w:val="single"/>
        </w:rPr>
      </w:pPr>
      <w:ins w:id="11" w:author="Unknown">
        <w:r w:rsidRPr="009E25C9">
          <w:rPr>
            <w:rFonts w:ascii="Arial" w:hAnsi="Arial" w:cs="Arial"/>
            <w:b/>
            <w:bCs/>
            <w:color w:val="525450"/>
            <w:sz w:val="48"/>
            <w:szCs w:val="48"/>
            <w:u w:val="single"/>
          </w:rPr>
          <w:t>Storytelling Techniques</w:t>
        </w:r>
      </w:ins>
    </w:p>
    <w:p w:rsidR="009E25C9" w:rsidRPr="009E25C9" w:rsidRDefault="009E25C9" w:rsidP="009E25C9">
      <w:pPr>
        <w:shd w:val="clear" w:color="auto" w:fill="FFFFFF"/>
        <w:spacing w:before="240" w:after="240" w:line="442" w:lineRule="atLeast"/>
        <w:rPr>
          <w:ins w:id="12" w:author="Unknown"/>
          <w:rFonts w:ascii="Verdana" w:hAnsi="Verdana"/>
          <w:color w:val="525450"/>
          <w:sz w:val="26"/>
          <w:szCs w:val="26"/>
          <w:u w:val="single"/>
        </w:rPr>
      </w:pPr>
      <w:ins w:id="13" w:author="Unknown">
        <w:r w:rsidRPr="009E25C9">
          <w:rPr>
            <w:rStyle w:val="Strong"/>
            <w:rFonts w:ascii="Verdana" w:hAnsi="Verdana"/>
            <w:color w:val="525450"/>
            <w:sz w:val="26"/>
            <w:szCs w:val="26"/>
            <w:u w:val="single"/>
          </w:rPr>
          <w:t>Narration</w:t>
        </w:r>
        <w:r w:rsidRPr="009E25C9">
          <w:rPr>
            <w:rFonts w:ascii="Verdana" w:hAnsi="Verdana"/>
            <w:color w:val="525450"/>
            <w:sz w:val="26"/>
            <w:szCs w:val="26"/>
            <w:u w:val="single"/>
          </w:rPr>
          <w:t xml:space="preserve"> – This is a traditional style of storytelling using a narrator who is off-camera and never seen. This generic “voice” is an objective storyteller. This style is often used in news type documentaries like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"http://www.pbs.org/wgbh/pages/frontline/" \t "_blank" </w:instrText>
        </w:r>
        <w:r w:rsidRPr="009E25C9">
          <w:rPr>
            <w:rFonts w:ascii="Verdana" w:hAnsi="Verdana"/>
            <w:color w:val="525450"/>
            <w:sz w:val="26"/>
            <w:szCs w:val="26"/>
            <w:u w:val="single"/>
          </w:rPr>
          <w:fldChar w:fldCharType="separate"/>
        </w:r>
        <w:r w:rsidRPr="009E25C9">
          <w:rPr>
            <w:rFonts w:ascii="Verdana" w:hAnsi="Verdana"/>
            <w:color w:val="6A7364"/>
            <w:sz w:val="26"/>
            <w:szCs w:val="26"/>
            <w:u w:val="single"/>
          </w:rPr>
          <w:t>PBS's Frontline</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w:t>
        </w:r>
      </w:ins>
    </w:p>
    <w:p w:rsidR="009E25C9" w:rsidRPr="009E25C9" w:rsidRDefault="009E25C9" w:rsidP="009E25C9">
      <w:pPr>
        <w:shd w:val="clear" w:color="auto" w:fill="FFFFFF"/>
        <w:spacing w:before="240" w:after="240" w:line="442" w:lineRule="atLeast"/>
        <w:rPr>
          <w:ins w:id="14" w:author="Unknown"/>
          <w:rFonts w:ascii="Verdana" w:hAnsi="Verdana"/>
          <w:color w:val="525450"/>
          <w:sz w:val="26"/>
          <w:szCs w:val="26"/>
          <w:u w:val="single"/>
        </w:rPr>
      </w:pPr>
      <w:ins w:id="15" w:author="Unknown">
        <w:r w:rsidRPr="009E25C9">
          <w:rPr>
            <w:rStyle w:val="Strong"/>
            <w:rFonts w:ascii="Verdana" w:hAnsi="Verdana"/>
            <w:color w:val="525450"/>
            <w:sz w:val="26"/>
            <w:szCs w:val="26"/>
            <w:u w:val="single"/>
          </w:rPr>
          <w:t>Host</w:t>
        </w:r>
        <w:r w:rsidRPr="009E25C9">
          <w:rPr>
            <w:rFonts w:ascii="Verdana" w:hAnsi="Verdana"/>
            <w:color w:val="525450"/>
            <w:sz w:val="26"/>
            <w:szCs w:val="26"/>
            <w:u w:val="single"/>
          </w:rPr>
          <w:t xml:space="preserve"> – This is a style of storytelling where you learn the story through a guide or a host. You see this person on camera and they take you through the story in their own words. The host could be you, it could be a celebrity or a professional host or just a person who has some connection to the story. This is a great technique for a travel documentary. I used this technique in my documentary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"http://www.amazon.com/gp/product/B00FXBL1R2/ref=as_li_tl?ie=UTF8&amp;camp=1789&amp;creative=390957&amp;creativeASIN=B00FXBL1R2&amp;linkCode=as2&amp;tag=desktopdocume-20" \t "_blank" </w:instrText>
        </w:r>
        <w:r w:rsidRPr="009E25C9">
          <w:rPr>
            <w:rFonts w:ascii="Verdana" w:hAnsi="Verdana"/>
            <w:color w:val="525450"/>
            <w:sz w:val="26"/>
            <w:szCs w:val="26"/>
            <w:u w:val="single"/>
          </w:rPr>
          <w:fldChar w:fldCharType="separate"/>
        </w:r>
        <w:r w:rsidRPr="009E25C9">
          <w:rPr>
            <w:rStyle w:val="Emphasis"/>
            <w:rFonts w:ascii="Verdana" w:hAnsi="Verdana"/>
            <w:color w:val="6A7364"/>
            <w:sz w:val="26"/>
            <w:szCs w:val="26"/>
            <w:u w:val="single"/>
          </w:rPr>
          <w:t>Briars in the Cotton Patch</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 xml:space="preserve"> with former UN Ambassador Andrew Young as the host.</w:t>
        </w:r>
      </w:ins>
    </w:p>
    <w:p w:rsidR="009E25C9" w:rsidRPr="009E25C9" w:rsidRDefault="009E25C9" w:rsidP="009E25C9">
      <w:pPr>
        <w:shd w:val="clear" w:color="auto" w:fill="FFFFFF"/>
        <w:spacing w:before="240" w:after="240" w:line="442" w:lineRule="atLeast"/>
        <w:rPr>
          <w:ins w:id="16" w:author="Unknown"/>
          <w:rFonts w:ascii="Verdana" w:hAnsi="Verdana"/>
          <w:color w:val="525450"/>
          <w:sz w:val="26"/>
          <w:szCs w:val="26"/>
          <w:u w:val="single"/>
        </w:rPr>
      </w:pPr>
      <w:ins w:id="17" w:author="Unknown">
        <w:r w:rsidRPr="009E25C9">
          <w:rPr>
            <w:rStyle w:val="Strong"/>
            <w:rFonts w:ascii="Verdana" w:hAnsi="Verdana"/>
            <w:color w:val="525450"/>
            <w:sz w:val="26"/>
            <w:szCs w:val="26"/>
            <w:u w:val="single"/>
          </w:rPr>
          <w:t>No Narration</w:t>
        </w:r>
        <w:r w:rsidRPr="009E25C9">
          <w:rPr>
            <w:rFonts w:ascii="Verdana" w:hAnsi="Verdana"/>
            <w:color w:val="525450"/>
            <w:sz w:val="26"/>
            <w:szCs w:val="26"/>
            <w:u w:val="single"/>
          </w:rPr>
          <w:t xml:space="preserve"> – These are my </w:t>
        </w:r>
        <w:proofErr w:type="spellStart"/>
        <w:r w:rsidRPr="009E25C9">
          <w:rPr>
            <w:rFonts w:ascii="Verdana" w:hAnsi="Verdana"/>
            <w:color w:val="525450"/>
            <w:sz w:val="26"/>
            <w:szCs w:val="26"/>
            <w:u w:val="single"/>
          </w:rPr>
          <w:t>favorite</w:t>
        </w:r>
        <w:proofErr w:type="spellEnd"/>
        <w:r w:rsidRPr="009E25C9">
          <w:rPr>
            <w:rFonts w:ascii="Verdana" w:hAnsi="Verdana"/>
            <w:color w:val="525450"/>
            <w:sz w:val="26"/>
            <w:szCs w:val="26"/>
            <w:u w:val="single"/>
          </w:rPr>
          <w:t xml:space="preserve"> type of documentaries where there is no narration. The story is pieced together using only clips of interviews, raw footage, on-screen text and graphics.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"http://www.amazon.com/gp/product/B002YEWLUM/ref=as_li_ss_tl?ie=UTF8&amp;camp=1789&amp;creative=390957&amp;creativeASIN=B002YEWLUM&amp;linkCode=as2&amp;tag=desktopdocume-20"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The Cove</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 xml:space="preserve"> is a compelling example of this style.</w:t>
        </w:r>
      </w:ins>
    </w:p>
    <w:p w:rsidR="009E25C9" w:rsidRPr="009E25C9" w:rsidRDefault="009E25C9" w:rsidP="009E25C9">
      <w:pPr>
        <w:shd w:val="clear" w:color="auto" w:fill="FFFFFF"/>
        <w:spacing w:before="240" w:after="240" w:line="442" w:lineRule="atLeast"/>
        <w:rPr>
          <w:ins w:id="18" w:author="Unknown"/>
          <w:rFonts w:ascii="Verdana" w:hAnsi="Verdana"/>
          <w:color w:val="525450"/>
          <w:sz w:val="26"/>
          <w:szCs w:val="26"/>
          <w:u w:val="single"/>
        </w:rPr>
      </w:pPr>
      <w:ins w:id="19" w:author="Unknown">
        <w:r w:rsidRPr="009E25C9">
          <w:rPr>
            <w:rStyle w:val="Strong"/>
            <w:rFonts w:ascii="Verdana" w:hAnsi="Verdana"/>
            <w:color w:val="525450"/>
            <w:sz w:val="26"/>
            <w:szCs w:val="26"/>
            <w:u w:val="single"/>
          </w:rPr>
          <w:t>Recreations/Drama</w:t>
        </w:r>
        <w:r w:rsidRPr="009E25C9">
          <w:rPr>
            <w:rFonts w:ascii="Verdana" w:hAnsi="Verdana"/>
            <w:color w:val="525450"/>
            <w:sz w:val="26"/>
            <w:szCs w:val="26"/>
            <w:u w:val="single"/>
          </w:rPr>
          <w:t xml:space="preserve"> – This storytelling technique is often used in historical documentaries where important events have already taken place and there is no existing footage. Or there are pieces of the story missing that need to be dramatized. A great example of a documentary using this technique is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"http://www.amazon.com/gp/product/B001OSIV62/ref=as_li_ss_tl?ie=UTF8&amp;camp=1789&amp;creative=390957&amp;creativeASIN=B001OSIV62&amp;linkCode=as2&amp;tag=desktopdocume-20"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Man on Wire</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w:t>
        </w:r>
      </w:ins>
    </w:p>
    <w:p w:rsidR="009E25C9" w:rsidRPr="009E25C9" w:rsidRDefault="009E25C9" w:rsidP="009E25C9">
      <w:pPr>
        <w:shd w:val="clear" w:color="auto" w:fill="FFFFFF"/>
        <w:spacing w:before="240" w:after="240" w:line="442" w:lineRule="atLeast"/>
        <w:rPr>
          <w:ins w:id="20" w:author="Unknown"/>
          <w:rFonts w:ascii="Verdana" w:hAnsi="Verdana"/>
          <w:color w:val="525450"/>
          <w:sz w:val="26"/>
          <w:szCs w:val="26"/>
          <w:u w:val="single"/>
        </w:rPr>
      </w:pPr>
      <w:ins w:id="21" w:author="Unknown">
        <w:r w:rsidRPr="009E25C9">
          <w:rPr>
            <w:rStyle w:val="Strong"/>
            <w:rFonts w:ascii="Verdana" w:hAnsi="Verdana"/>
            <w:color w:val="525450"/>
            <w:sz w:val="26"/>
            <w:szCs w:val="26"/>
            <w:u w:val="single"/>
          </w:rPr>
          <w:t>Follow One Character</w:t>
        </w:r>
        <w:r w:rsidRPr="009E25C9">
          <w:rPr>
            <w:rFonts w:ascii="Verdana" w:hAnsi="Verdana"/>
            <w:color w:val="525450"/>
            <w:sz w:val="26"/>
            <w:szCs w:val="26"/>
            <w:u w:val="single"/>
          </w:rPr>
          <w:t xml:space="preserve"> – This is a style of storytelling where you choose one person to follow for your story. The filmmakers that made the documentary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"http://www.amazon.com/gp/product/B000ME5B30/ref=as_li_ss_tl?ie=UTF8&amp;camp=1789&amp;creative=390957&amp;creativeASIN=B000ME5B30&amp;linkCode=as2&amp;tag=desktopdocume-20"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 xml:space="preserve">An </w:t>
        </w:r>
        <w:r w:rsidRPr="009E25C9">
          <w:rPr>
            <w:rFonts w:ascii="Verdana" w:hAnsi="Verdana"/>
            <w:i/>
            <w:iCs/>
            <w:color w:val="6A7364"/>
            <w:sz w:val="26"/>
            <w:szCs w:val="26"/>
            <w:u w:val="single"/>
          </w:rPr>
          <w:lastRenderedPageBreak/>
          <w:t>Inconvenient Truth</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 xml:space="preserve"> took this approach by following Al Gore to tell a big and complicated story.</w:t>
        </w:r>
      </w:ins>
    </w:p>
    <w:p w:rsidR="009E25C9" w:rsidRPr="009E25C9" w:rsidRDefault="009E25C9" w:rsidP="009E25C9">
      <w:pPr>
        <w:shd w:val="clear" w:color="auto" w:fill="FFFFFF"/>
        <w:spacing w:before="240" w:after="240" w:line="442" w:lineRule="atLeast"/>
        <w:rPr>
          <w:ins w:id="22" w:author="Unknown"/>
          <w:rFonts w:ascii="Verdana" w:hAnsi="Verdana"/>
          <w:color w:val="525450"/>
          <w:sz w:val="26"/>
          <w:szCs w:val="26"/>
          <w:u w:val="single"/>
        </w:rPr>
      </w:pPr>
      <w:ins w:id="23" w:author="Unknown">
        <w:r w:rsidRPr="009E25C9">
          <w:rPr>
            <w:rStyle w:val="Strong"/>
            <w:rFonts w:ascii="Verdana" w:hAnsi="Verdana"/>
            <w:color w:val="525450"/>
            <w:sz w:val="26"/>
            <w:szCs w:val="26"/>
            <w:u w:val="single"/>
          </w:rPr>
          <w:t>Cartoon Animation</w:t>
        </w:r>
        <w:r w:rsidRPr="009E25C9">
          <w:rPr>
            <w:rFonts w:ascii="Verdana" w:hAnsi="Verdana"/>
            <w:color w:val="525450"/>
            <w:sz w:val="26"/>
            <w:szCs w:val="26"/>
            <w:u w:val="single"/>
          </w:rPr>
          <w:t xml:space="preserve"> – A lot of documentaries in recent years have been using this technique including </w:t>
        </w:r>
        <w:r w:rsidRPr="009E25C9">
          <w:rPr>
            <w:rStyle w:val="Emphasis"/>
            <w:rFonts w:ascii="Verdana" w:hAnsi="Verdana"/>
            <w:color w:val="525450"/>
            <w:sz w:val="26"/>
            <w:szCs w:val="26"/>
            <w:u w:val="single"/>
          </w:rPr>
          <w:fldChar w:fldCharType="begin"/>
        </w:r>
        <w:r w:rsidRPr="009E25C9">
          <w:rPr>
            <w:rStyle w:val="Emphasis"/>
            <w:rFonts w:ascii="Verdana" w:hAnsi="Verdana"/>
            <w:color w:val="525450"/>
            <w:sz w:val="26"/>
            <w:szCs w:val="26"/>
            <w:u w:val="single"/>
          </w:rPr>
          <w:instrText xml:space="preserve"> HYPERLINK "http://www.amazon.com/gp/product/B008JFUTT0/ref=as_li_ss_tl?ie=UTF8&amp;camp=1789&amp;creative=390957&amp;creativeASIN=B008JFUTT0&amp;linkCode=as2&amp;tag=desktopdocume-20" \t "_blank" </w:instrText>
        </w:r>
        <w:r w:rsidRPr="009E25C9">
          <w:rPr>
            <w:rStyle w:val="Emphasis"/>
            <w:rFonts w:ascii="Verdana" w:hAnsi="Verdana"/>
            <w:color w:val="525450"/>
            <w:sz w:val="26"/>
            <w:szCs w:val="26"/>
            <w:u w:val="single"/>
          </w:rPr>
          <w:fldChar w:fldCharType="separate"/>
        </w:r>
        <w:r w:rsidRPr="009E25C9">
          <w:rPr>
            <w:rStyle w:val="Emphasis"/>
            <w:rFonts w:ascii="Verdana" w:hAnsi="Verdana"/>
            <w:color w:val="6A7364"/>
            <w:sz w:val="26"/>
            <w:szCs w:val="26"/>
            <w:u w:val="single"/>
          </w:rPr>
          <w:t>Searching For Sugar Man</w:t>
        </w:r>
        <w:r w:rsidRPr="009E25C9">
          <w:rPr>
            <w:rStyle w:val="Emphasis"/>
            <w:rFonts w:ascii="Verdana" w:hAnsi="Verdana"/>
            <w:color w:val="525450"/>
            <w:sz w:val="26"/>
            <w:szCs w:val="26"/>
            <w:u w:val="single"/>
          </w:rPr>
          <w:fldChar w:fldCharType="end"/>
        </w:r>
        <w:r w:rsidRPr="009E25C9">
          <w:rPr>
            <w:rFonts w:ascii="Verdana" w:hAnsi="Verdana"/>
            <w:color w:val="525450"/>
            <w:sz w:val="26"/>
            <w:szCs w:val="26"/>
            <w:u w:val="single"/>
          </w:rPr>
          <w:t xml:space="preserve"> and </w:t>
        </w:r>
        <w:r w:rsidRPr="009E25C9">
          <w:rPr>
            <w:rStyle w:val="Emphasis"/>
            <w:rFonts w:ascii="Verdana" w:hAnsi="Verdana"/>
            <w:color w:val="525450"/>
            <w:sz w:val="26"/>
            <w:szCs w:val="26"/>
            <w:u w:val="single"/>
          </w:rPr>
          <w:fldChar w:fldCharType="begin"/>
        </w:r>
        <w:r w:rsidRPr="009E25C9">
          <w:rPr>
            <w:rStyle w:val="Emphasis"/>
            <w:rFonts w:ascii="Verdana" w:hAnsi="Verdana"/>
            <w:color w:val="525450"/>
            <w:sz w:val="26"/>
            <w:szCs w:val="26"/>
            <w:u w:val="single"/>
          </w:rPr>
          <w:instrText xml:space="preserve"> HYPERLINK "http://www.amazon.com/gp/product/B00H8ZODXA/ref=as_li_tl?ie=UTF8&amp;camp=1789&amp;creative=390957&amp;creativeASIN=B00H8ZODXA&amp;linkCode=as2&amp;tag=filmmaking-gear-20&amp;linkId=5EQLTYG5GNYF4INC" \t "_blank" </w:instrText>
        </w:r>
        <w:r w:rsidRPr="009E25C9">
          <w:rPr>
            <w:rStyle w:val="Emphasis"/>
            <w:rFonts w:ascii="Verdana" w:hAnsi="Verdana"/>
            <w:color w:val="525450"/>
            <w:sz w:val="26"/>
            <w:szCs w:val="26"/>
            <w:u w:val="single"/>
          </w:rPr>
          <w:fldChar w:fldCharType="separate"/>
        </w:r>
        <w:r w:rsidRPr="009E25C9">
          <w:rPr>
            <w:rStyle w:val="Emphasis"/>
            <w:rFonts w:ascii="Verdana" w:hAnsi="Verdana"/>
            <w:color w:val="6A7364"/>
            <w:sz w:val="26"/>
            <w:szCs w:val="26"/>
            <w:u w:val="single"/>
          </w:rPr>
          <w:t>Blood Brother</w:t>
        </w:r>
        <w:r w:rsidRPr="009E25C9">
          <w:rPr>
            <w:rStyle w:val="Emphasis"/>
            <w:rFonts w:ascii="Verdana" w:hAnsi="Verdana"/>
            <w:color w:val="525450"/>
            <w:sz w:val="26"/>
            <w:szCs w:val="26"/>
            <w:u w:val="single"/>
          </w:rPr>
          <w:fldChar w:fldCharType="end"/>
        </w:r>
        <w:r w:rsidRPr="009E25C9">
          <w:rPr>
            <w:rFonts w:ascii="Verdana" w:hAnsi="Verdana"/>
            <w:color w:val="525450"/>
            <w:sz w:val="26"/>
            <w:szCs w:val="26"/>
            <w:u w:val="single"/>
          </w:rPr>
          <w:t xml:space="preserve">. The cartoon animation is used sparingly throughout the documentary to capture a particular event or mood. For example in </w:t>
        </w:r>
        <w:r w:rsidRPr="009E25C9">
          <w:rPr>
            <w:rStyle w:val="Emphasis"/>
            <w:rFonts w:ascii="Verdana" w:hAnsi="Verdana"/>
            <w:color w:val="525450"/>
            <w:sz w:val="26"/>
            <w:szCs w:val="26"/>
            <w:u w:val="single"/>
          </w:rPr>
          <w:t>Blood Brother</w:t>
        </w:r>
        <w:r w:rsidRPr="009E25C9">
          <w:rPr>
            <w:rFonts w:ascii="Verdana" w:hAnsi="Verdana"/>
            <w:color w:val="525450"/>
            <w:sz w:val="26"/>
            <w:szCs w:val="26"/>
            <w:u w:val="single"/>
          </w:rPr>
          <w:t>, cartoon animation was used to tell the story of how the lead character dealt with a dying cat.</w:t>
        </w:r>
      </w:ins>
    </w:p>
    <w:p w:rsidR="009E25C9" w:rsidRPr="009E25C9" w:rsidRDefault="009E25C9" w:rsidP="009E25C9">
      <w:pPr>
        <w:shd w:val="clear" w:color="auto" w:fill="FFFFFF"/>
        <w:spacing w:before="240" w:after="240" w:line="442" w:lineRule="atLeast"/>
        <w:rPr>
          <w:ins w:id="24" w:author="Unknown"/>
          <w:rFonts w:ascii="Verdana" w:hAnsi="Verdana"/>
          <w:color w:val="525450"/>
          <w:sz w:val="26"/>
          <w:szCs w:val="26"/>
          <w:u w:val="single"/>
        </w:rPr>
      </w:pPr>
      <w:ins w:id="25" w:author="Unknown">
        <w:r w:rsidRPr="009E25C9">
          <w:rPr>
            <w:rStyle w:val="Strong"/>
            <w:rFonts w:ascii="Verdana" w:hAnsi="Verdana"/>
            <w:color w:val="525450"/>
            <w:sz w:val="26"/>
            <w:szCs w:val="26"/>
            <w:u w:val="single"/>
          </w:rPr>
          <w:t>Stop Motion</w:t>
        </w:r>
        <w:r w:rsidRPr="009E25C9">
          <w:rPr>
            <w:rFonts w:ascii="Verdana" w:hAnsi="Verdana"/>
            <w:color w:val="525450"/>
            <w:sz w:val="26"/>
            <w:szCs w:val="26"/>
            <w:u w:val="single"/>
          </w:rPr>
          <w:t xml:space="preserve"> – My guess is that you would not want to use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"http://www.desktop-documentaries.com/stop-motion-videos.html" </w:instrText>
        </w:r>
        <w:r w:rsidRPr="009E25C9">
          <w:rPr>
            <w:rFonts w:ascii="Verdana" w:hAnsi="Verdana"/>
            <w:color w:val="525450"/>
            <w:sz w:val="26"/>
            <w:szCs w:val="26"/>
            <w:u w:val="single"/>
          </w:rPr>
          <w:fldChar w:fldCharType="separate"/>
        </w:r>
        <w:r w:rsidRPr="009E25C9">
          <w:rPr>
            <w:rFonts w:ascii="Verdana" w:hAnsi="Verdana"/>
            <w:color w:val="6A7364"/>
            <w:sz w:val="26"/>
            <w:szCs w:val="26"/>
            <w:u w:val="single"/>
          </w:rPr>
          <w:t>stop motion</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 xml:space="preserve"> for your entire documentary, although anything is possible in filmmaking. Probably, this would simply be one element in your movie. The guys who made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"http://www.amazon.com/gp/product/B001EP8EOY/ref=as_li_ss_tl?ie=UTF8&amp;camp=1789&amp;creative=390957&amp;creativeASIN=B001EP8EOY&amp;linkCode=as2&amp;tag=desktopdocume-20"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King Corn</w:t>
        </w:r>
        <w:r w:rsidRPr="009E25C9">
          <w:rPr>
            <w:rFonts w:ascii="Verdana" w:hAnsi="Verdana"/>
            <w:i/>
            <w:iCs/>
            <w:color w:val="525450"/>
            <w:sz w:val="26"/>
            <w:szCs w:val="26"/>
            <w:u w:val="single"/>
          </w:rPr>
          <w:fldChar w:fldCharType="end"/>
        </w:r>
        <w:r w:rsidRPr="009E25C9">
          <w:rPr>
            <w:rFonts w:ascii="Verdana" w:hAnsi="Verdana"/>
            <w:i/>
            <w:iCs/>
            <w:color w:val="525450"/>
            <w:sz w:val="26"/>
            <w:szCs w:val="26"/>
            <w:u w:val="single"/>
          </w:rPr>
          <w:t xml:space="preserve"> </w:t>
        </w:r>
        <w:r w:rsidRPr="009E25C9">
          <w:rPr>
            <w:rFonts w:ascii="Verdana" w:hAnsi="Verdana"/>
            <w:color w:val="525450"/>
            <w:sz w:val="26"/>
            <w:szCs w:val="26"/>
            <w:u w:val="single"/>
          </w:rPr>
          <w:t>used this technique brilliantly using pieces of corn. King Corn is a documentary worth watching and full of creative storytelling techniques. You can even watch the “cut scenes” on the DVD to see other ideas they came up with but ended up not using in the final film.</w:t>
        </w:r>
      </w:ins>
    </w:p>
    <w:p w:rsidR="009E25C9" w:rsidRPr="009E25C9" w:rsidRDefault="009E25C9" w:rsidP="009E25C9">
      <w:pPr>
        <w:shd w:val="clear" w:color="auto" w:fill="FFFFFF"/>
        <w:spacing w:before="240" w:after="240" w:line="442" w:lineRule="atLeast"/>
        <w:rPr>
          <w:ins w:id="26" w:author="Unknown"/>
          <w:rFonts w:ascii="Verdana" w:hAnsi="Verdana"/>
          <w:color w:val="525450"/>
          <w:sz w:val="26"/>
          <w:szCs w:val="26"/>
          <w:u w:val="single"/>
        </w:rPr>
      </w:pPr>
      <w:ins w:id="27" w:author="Unknown">
        <w:r w:rsidRPr="009E25C9">
          <w:rPr>
            <w:rStyle w:val="Strong"/>
            <w:rFonts w:ascii="Verdana" w:hAnsi="Verdana"/>
            <w:color w:val="525450"/>
            <w:sz w:val="26"/>
            <w:szCs w:val="26"/>
            <w:u w:val="single"/>
          </w:rPr>
          <w:t>Talking Heads</w:t>
        </w:r>
        <w:r w:rsidRPr="009E25C9">
          <w:rPr>
            <w:rFonts w:ascii="Verdana" w:hAnsi="Verdana"/>
            <w:color w:val="525450"/>
            <w:sz w:val="26"/>
            <w:szCs w:val="26"/>
            <w:u w:val="single"/>
          </w:rPr>
          <w:t xml:space="preserve"> – This is a technique where you interview a lot of people and edit their quotes together one right after the other. </w:t>
        </w:r>
        <w:proofErr w:type="gramStart"/>
        <w:r w:rsidRPr="009E25C9">
          <w:rPr>
            <w:rFonts w:ascii="Verdana" w:hAnsi="Verdana"/>
            <w:color w:val="525450"/>
            <w:sz w:val="26"/>
            <w:szCs w:val="26"/>
            <w:u w:val="single"/>
          </w:rPr>
          <w:t xml:space="preserve">The documentary-short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"http://vimeo.com/41264088" \t "_blank" </w:instrText>
        </w:r>
        <w:r w:rsidRPr="009E25C9">
          <w:rPr>
            <w:rFonts w:ascii="Verdana" w:hAnsi="Verdana"/>
            <w:color w:val="525450"/>
            <w:sz w:val="26"/>
            <w:szCs w:val="26"/>
            <w:u w:val="single"/>
          </w:rPr>
          <w:fldChar w:fldCharType="separate"/>
        </w:r>
        <w:r w:rsidRPr="009E25C9">
          <w:rPr>
            <w:rStyle w:val="Emphasis"/>
            <w:rFonts w:ascii="Verdana" w:hAnsi="Verdana"/>
            <w:color w:val="6A7364"/>
            <w:sz w:val="26"/>
            <w:szCs w:val="26"/>
            <w:u w:val="single"/>
          </w:rPr>
          <w:t>So Where's Home?</w:t>
        </w:r>
        <w:proofErr w:type="gramEnd"/>
        <w:r w:rsidRPr="009E25C9">
          <w:rPr>
            <w:rStyle w:val="Emphasis"/>
            <w:rFonts w:ascii="Verdana" w:hAnsi="Verdana"/>
            <w:color w:val="6A7364"/>
            <w:sz w:val="26"/>
            <w:szCs w:val="26"/>
            <w:u w:val="single"/>
          </w:rPr>
          <w:t xml:space="preserve"> A Film </w:t>
        </w:r>
        <w:proofErr w:type="gramStart"/>
        <w:r w:rsidRPr="009E25C9">
          <w:rPr>
            <w:rStyle w:val="Emphasis"/>
            <w:rFonts w:ascii="Verdana" w:hAnsi="Verdana"/>
            <w:color w:val="6A7364"/>
            <w:sz w:val="26"/>
            <w:szCs w:val="26"/>
            <w:u w:val="single"/>
          </w:rPr>
          <w:t>About</w:t>
        </w:r>
        <w:proofErr w:type="gramEnd"/>
        <w:r w:rsidRPr="009E25C9">
          <w:rPr>
            <w:rStyle w:val="Emphasis"/>
            <w:rFonts w:ascii="Verdana" w:hAnsi="Verdana"/>
            <w:color w:val="6A7364"/>
            <w:sz w:val="26"/>
            <w:szCs w:val="26"/>
            <w:u w:val="single"/>
          </w:rPr>
          <w:t xml:space="preserve"> Third Culture Kid Identity</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 is an example.</w:t>
        </w:r>
      </w:ins>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78"/>
        <w:gridCol w:w="5278"/>
      </w:tblGrid>
      <w:tr w:rsidR="009E25C9" w:rsidRPr="009E25C9" w:rsidTr="009E25C9">
        <w:trPr>
          <w:tblCellSpacing w:w="15" w:type="dxa"/>
        </w:trPr>
        <w:tc>
          <w:tcPr>
            <w:tcW w:w="2500" w:type="pct"/>
            <w:hideMark/>
          </w:tcPr>
          <w:p w:rsidR="009E25C9" w:rsidRPr="009E25C9" w:rsidRDefault="009E25C9">
            <w:pPr>
              <w:rPr>
                <w:rFonts w:ascii="Verdana" w:hAnsi="Verdana"/>
                <w:color w:val="000000"/>
                <w:sz w:val="18"/>
                <w:szCs w:val="18"/>
                <w:u w:val="single"/>
              </w:rPr>
            </w:pPr>
          </w:p>
        </w:tc>
        <w:tc>
          <w:tcPr>
            <w:tcW w:w="2500" w:type="pct"/>
            <w:hideMark/>
          </w:tcPr>
          <w:p w:rsidR="009E25C9" w:rsidRPr="009E25C9" w:rsidRDefault="009E25C9">
            <w:pPr>
              <w:spacing w:before="240" w:after="240"/>
              <w:rPr>
                <w:rFonts w:ascii="Verdana" w:hAnsi="Verdana"/>
                <w:color w:val="000000"/>
                <w:sz w:val="18"/>
                <w:szCs w:val="18"/>
                <w:u w:val="single"/>
              </w:rPr>
            </w:pPr>
            <w:r w:rsidRPr="009E25C9">
              <w:rPr>
                <w:rStyle w:val="Strong"/>
                <w:rFonts w:ascii="Verdana" w:hAnsi="Verdana"/>
                <w:color w:val="000000"/>
                <w:sz w:val="18"/>
                <w:szCs w:val="18"/>
                <w:u w:val="single"/>
              </w:rPr>
              <w:t>Chronological Order (or not)</w:t>
            </w:r>
            <w:r w:rsidRPr="009E25C9">
              <w:rPr>
                <w:rFonts w:ascii="Verdana" w:hAnsi="Verdana"/>
                <w:color w:val="000000"/>
                <w:sz w:val="18"/>
                <w:szCs w:val="18"/>
                <w:u w:val="single"/>
              </w:rPr>
              <w:t xml:space="preserve"> – You may choose to tell a story in “real time” as it happened, or you can shake it up a bit by putting the “end” of the story first and then go back in time to explain what happened leading up to that event. This can be a great technique to keep the audience guessing. You could even choose to keep looking back in time throughout the film and then have it all come together at the end.</w:t>
            </w:r>
          </w:p>
        </w:tc>
      </w:tr>
    </w:tbl>
    <w:p w:rsidR="009E25C9" w:rsidRPr="009E25C9" w:rsidRDefault="009E25C9" w:rsidP="009E25C9">
      <w:pPr>
        <w:shd w:val="clear" w:color="auto" w:fill="FFFFFF"/>
        <w:spacing w:before="240" w:after="240" w:line="442" w:lineRule="atLeast"/>
        <w:rPr>
          <w:ins w:id="28" w:author="Unknown"/>
          <w:rFonts w:ascii="Verdana" w:hAnsi="Verdana"/>
          <w:color w:val="525450"/>
          <w:sz w:val="26"/>
          <w:szCs w:val="26"/>
          <w:u w:val="single"/>
        </w:rPr>
      </w:pPr>
      <w:ins w:id="29" w:author="Unknown">
        <w:r w:rsidRPr="009E25C9">
          <w:rPr>
            <w:rStyle w:val="Strong"/>
            <w:rFonts w:ascii="Verdana" w:hAnsi="Verdana"/>
            <w:color w:val="525450"/>
            <w:sz w:val="26"/>
            <w:szCs w:val="26"/>
            <w:u w:val="single"/>
          </w:rPr>
          <w:t>Personal Point of View</w:t>
        </w:r>
        <w:r w:rsidRPr="009E25C9">
          <w:rPr>
            <w:rFonts w:ascii="Verdana" w:hAnsi="Verdana"/>
            <w:color w:val="525450"/>
            <w:sz w:val="26"/>
            <w:szCs w:val="26"/>
            <w:u w:val="single"/>
          </w:rPr>
          <w:t xml:space="preserve"> – Your voice narrates and tells the story from your personal perspective, like an opinion piece. These types of films can be very compelling if done right. Michael Moore's documentaries, such as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"http://www.amazon.com/gp/product/B00005JNEI/ref=as_li_ss_tl?ie=UTF8&amp;camp=1789&amp;creative=390957&amp;creativeASIN=B00005JNEI&amp;linkCode=as2&amp;tag=desktopdocume-20"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Fahrenheit 9/11</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 xml:space="preserve"> are great examples. This style can be particularly effective when dealing with a very sensitive issue or personal story.</w:t>
        </w:r>
      </w:ins>
    </w:p>
    <w:p w:rsidR="009E25C9" w:rsidRPr="009E25C9" w:rsidRDefault="009E25C9" w:rsidP="009E25C9">
      <w:pPr>
        <w:shd w:val="clear" w:color="auto" w:fill="FFFFFF"/>
        <w:spacing w:before="240" w:after="240" w:line="442" w:lineRule="atLeast"/>
        <w:rPr>
          <w:ins w:id="30" w:author="Unknown"/>
          <w:rFonts w:ascii="Verdana" w:hAnsi="Verdana"/>
          <w:color w:val="525450"/>
          <w:sz w:val="26"/>
          <w:szCs w:val="26"/>
          <w:u w:val="single"/>
        </w:rPr>
      </w:pPr>
      <w:ins w:id="31" w:author="Unknown">
        <w:r w:rsidRPr="009E25C9">
          <w:rPr>
            <w:rStyle w:val="Strong"/>
            <w:rFonts w:ascii="Verdana" w:hAnsi="Verdana"/>
            <w:color w:val="525450"/>
            <w:sz w:val="26"/>
            <w:szCs w:val="26"/>
            <w:u w:val="single"/>
          </w:rPr>
          <w:t>Observational</w:t>
        </w:r>
        <w:r w:rsidRPr="009E25C9">
          <w:rPr>
            <w:rFonts w:ascii="Verdana" w:hAnsi="Verdana"/>
            <w:color w:val="525450"/>
            <w:sz w:val="26"/>
            <w:szCs w:val="26"/>
            <w:u w:val="single"/>
          </w:rPr>
          <w:t xml:space="preserve"> – This is a technique where you just let the camera roll and let the action speak for itself. There is no narration, no “talking heads”, </w:t>
        </w:r>
        <w:proofErr w:type="gramStart"/>
        <w:r w:rsidRPr="009E25C9">
          <w:rPr>
            <w:rFonts w:ascii="Verdana" w:hAnsi="Verdana"/>
            <w:color w:val="525450"/>
            <w:sz w:val="26"/>
            <w:szCs w:val="26"/>
            <w:u w:val="single"/>
          </w:rPr>
          <w:t>no</w:t>
        </w:r>
        <w:proofErr w:type="gramEnd"/>
        <w:r w:rsidRPr="009E25C9">
          <w:rPr>
            <w:rFonts w:ascii="Verdana" w:hAnsi="Verdana"/>
            <w:color w:val="525450"/>
            <w:sz w:val="26"/>
            <w:szCs w:val="26"/>
            <w:u w:val="single"/>
          </w:rPr>
          <w:t xml:space="preserve"> interviews telling the story. The camera is basically a “fly on the wall”. There is still editing involved to set the tone and pacing, but the filmmakers allow the </w:t>
        </w:r>
        <w:r w:rsidRPr="009E25C9">
          <w:rPr>
            <w:rFonts w:ascii="Verdana" w:hAnsi="Verdana"/>
            <w:color w:val="525450"/>
            <w:sz w:val="26"/>
            <w:szCs w:val="26"/>
            <w:u w:val="single"/>
          </w:rPr>
          <w:lastRenderedPageBreak/>
          <w:t>action and people in the situation reveal the story in their own timing. I worked with a friend on such a project where we set up a camera in a barber shop and just quietly filmed as one character after the next walked in to reveal a fascinating patchwork of stories. The footage was later edited down into a 20-minute documentary short.</w:t>
        </w:r>
      </w:ins>
    </w:p>
    <w:p w:rsidR="009E25C9" w:rsidRPr="009E25C9" w:rsidRDefault="009E25C9" w:rsidP="009E25C9">
      <w:pPr>
        <w:shd w:val="clear" w:color="auto" w:fill="FFFFFF"/>
        <w:spacing w:before="240" w:after="240" w:line="442" w:lineRule="atLeast"/>
        <w:rPr>
          <w:ins w:id="32" w:author="Unknown"/>
          <w:rFonts w:ascii="Verdana" w:hAnsi="Verdana"/>
          <w:color w:val="525450"/>
          <w:sz w:val="26"/>
          <w:szCs w:val="26"/>
          <w:u w:val="single"/>
        </w:rPr>
      </w:pPr>
      <w:ins w:id="33" w:author="Unknown">
        <w:r w:rsidRPr="009E25C9">
          <w:rPr>
            <w:rStyle w:val="Strong"/>
            <w:rFonts w:ascii="Verdana" w:hAnsi="Verdana"/>
            <w:color w:val="525450"/>
            <w:sz w:val="26"/>
            <w:szCs w:val="26"/>
            <w:u w:val="single"/>
          </w:rPr>
          <w:t>Photo Slideshow</w:t>
        </w:r>
        <w:r w:rsidRPr="009E25C9">
          <w:rPr>
            <w:rFonts w:ascii="Verdana" w:hAnsi="Verdana"/>
            <w:color w:val="525450"/>
            <w:sz w:val="26"/>
            <w:szCs w:val="26"/>
            <w:u w:val="single"/>
          </w:rPr>
          <w:t xml:space="preserve"> – Photos can be a wonderful storytelling technique. As the saying goes, a photo is worth a thousand words. Photos can be put to music, narration or quotes for a sophisticated and compelling documentary.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"http://www.amazon.com/gp/product/B0000C825I/ref=as_li_ss_tl?ie=UTF8&amp;camp=1789&amp;creative=390957&amp;creativeASIN=B0000C825I&amp;linkCode=as2&amp;tag=desktopdocume-20"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War Photographer</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 xml:space="preserve"> is a documentary I highly recommend. Although photos are certainly used throughout the documentary, notice the technique the filmmakers used with tiny video cameras attached to the photographer's camera creating a fascinating “personal point of view” perspective.</w:t>
        </w:r>
      </w:ins>
    </w:p>
    <w:p w:rsidR="009E25C9" w:rsidRPr="009E25C9" w:rsidRDefault="009E25C9" w:rsidP="009E25C9">
      <w:pPr>
        <w:shd w:val="clear" w:color="auto" w:fill="FFFFFF"/>
        <w:spacing w:before="240" w:after="240" w:line="442" w:lineRule="atLeast"/>
        <w:rPr>
          <w:ins w:id="34" w:author="Unknown"/>
          <w:rFonts w:ascii="Verdana" w:hAnsi="Verdana"/>
          <w:color w:val="525450"/>
          <w:sz w:val="26"/>
          <w:szCs w:val="26"/>
          <w:u w:val="single"/>
        </w:rPr>
      </w:pPr>
      <w:ins w:id="35" w:author="Unknown">
        <w:r w:rsidRPr="009E25C9">
          <w:rPr>
            <w:rStyle w:val="Strong"/>
            <w:rFonts w:ascii="Verdana" w:hAnsi="Verdana"/>
            <w:color w:val="525450"/>
            <w:sz w:val="26"/>
            <w:szCs w:val="26"/>
            <w:u w:val="single"/>
          </w:rPr>
          <w:t>Drawings/Animation</w:t>
        </w:r>
        <w:r w:rsidRPr="009E25C9">
          <w:rPr>
            <w:rFonts w:ascii="Verdana" w:hAnsi="Verdana"/>
            <w:color w:val="525450"/>
            <w:sz w:val="26"/>
            <w:szCs w:val="26"/>
            <w:u w:val="single"/>
          </w:rPr>
          <w:t xml:space="preserve"> – This is another creative way to tell your story. Say you have a young girl who was abused and you don't want to show her face as she's talking. What about getting an artist to draw a childlike sketch of a young girl and have her walking along the street. It's the same idea as when you flip the pages of a book fast and it reveals a “moving” scene even though each image is a drawing. A compelling documentary that used drawings in the most amazing way is </w:t>
        </w:r>
        <w:r w:rsidRPr="009E25C9">
          <w:rPr>
            <w:rFonts w:ascii="Verdana" w:hAnsi="Verdana"/>
            <w:i/>
            <w:iCs/>
            <w:color w:val="525450"/>
            <w:sz w:val="26"/>
            <w:szCs w:val="26"/>
            <w:u w:val="single"/>
          </w:rPr>
          <w:fldChar w:fldCharType="begin"/>
        </w:r>
        <w:r w:rsidRPr="009E25C9">
          <w:rPr>
            <w:rFonts w:ascii="Verdana" w:hAnsi="Verdana"/>
            <w:i/>
            <w:iCs/>
            <w:color w:val="525450"/>
            <w:sz w:val="26"/>
            <w:szCs w:val="26"/>
            <w:u w:val="single"/>
          </w:rPr>
          <w:instrText xml:space="preserve"> HYPERLINK "http://www.amazon.com/gp/product/B000WOSB0U/ref=as_li_ss_tl?ie=UTF8&amp;camp=1789&amp;creative=390957&amp;creativeASIN=B000WOSB0U&amp;linkCode=as2&amp;tag=desktopdocume-20" \t "_blank" </w:instrText>
        </w:r>
        <w:r w:rsidRPr="009E25C9">
          <w:rPr>
            <w:rFonts w:ascii="Verdana" w:hAnsi="Verdana"/>
            <w:i/>
            <w:iCs/>
            <w:color w:val="525450"/>
            <w:sz w:val="26"/>
            <w:szCs w:val="26"/>
            <w:u w:val="single"/>
          </w:rPr>
          <w:fldChar w:fldCharType="separate"/>
        </w:r>
        <w:r w:rsidRPr="009E25C9">
          <w:rPr>
            <w:rFonts w:ascii="Verdana" w:hAnsi="Verdana"/>
            <w:i/>
            <w:iCs/>
            <w:color w:val="6A7364"/>
            <w:sz w:val="26"/>
            <w:szCs w:val="26"/>
            <w:u w:val="single"/>
          </w:rPr>
          <w:t>Operation Homecoming - Writing the Wartime Experience</w:t>
        </w:r>
        <w:r w:rsidRPr="009E25C9">
          <w:rPr>
            <w:rFonts w:ascii="Verdana" w:hAnsi="Verdana"/>
            <w:i/>
            <w:iCs/>
            <w:color w:val="525450"/>
            <w:sz w:val="26"/>
            <w:szCs w:val="26"/>
            <w:u w:val="single"/>
          </w:rPr>
          <w:fldChar w:fldCharType="end"/>
        </w:r>
        <w:r w:rsidRPr="009E25C9">
          <w:rPr>
            <w:rFonts w:ascii="Verdana" w:hAnsi="Verdana"/>
            <w:color w:val="525450"/>
            <w:sz w:val="26"/>
            <w:szCs w:val="26"/>
            <w:u w:val="single"/>
          </w:rPr>
          <w:t>.</w:t>
        </w:r>
      </w:ins>
    </w:p>
    <w:p w:rsidR="009E25C9" w:rsidRPr="009E25C9" w:rsidRDefault="009E25C9" w:rsidP="009E25C9">
      <w:pPr>
        <w:shd w:val="clear" w:color="auto" w:fill="FFFFFF"/>
        <w:spacing w:before="240" w:after="240" w:line="442" w:lineRule="atLeast"/>
        <w:rPr>
          <w:ins w:id="36" w:author="Unknown"/>
          <w:rFonts w:ascii="Verdana" w:hAnsi="Verdana"/>
          <w:color w:val="525450"/>
          <w:sz w:val="26"/>
          <w:szCs w:val="26"/>
          <w:u w:val="single"/>
        </w:rPr>
      </w:pPr>
      <w:ins w:id="37" w:author="Unknown">
        <w:r w:rsidRPr="009E25C9">
          <w:rPr>
            <w:rStyle w:val="Strong"/>
            <w:rFonts w:ascii="Verdana" w:hAnsi="Verdana"/>
            <w:color w:val="525450"/>
            <w:sz w:val="26"/>
            <w:szCs w:val="26"/>
            <w:u w:val="single"/>
          </w:rPr>
          <w:t>Chapters</w:t>
        </w:r>
        <w:r w:rsidRPr="009E25C9">
          <w:rPr>
            <w:rFonts w:ascii="Verdana" w:hAnsi="Verdana"/>
            <w:color w:val="525450"/>
            <w:sz w:val="26"/>
            <w:szCs w:val="26"/>
            <w:u w:val="single"/>
          </w:rPr>
          <w:t xml:space="preserve"> – Divide the documentary into “chapters” or segments, each with its own title. It keeps it simple for you and simple for your audience. I used this technique in my documentary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"http://www.amazon.com/gp/product/B00FXBL1R2/ref=as_li_tl?ie=UTF8&amp;camp=1789&amp;creative=390957&amp;creativeASIN=B00FXBL1R2&amp;linkCode=as2&amp;tag=desktopdocume-20" \t "_blank" </w:instrText>
        </w:r>
        <w:r w:rsidRPr="009E25C9">
          <w:rPr>
            <w:rFonts w:ascii="Verdana" w:hAnsi="Verdana"/>
            <w:color w:val="525450"/>
            <w:sz w:val="26"/>
            <w:szCs w:val="26"/>
            <w:u w:val="single"/>
          </w:rPr>
          <w:fldChar w:fldCharType="separate"/>
        </w:r>
        <w:r w:rsidRPr="009E25C9">
          <w:rPr>
            <w:rStyle w:val="Emphasis"/>
            <w:rFonts w:ascii="Verdana" w:hAnsi="Verdana"/>
            <w:color w:val="6A7364"/>
            <w:sz w:val="26"/>
            <w:szCs w:val="26"/>
            <w:u w:val="single"/>
          </w:rPr>
          <w:t>Briars in the Cotton Patch</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w:t>
        </w:r>
      </w:ins>
    </w:p>
    <w:p w:rsidR="009E25C9" w:rsidRPr="009E25C9" w:rsidRDefault="009E25C9" w:rsidP="009E25C9">
      <w:pPr>
        <w:shd w:val="clear" w:color="auto" w:fill="FFFFFF"/>
        <w:spacing w:before="240" w:after="240" w:line="442" w:lineRule="atLeast"/>
        <w:rPr>
          <w:ins w:id="38" w:author="Unknown"/>
          <w:rFonts w:ascii="Verdana" w:hAnsi="Verdana"/>
          <w:color w:val="525450"/>
          <w:sz w:val="26"/>
          <w:szCs w:val="26"/>
          <w:u w:val="single"/>
        </w:rPr>
      </w:pPr>
      <w:ins w:id="39" w:author="Unknown">
        <w:r w:rsidRPr="009E25C9">
          <w:rPr>
            <w:rStyle w:val="Strong"/>
            <w:rFonts w:ascii="Verdana" w:hAnsi="Verdana"/>
            <w:color w:val="525450"/>
            <w:sz w:val="26"/>
            <w:szCs w:val="26"/>
            <w:u w:val="single"/>
          </w:rPr>
          <w:t>Participatory</w:t>
        </w:r>
        <w:r w:rsidRPr="009E25C9">
          <w:rPr>
            <w:rFonts w:ascii="Verdana" w:hAnsi="Verdana"/>
            <w:color w:val="525450"/>
            <w:sz w:val="26"/>
            <w:szCs w:val="26"/>
            <w:u w:val="single"/>
          </w:rPr>
          <w:t xml:space="preserve"> – This style or technique might be used in an educational or children's documentary. Ask the audience to do certain tasks: “Okay, now stand up and do this</w:t>
        </w:r>
        <w:proofErr w:type="gramStart"/>
        <w:r w:rsidRPr="009E25C9">
          <w:rPr>
            <w:rFonts w:ascii="Verdana" w:hAnsi="Verdana"/>
            <w:color w:val="525450"/>
            <w:sz w:val="26"/>
            <w:szCs w:val="26"/>
            <w:u w:val="single"/>
          </w:rPr>
          <w:t>..”</w:t>
        </w:r>
        <w:proofErr w:type="gramEnd"/>
        <w:r w:rsidRPr="009E25C9">
          <w:rPr>
            <w:rFonts w:ascii="Verdana" w:hAnsi="Verdana"/>
            <w:color w:val="525450"/>
            <w:sz w:val="26"/>
            <w:szCs w:val="26"/>
            <w:u w:val="single"/>
          </w:rPr>
          <w:t xml:space="preserve"> or perhaps it's an instructional type documentary where you need to show how to do CPR or emergency procedures. This style is basically a show and tell.</w:t>
        </w:r>
      </w:ins>
    </w:p>
    <w:p w:rsidR="009E25C9" w:rsidRPr="009E25C9" w:rsidRDefault="009E25C9" w:rsidP="009E25C9">
      <w:pPr>
        <w:shd w:val="clear" w:color="auto" w:fill="FFFFFF"/>
        <w:spacing w:before="240" w:after="240" w:line="442" w:lineRule="atLeast"/>
        <w:rPr>
          <w:ins w:id="40" w:author="Unknown"/>
          <w:rFonts w:ascii="Verdana" w:hAnsi="Verdana"/>
          <w:color w:val="525450"/>
          <w:sz w:val="26"/>
          <w:szCs w:val="26"/>
          <w:u w:val="single"/>
        </w:rPr>
      </w:pPr>
      <w:ins w:id="41" w:author="Unknown">
        <w:r w:rsidRPr="009E25C9">
          <w:rPr>
            <w:rFonts w:ascii="Verdana" w:hAnsi="Verdana"/>
            <w:color w:val="525450"/>
            <w:sz w:val="26"/>
            <w:szCs w:val="26"/>
            <w:u w:val="single"/>
          </w:rPr>
          <w:t>Those are a few ideas for storytelling techniques.</w:t>
        </w:r>
      </w:ins>
    </w:p>
    <w:p w:rsidR="009E25C9" w:rsidRPr="009E25C9" w:rsidRDefault="009E25C9" w:rsidP="009E25C9">
      <w:pPr>
        <w:shd w:val="clear" w:color="auto" w:fill="FFFFFF"/>
        <w:spacing w:before="240" w:after="240" w:line="442" w:lineRule="atLeast"/>
        <w:rPr>
          <w:ins w:id="42" w:author="Unknown"/>
          <w:rFonts w:ascii="Verdana" w:hAnsi="Verdana"/>
          <w:color w:val="525450"/>
          <w:sz w:val="26"/>
          <w:szCs w:val="26"/>
          <w:u w:val="single"/>
        </w:rPr>
      </w:pPr>
      <w:ins w:id="43" w:author="Unknown">
        <w:r w:rsidRPr="009E25C9">
          <w:rPr>
            <w:rFonts w:ascii="Verdana" w:hAnsi="Verdana"/>
            <w:color w:val="525450"/>
            <w:sz w:val="26"/>
            <w:szCs w:val="26"/>
            <w:u w:val="single"/>
          </w:rPr>
          <w:t xml:space="preserve">Learn the entire process of making a documentary from beginning to end, including how to craft a compelling story, in our </w:t>
        </w:r>
        <w:r w:rsidRPr="009E25C9">
          <w:rPr>
            <w:rFonts w:ascii="Verdana" w:hAnsi="Verdana"/>
            <w:color w:val="525450"/>
            <w:sz w:val="26"/>
            <w:szCs w:val="26"/>
            <w:u w:val="single"/>
          </w:rPr>
          <w:fldChar w:fldCharType="begin"/>
        </w:r>
        <w:r w:rsidRPr="009E25C9">
          <w:rPr>
            <w:rFonts w:ascii="Verdana" w:hAnsi="Verdana"/>
            <w:color w:val="525450"/>
            <w:sz w:val="26"/>
            <w:szCs w:val="26"/>
            <w:u w:val="single"/>
          </w:rPr>
          <w:instrText xml:space="preserve"> HYPERLINK "http://www.desktop-documentaries.com/how-to-make-a-documentary-crash-course.html" </w:instrText>
        </w:r>
        <w:r w:rsidRPr="009E25C9">
          <w:rPr>
            <w:rFonts w:ascii="Verdana" w:hAnsi="Verdana"/>
            <w:color w:val="525450"/>
            <w:sz w:val="26"/>
            <w:szCs w:val="26"/>
            <w:u w:val="single"/>
          </w:rPr>
          <w:fldChar w:fldCharType="separate"/>
        </w:r>
        <w:r w:rsidRPr="009E25C9">
          <w:rPr>
            <w:rFonts w:ascii="Verdana" w:hAnsi="Verdana"/>
            <w:color w:val="6A7364"/>
            <w:sz w:val="26"/>
            <w:szCs w:val="26"/>
            <w:u w:val="single"/>
          </w:rPr>
          <w:t>7-Day Documentary Crash Course</w:t>
        </w:r>
        <w:r w:rsidRPr="009E25C9">
          <w:rPr>
            <w:rFonts w:ascii="Verdana" w:hAnsi="Verdana"/>
            <w:color w:val="525450"/>
            <w:sz w:val="26"/>
            <w:szCs w:val="26"/>
            <w:u w:val="single"/>
          </w:rPr>
          <w:fldChar w:fldCharType="end"/>
        </w:r>
        <w:r w:rsidRPr="009E25C9">
          <w:rPr>
            <w:rFonts w:ascii="Verdana" w:hAnsi="Verdana"/>
            <w:color w:val="525450"/>
            <w:sz w:val="26"/>
            <w:szCs w:val="26"/>
            <w:u w:val="single"/>
          </w:rPr>
          <w:t>.</w:t>
        </w:r>
      </w:ins>
    </w:p>
    <w:p w:rsidR="009E25C9" w:rsidRDefault="009E25C9" w:rsidP="009E25C9">
      <w:pPr>
        <w:shd w:val="clear" w:color="auto" w:fill="FFFFFF"/>
        <w:spacing w:line="442" w:lineRule="atLeast"/>
        <w:rPr>
          <w:ins w:id="44" w:author="Unknown"/>
          <w:rFonts w:ascii="Verdana" w:hAnsi="Verdana"/>
          <w:color w:val="525450"/>
          <w:sz w:val="26"/>
          <w:szCs w:val="26"/>
        </w:rPr>
      </w:pPr>
      <w:ins w:id="45" w:author="Unknown">
        <w:r>
          <w:rPr>
            <w:rFonts w:ascii="Verdana" w:hAnsi="Verdana"/>
            <w:color w:val="525450"/>
            <w:sz w:val="26"/>
            <w:szCs w:val="26"/>
          </w:rPr>
          <w:lastRenderedPageBreak/>
          <w:pict>
            <v:rect id="_x0000_i1039" style="width:523.3pt;height:.75pt" o:hrstd="t" o:hrnoshade="t" o:hr="t" fillcolor="#eff0ed" stroked="f"/>
          </w:pict>
        </w:r>
      </w:ins>
    </w:p>
    <w:p w:rsidR="00D00BEC" w:rsidRDefault="00D00BEC"/>
    <w:sectPr w:rsidR="00D00BEC" w:rsidSect="009E25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5C9"/>
    <w:rsid w:val="009E25C9"/>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E25C9"/>
    <w:rPr>
      <w:i/>
      <w:iCs/>
    </w:rPr>
  </w:style>
  <w:style w:type="character" w:styleId="Strong">
    <w:name w:val="Strong"/>
    <w:basedOn w:val="DefaultParagraphFont"/>
    <w:uiPriority w:val="22"/>
    <w:qFormat/>
    <w:rsid w:val="009E25C9"/>
    <w:rPr>
      <w:b/>
      <w:bCs/>
    </w:rPr>
  </w:style>
  <w:style w:type="paragraph" w:styleId="BalloonText">
    <w:name w:val="Balloon Text"/>
    <w:basedOn w:val="Normal"/>
    <w:link w:val="BalloonTextChar"/>
    <w:rsid w:val="009E25C9"/>
    <w:rPr>
      <w:rFonts w:ascii="Tahoma" w:hAnsi="Tahoma" w:cs="Tahoma"/>
      <w:sz w:val="16"/>
      <w:szCs w:val="16"/>
    </w:rPr>
  </w:style>
  <w:style w:type="character" w:customStyle="1" w:styleId="BalloonTextChar">
    <w:name w:val="Balloon Text Char"/>
    <w:basedOn w:val="DefaultParagraphFont"/>
    <w:link w:val="BalloonText"/>
    <w:rsid w:val="009E25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E25C9"/>
    <w:rPr>
      <w:i/>
      <w:iCs/>
    </w:rPr>
  </w:style>
  <w:style w:type="character" w:styleId="Strong">
    <w:name w:val="Strong"/>
    <w:basedOn w:val="DefaultParagraphFont"/>
    <w:uiPriority w:val="22"/>
    <w:qFormat/>
    <w:rsid w:val="009E25C9"/>
    <w:rPr>
      <w:b/>
      <w:bCs/>
    </w:rPr>
  </w:style>
  <w:style w:type="paragraph" w:styleId="BalloonText">
    <w:name w:val="Balloon Text"/>
    <w:basedOn w:val="Normal"/>
    <w:link w:val="BalloonTextChar"/>
    <w:rsid w:val="009E25C9"/>
    <w:rPr>
      <w:rFonts w:ascii="Tahoma" w:hAnsi="Tahoma" w:cs="Tahoma"/>
      <w:sz w:val="16"/>
      <w:szCs w:val="16"/>
    </w:rPr>
  </w:style>
  <w:style w:type="character" w:customStyle="1" w:styleId="BalloonTextChar">
    <w:name w:val="Balloon Text Char"/>
    <w:basedOn w:val="DefaultParagraphFont"/>
    <w:link w:val="BalloonText"/>
    <w:rsid w:val="009E25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2659154">
      <w:bodyDiv w:val="1"/>
      <w:marLeft w:val="0"/>
      <w:marRight w:val="0"/>
      <w:marTop w:val="0"/>
      <w:marBottom w:val="0"/>
      <w:divBdr>
        <w:top w:val="none" w:sz="0" w:space="0" w:color="auto"/>
        <w:left w:val="none" w:sz="0" w:space="0" w:color="auto"/>
        <w:bottom w:val="none" w:sz="0" w:space="0" w:color="auto"/>
        <w:right w:val="none" w:sz="0" w:space="0" w:color="auto"/>
      </w:divBdr>
      <w:divsChild>
        <w:div w:id="1253657955">
          <w:marLeft w:val="0"/>
          <w:marRight w:val="0"/>
          <w:marTop w:val="0"/>
          <w:marBottom w:val="0"/>
          <w:divBdr>
            <w:top w:val="single" w:sz="12" w:space="0" w:color="E6EBDF"/>
            <w:left w:val="single" w:sz="12" w:space="0" w:color="E6EBDF"/>
            <w:bottom w:val="single" w:sz="12" w:space="0" w:color="E6EBDF"/>
            <w:right w:val="single" w:sz="12" w:space="0" w:color="E6EBDF"/>
          </w:divBdr>
          <w:divsChild>
            <w:div w:id="555245113">
              <w:marLeft w:val="0"/>
              <w:marRight w:val="0"/>
              <w:marTop w:val="0"/>
              <w:marBottom w:val="0"/>
              <w:divBdr>
                <w:top w:val="none" w:sz="0" w:space="0" w:color="auto"/>
                <w:left w:val="none" w:sz="0" w:space="0" w:color="auto"/>
                <w:bottom w:val="none" w:sz="0" w:space="0" w:color="auto"/>
                <w:right w:val="none" w:sz="0" w:space="0" w:color="auto"/>
              </w:divBdr>
              <w:divsChild>
                <w:div w:id="63382798">
                  <w:marLeft w:val="0"/>
                  <w:marRight w:val="0"/>
                  <w:marTop w:val="0"/>
                  <w:marBottom w:val="0"/>
                  <w:divBdr>
                    <w:top w:val="none" w:sz="0" w:space="0" w:color="auto"/>
                    <w:left w:val="none" w:sz="0" w:space="0" w:color="auto"/>
                    <w:bottom w:val="none" w:sz="0" w:space="0" w:color="auto"/>
                    <w:right w:val="none" w:sz="0" w:space="0" w:color="auto"/>
                  </w:divBdr>
                  <w:divsChild>
                    <w:div w:id="576406900">
                      <w:marLeft w:val="0"/>
                      <w:marRight w:val="0"/>
                      <w:marTop w:val="0"/>
                      <w:marBottom w:val="0"/>
                      <w:divBdr>
                        <w:top w:val="single" w:sz="2" w:space="0" w:color="F4F5F2"/>
                        <w:left w:val="single" w:sz="12" w:space="0" w:color="F4F5F2"/>
                        <w:bottom w:val="single" w:sz="2" w:space="0" w:color="F4F5F2"/>
                        <w:right w:val="single" w:sz="12" w:space="0" w:color="F4F5F2"/>
                      </w:divBdr>
                      <w:divsChild>
                        <w:div w:id="1102266107">
                          <w:marLeft w:val="0"/>
                          <w:marRight w:val="0"/>
                          <w:marTop w:val="0"/>
                          <w:marBottom w:val="0"/>
                          <w:divBdr>
                            <w:top w:val="none" w:sz="0" w:space="0" w:color="auto"/>
                            <w:left w:val="none" w:sz="0" w:space="0" w:color="auto"/>
                            <w:bottom w:val="none" w:sz="0" w:space="0" w:color="auto"/>
                            <w:right w:val="none" w:sz="0" w:space="0" w:color="auto"/>
                          </w:divBdr>
                          <w:divsChild>
                            <w:div w:id="1807697343">
                              <w:marLeft w:val="0"/>
                              <w:marRight w:val="0"/>
                              <w:marTop w:val="0"/>
                              <w:marBottom w:val="0"/>
                              <w:divBdr>
                                <w:top w:val="none" w:sz="0" w:space="0" w:color="auto"/>
                                <w:left w:val="none" w:sz="0" w:space="0" w:color="auto"/>
                                <w:bottom w:val="none" w:sz="0" w:space="0" w:color="auto"/>
                                <w:right w:val="none" w:sz="0" w:space="0" w:color="auto"/>
                              </w:divBdr>
                            </w:div>
                          </w:divsChild>
                        </w:div>
                        <w:div w:id="23797968">
                          <w:marLeft w:val="0"/>
                          <w:marRight w:val="0"/>
                          <w:marTop w:val="0"/>
                          <w:marBottom w:val="0"/>
                          <w:divBdr>
                            <w:top w:val="none" w:sz="0" w:space="0" w:color="auto"/>
                            <w:left w:val="none" w:sz="0" w:space="0" w:color="auto"/>
                            <w:bottom w:val="none" w:sz="0" w:space="0" w:color="auto"/>
                            <w:right w:val="none" w:sz="0" w:space="0" w:color="auto"/>
                          </w:divBdr>
                        </w:div>
                        <w:div w:id="17747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gp/product/B00BY79JEQ/ref=as_li_ss_il?ie=UTF8&amp;camp=1789&amp;creative=390957&amp;creativeASIN=B00BY79JEQ&amp;linkCode=as2&amp;tag=desktopdocume-20"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hyperlink" Target="http://www.amazon.com/gp/product/B0052Z3M8A/ref=as_li_ss_il?ie=UTF8&amp;camp=1789&amp;creative=390957&amp;creativeASIN=B0052Z3M8A&amp;linkCode=as2&amp;tag=desktopdocume-2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amazon.com/gp/product/B009OYYYSM/ref=as_li_ss_il?ie=UTF8&amp;camp=1789&amp;creative=390957&amp;creativeASIN=B009OYYYSM&amp;linkCode=as2&amp;tag=desktopdocume-20"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www.amazon.com/gp/product/067184783X/ref=as_li_ss_il?ie=UTF8&amp;camp=1789&amp;creative=390957&amp;creativeASIN=067184783X&amp;linkCode=as2&amp;tag=desktopdocume-2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67246559</Template>
  <TotalTime>1</TotalTime>
  <Pages>5</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2016-03-04T04:36:00Z</dcterms:created>
  <dcterms:modified xsi:type="dcterms:W3CDTF">2016-03-04T04:37:00Z</dcterms:modified>
</cp:coreProperties>
</file>