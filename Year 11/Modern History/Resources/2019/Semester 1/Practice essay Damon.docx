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11811" w:rsidRPr="00B71A3E" w:rsidRDefault="00D54E8B">
      <w:pPr>
        <w:rPr>
          <w:b/>
          <w:i/>
        </w:rPr>
      </w:pPr>
      <w:ins w:id="0" w:author="HAWKES Natasha [Narrogin Senior High School]" w:date="2019-05-23T08:17:00Z">
        <w:r>
          <w:rPr>
            <w:b/>
            <w:i/>
          </w:rPr>
          <w:t>E</w:t>
        </w:r>
      </w:ins>
      <w:del w:id="1" w:author="HAWKES Natasha [Narrogin Senior High School]" w:date="2019-05-23T08:17:00Z">
        <w:r w:rsidR="00C56C6D" w:rsidRPr="00B71A3E" w:rsidDel="00D54E8B">
          <w:rPr>
            <w:b/>
            <w:i/>
          </w:rPr>
          <w:delText>e</w:delText>
        </w:r>
      </w:del>
      <w:r w:rsidR="00C56C6D" w:rsidRPr="00B71A3E">
        <w:rPr>
          <w:b/>
          <w:i/>
        </w:rPr>
        <w:t xml:space="preserve">xplain how the </w:t>
      </w:r>
      <w:ins w:id="2" w:author="HAWKES Natasha [Narrogin Senior High School]" w:date="2019-05-23T08:17:00Z">
        <w:r>
          <w:rPr>
            <w:b/>
            <w:i/>
          </w:rPr>
          <w:t>S</w:t>
        </w:r>
      </w:ins>
      <w:del w:id="3" w:author="HAWKES Natasha [Narrogin Senior High School]" w:date="2019-05-23T08:17:00Z">
        <w:r w:rsidR="00C56C6D" w:rsidRPr="00B71A3E" w:rsidDel="00D54E8B">
          <w:rPr>
            <w:b/>
            <w:i/>
          </w:rPr>
          <w:delText>s</w:delText>
        </w:r>
      </w:del>
      <w:r w:rsidR="00C56C6D" w:rsidRPr="00B71A3E">
        <w:rPr>
          <w:b/>
          <w:i/>
        </w:rPr>
        <w:t xml:space="preserve">econd </w:t>
      </w:r>
      <w:ins w:id="4" w:author="HAWKES Natasha [Narrogin Senior High School]" w:date="2019-05-23T08:17:00Z">
        <w:r>
          <w:rPr>
            <w:b/>
            <w:i/>
          </w:rPr>
          <w:t>W</w:t>
        </w:r>
      </w:ins>
      <w:del w:id="5" w:author="HAWKES Natasha [Narrogin Senior High School]" w:date="2019-05-23T08:17:00Z">
        <w:r w:rsidR="00C56C6D" w:rsidRPr="00B71A3E" w:rsidDel="00D54E8B">
          <w:rPr>
            <w:b/>
            <w:i/>
          </w:rPr>
          <w:delText>w</w:delText>
        </w:r>
      </w:del>
      <w:r w:rsidR="00C56C6D" w:rsidRPr="00B71A3E">
        <w:rPr>
          <w:b/>
          <w:i/>
        </w:rPr>
        <w:t xml:space="preserve">orld </w:t>
      </w:r>
      <w:ins w:id="6" w:author="HAWKES Natasha [Narrogin Senior High School]" w:date="2019-05-23T08:17:00Z">
        <w:r>
          <w:rPr>
            <w:b/>
            <w:i/>
          </w:rPr>
          <w:t>W</w:t>
        </w:r>
      </w:ins>
      <w:bookmarkStart w:id="7" w:name="_GoBack"/>
      <w:bookmarkEnd w:id="7"/>
      <w:del w:id="8" w:author="HAWKES Natasha [Narrogin Senior High School]" w:date="2019-05-23T08:17:00Z">
        <w:r w:rsidR="00C56C6D" w:rsidRPr="00B71A3E" w:rsidDel="00D54E8B">
          <w:rPr>
            <w:b/>
            <w:i/>
          </w:rPr>
          <w:delText>w</w:delText>
        </w:r>
      </w:del>
      <w:r w:rsidR="00C56C6D" w:rsidRPr="00B71A3E">
        <w:rPr>
          <w:b/>
          <w:i/>
        </w:rPr>
        <w:t xml:space="preserve">ar changed the </w:t>
      </w:r>
      <w:ins w:id="9" w:author="HAWKES Natasha [Narrogin Senior High School]" w:date="2019-05-23T08:17:00Z">
        <w:r>
          <w:rPr>
            <w:b/>
            <w:i/>
          </w:rPr>
          <w:t>U</w:t>
        </w:r>
      </w:ins>
      <w:del w:id="10" w:author="HAWKES Natasha [Narrogin Senior High School]" w:date="2019-05-23T08:17:00Z">
        <w:r w:rsidR="00C56C6D" w:rsidRPr="00B71A3E" w:rsidDel="00D54E8B">
          <w:rPr>
            <w:b/>
            <w:i/>
          </w:rPr>
          <w:delText>u</w:delText>
        </w:r>
      </w:del>
      <w:r w:rsidR="00C56C6D" w:rsidRPr="00B71A3E">
        <w:rPr>
          <w:b/>
          <w:i/>
        </w:rPr>
        <w:t xml:space="preserve">nited </w:t>
      </w:r>
      <w:ins w:id="11" w:author="HAWKES Natasha [Narrogin Senior High School]" w:date="2019-05-23T08:17:00Z">
        <w:r>
          <w:rPr>
            <w:b/>
            <w:i/>
          </w:rPr>
          <w:t>S</w:t>
        </w:r>
      </w:ins>
      <w:del w:id="12" w:author="HAWKES Natasha [Narrogin Senior High School]" w:date="2019-05-23T08:17:00Z">
        <w:r w:rsidR="00C56C6D" w:rsidRPr="00B71A3E" w:rsidDel="00D54E8B">
          <w:rPr>
            <w:b/>
            <w:i/>
          </w:rPr>
          <w:delText>s</w:delText>
        </w:r>
      </w:del>
      <w:r w:rsidR="00C56C6D" w:rsidRPr="00B71A3E">
        <w:rPr>
          <w:b/>
          <w:i/>
        </w:rPr>
        <w:t>tates</w:t>
      </w:r>
    </w:p>
    <w:p w:rsidR="00C56C6D" w:rsidRPr="00B71A3E" w:rsidRDefault="00C56C6D">
      <w:pPr>
        <w:rPr>
          <w:sz w:val="24"/>
        </w:rPr>
      </w:pPr>
      <w:del w:id="13" w:author="HAWKES Natasha [Narrogin Senior High School]" w:date="2019-05-23T08:02:00Z">
        <w:r w:rsidRPr="00B71A3E" w:rsidDel="00DF6FFD">
          <w:rPr>
            <w:sz w:val="24"/>
          </w:rPr>
          <w:delText xml:space="preserve">World </w:delText>
        </w:r>
      </w:del>
      <w:del w:id="14" w:author="HAWKES Natasha [Narrogin Senior High School]" w:date="2019-05-23T08:01:00Z">
        <w:r w:rsidRPr="00B71A3E" w:rsidDel="00DF6FFD">
          <w:rPr>
            <w:sz w:val="24"/>
          </w:rPr>
          <w:delText>w</w:delText>
        </w:r>
      </w:del>
      <w:del w:id="15" w:author="HAWKES Natasha [Narrogin Senior High School]" w:date="2019-05-23T08:02:00Z">
        <w:r w:rsidRPr="00B71A3E" w:rsidDel="00DF6FFD">
          <w:rPr>
            <w:sz w:val="24"/>
          </w:rPr>
          <w:delText xml:space="preserve">ar </w:delText>
        </w:r>
      </w:del>
      <w:del w:id="16" w:author="HAWKES Natasha [Narrogin Senior High School]" w:date="2019-05-23T08:01:00Z">
        <w:r w:rsidRPr="00B71A3E" w:rsidDel="00DF6FFD">
          <w:rPr>
            <w:sz w:val="24"/>
          </w:rPr>
          <w:delText>t</w:delText>
        </w:r>
      </w:del>
      <w:del w:id="17" w:author="HAWKES Natasha [Narrogin Senior High School]" w:date="2019-05-23T08:02:00Z">
        <w:r w:rsidRPr="00B71A3E" w:rsidDel="00DF6FFD">
          <w:rPr>
            <w:sz w:val="24"/>
          </w:rPr>
          <w:delText>wo started in 1939</w:delText>
        </w:r>
        <w:r w:rsidR="00107B8B" w:rsidRPr="00B71A3E" w:rsidDel="00DF6FFD">
          <w:rPr>
            <w:sz w:val="24"/>
          </w:rPr>
          <w:delText>,</w:delText>
        </w:r>
        <w:r w:rsidRPr="00B71A3E" w:rsidDel="00DF6FFD">
          <w:rPr>
            <w:sz w:val="24"/>
          </w:rPr>
          <w:delText xml:space="preserve"> however America did not enter yet as they stayed </w:delText>
        </w:r>
        <w:r w:rsidR="00107B8B" w:rsidRPr="00B71A3E" w:rsidDel="00DF6FFD">
          <w:rPr>
            <w:sz w:val="24"/>
          </w:rPr>
          <w:delText xml:space="preserve">neutral for several more years this is called ‘isolationism’. </w:delText>
        </w:r>
      </w:del>
      <w:ins w:id="18" w:author="HAWKES Natasha [Narrogin Senior High School]" w:date="2019-05-23T08:02:00Z">
        <w:r w:rsidR="00DF6FFD">
          <w:rPr>
            <w:sz w:val="24"/>
          </w:rPr>
          <w:t>When World War Two erupted in Europe in 1939, America remained neutral in keeping with isolationist policies.</w:t>
        </w:r>
      </w:ins>
      <w:del w:id="19" w:author="HAWKES Natasha [Narrogin Senior High School]" w:date="2019-05-23T08:02:00Z">
        <w:r w:rsidR="00107B8B" w:rsidRPr="00B71A3E" w:rsidDel="00DF6FFD">
          <w:rPr>
            <w:sz w:val="24"/>
          </w:rPr>
          <w:delText>Then</w:delText>
        </w:r>
      </w:del>
      <w:r w:rsidR="00107B8B" w:rsidRPr="00B71A3E">
        <w:rPr>
          <w:sz w:val="24"/>
        </w:rPr>
        <w:t xml:space="preserve"> </w:t>
      </w:r>
      <w:ins w:id="20" w:author="HAWKES Natasha [Narrogin Senior High School]" w:date="2019-05-23T08:02:00Z">
        <w:r w:rsidR="00DF6FFD">
          <w:rPr>
            <w:sz w:val="24"/>
          </w:rPr>
          <w:t xml:space="preserve">However, </w:t>
        </w:r>
      </w:ins>
      <w:r w:rsidR="00107B8B" w:rsidRPr="00B71A3E">
        <w:rPr>
          <w:sz w:val="24"/>
        </w:rPr>
        <w:t xml:space="preserve">America </w:t>
      </w:r>
      <w:del w:id="21" w:author="HAWKES Natasha [Narrogin Senior High School]" w:date="2019-05-23T08:02:00Z">
        <w:r w:rsidR="00107B8B" w:rsidRPr="00B71A3E" w:rsidDel="00DF6FFD">
          <w:rPr>
            <w:sz w:val="24"/>
          </w:rPr>
          <w:delText>had</w:delText>
        </w:r>
      </w:del>
      <w:r w:rsidR="00107B8B" w:rsidRPr="00B71A3E">
        <w:rPr>
          <w:sz w:val="24"/>
        </w:rPr>
        <w:t xml:space="preserve"> joined </w:t>
      </w:r>
      <w:del w:id="22" w:author="HAWKES Natasha [Narrogin Senior High School]" w:date="2019-05-23T08:03:00Z">
        <w:r w:rsidR="00107B8B" w:rsidRPr="00B71A3E" w:rsidDel="00DF6FFD">
          <w:rPr>
            <w:sz w:val="24"/>
          </w:rPr>
          <w:delText xml:space="preserve">not much </w:delText>
        </w:r>
      </w:del>
      <w:r w:rsidR="00107B8B" w:rsidRPr="00B71A3E">
        <w:rPr>
          <w:sz w:val="24"/>
        </w:rPr>
        <w:t>later</w:t>
      </w:r>
      <w:r w:rsidR="006517EF" w:rsidRPr="00B71A3E">
        <w:rPr>
          <w:sz w:val="24"/>
        </w:rPr>
        <w:t xml:space="preserve"> in 1941 when </w:t>
      </w:r>
      <w:r w:rsidR="00107B8B" w:rsidRPr="00B71A3E">
        <w:rPr>
          <w:sz w:val="24"/>
        </w:rPr>
        <w:t>the</w:t>
      </w:r>
      <w:del w:id="23" w:author="HAWKES Natasha [Narrogin Senior High School]" w:date="2019-05-23T08:03:00Z">
        <w:r w:rsidR="00107B8B" w:rsidRPr="00B71A3E" w:rsidDel="00DF6FFD">
          <w:rPr>
            <w:sz w:val="24"/>
          </w:rPr>
          <w:delText>y</w:delText>
        </w:r>
      </w:del>
      <w:ins w:id="24" w:author="HAWKES Natasha [Narrogin Senior High School]" w:date="2019-05-23T08:03:00Z">
        <w:r w:rsidR="00DF6FFD">
          <w:rPr>
            <w:sz w:val="24"/>
          </w:rPr>
          <w:t xml:space="preserve"> country was attacked and</w:t>
        </w:r>
      </w:ins>
      <w:r w:rsidR="00107B8B" w:rsidRPr="00B71A3E">
        <w:rPr>
          <w:sz w:val="24"/>
        </w:rPr>
        <w:t xml:space="preserve"> </w:t>
      </w:r>
      <w:del w:id="25" w:author="HAWKES Natasha [Narrogin Senior High School]" w:date="2019-05-23T08:03:00Z">
        <w:r w:rsidR="00107B8B" w:rsidRPr="00B71A3E" w:rsidDel="00DF6FFD">
          <w:rPr>
            <w:sz w:val="24"/>
          </w:rPr>
          <w:delText>were</w:delText>
        </w:r>
      </w:del>
      <w:r w:rsidR="00107B8B" w:rsidRPr="00B71A3E">
        <w:rPr>
          <w:sz w:val="24"/>
        </w:rPr>
        <w:t xml:space="preserve"> bombed</w:t>
      </w:r>
      <w:ins w:id="26" w:author="HAWKES Natasha [Narrogin Senior High School]" w:date="2019-05-23T08:03:00Z">
        <w:r w:rsidR="00DF6FFD">
          <w:rPr>
            <w:sz w:val="24"/>
          </w:rPr>
          <w:t xml:space="preserve"> by the Japanese</w:t>
        </w:r>
      </w:ins>
      <w:r w:rsidR="006517EF" w:rsidRPr="00B71A3E">
        <w:rPr>
          <w:sz w:val="24"/>
        </w:rPr>
        <w:t xml:space="preserve"> in Hawaii,</w:t>
      </w:r>
      <w:r w:rsidR="00107B8B" w:rsidRPr="00B71A3E">
        <w:rPr>
          <w:sz w:val="24"/>
        </w:rPr>
        <w:t xml:space="preserve"> </w:t>
      </w:r>
      <w:r w:rsidR="006517EF" w:rsidRPr="00B71A3E">
        <w:rPr>
          <w:sz w:val="24"/>
        </w:rPr>
        <w:t>which</w:t>
      </w:r>
      <w:r w:rsidR="00107B8B" w:rsidRPr="00B71A3E">
        <w:rPr>
          <w:sz w:val="24"/>
        </w:rPr>
        <w:t xml:space="preserve"> forced them to </w:t>
      </w:r>
      <w:ins w:id="27" w:author="HAWKES Natasha [Narrogin Senior High School]" w:date="2019-05-23T08:03:00Z">
        <w:r w:rsidR="00DF6FFD">
          <w:rPr>
            <w:sz w:val="24"/>
          </w:rPr>
          <w:t xml:space="preserve">enter. </w:t>
        </w:r>
      </w:ins>
      <w:del w:id="28" w:author="HAWKES Natasha [Narrogin Senior High School]" w:date="2019-05-23T08:03:00Z">
        <w:r w:rsidR="00107B8B" w:rsidRPr="00B71A3E" w:rsidDel="00DF6FFD">
          <w:rPr>
            <w:sz w:val="24"/>
          </w:rPr>
          <w:delText>attack</w:delText>
        </w:r>
      </w:del>
      <w:r w:rsidR="00107B8B" w:rsidRPr="00B71A3E">
        <w:rPr>
          <w:sz w:val="24"/>
        </w:rPr>
        <w:t xml:space="preserve">. </w:t>
      </w:r>
      <w:ins w:id="29" w:author="HAWKES Natasha [Narrogin Senior High School]" w:date="2019-05-23T08:03:00Z">
        <w:r w:rsidR="00DF6FFD">
          <w:rPr>
            <w:sz w:val="24"/>
          </w:rPr>
          <w:t>Four years later the w</w:t>
        </w:r>
      </w:ins>
      <w:del w:id="30" w:author="HAWKES Natasha [Narrogin Senior High School]" w:date="2019-05-23T08:03:00Z">
        <w:r w:rsidR="00107B8B" w:rsidRPr="00B71A3E" w:rsidDel="00DF6FFD">
          <w:rPr>
            <w:sz w:val="24"/>
          </w:rPr>
          <w:delText>W</w:delText>
        </w:r>
      </w:del>
      <w:r w:rsidR="00107B8B" w:rsidRPr="00B71A3E">
        <w:rPr>
          <w:sz w:val="24"/>
        </w:rPr>
        <w:t xml:space="preserve">ar was over in 1945 as Germany and China surrendered. America was significantly changed in numerous ways caused </w:t>
      </w:r>
      <w:ins w:id="31" w:author="HAWKES Natasha [Narrogin Senior High School]" w:date="2019-05-23T08:04:00Z">
        <w:r w:rsidR="00DF6FFD">
          <w:rPr>
            <w:sz w:val="24"/>
          </w:rPr>
          <w:t xml:space="preserve">by </w:t>
        </w:r>
      </w:ins>
      <w:del w:id="32" w:author="HAWKES Natasha [Narrogin Senior High School]" w:date="2019-05-23T08:04:00Z">
        <w:r w:rsidR="00107B8B" w:rsidRPr="00B71A3E" w:rsidDel="00DF6FFD">
          <w:rPr>
            <w:sz w:val="24"/>
          </w:rPr>
          <w:delText>from</w:delText>
        </w:r>
      </w:del>
      <w:r w:rsidR="00107B8B" w:rsidRPr="00B71A3E">
        <w:rPr>
          <w:sz w:val="24"/>
        </w:rPr>
        <w:t xml:space="preserve"> the war</w:t>
      </w:r>
      <w:ins w:id="33" w:author="HAWKES Natasha [Narrogin Senior High School]" w:date="2019-05-23T08:04:00Z">
        <w:r w:rsidR="00DF6FFD">
          <w:rPr>
            <w:sz w:val="24"/>
          </w:rPr>
          <w:t>.</w:t>
        </w:r>
      </w:ins>
      <w:del w:id="34" w:author="HAWKES Natasha [Narrogin Senior High School]" w:date="2019-05-23T08:04:00Z">
        <w:r w:rsidR="00107B8B" w:rsidRPr="00B71A3E" w:rsidDel="00DF6FFD">
          <w:rPr>
            <w:sz w:val="24"/>
          </w:rPr>
          <w:delText>, these involve</w:delText>
        </w:r>
      </w:del>
      <w:r w:rsidR="00107B8B" w:rsidRPr="00B71A3E">
        <w:rPr>
          <w:sz w:val="24"/>
        </w:rPr>
        <w:t xml:space="preserve">. </w:t>
      </w:r>
      <w:ins w:id="35" w:author="HAWKES Natasha [Narrogin Senior High School]" w:date="2019-05-23T08:04:00Z">
        <w:r w:rsidR="00DF6FFD">
          <w:rPr>
            <w:sz w:val="24"/>
          </w:rPr>
          <w:t>Firstly, America r</w:t>
        </w:r>
      </w:ins>
      <w:del w:id="36" w:author="HAWKES Natasha [Narrogin Senior High School]" w:date="2019-05-23T08:04:00Z">
        <w:r w:rsidR="00107B8B" w:rsidRPr="00B71A3E" w:rsidDel="00DF6FFD">
          <w:rPr>
            <w:sz w:val="24"/>
          </w:rPr>
          <w:delText>R</w:delText>
        </w:r>
      </w:del>
      <w:r w:rsidR="00107B8B" w:rsidRPr="00B71A3E">
        <w:rPr>
          <w:sz w:val="24"/>
        </w:rPr>
        <w:t xml:space="preserve">ecovered from the </w:t>
      </w:r>
      <w:ins w:id="37" w:author="HAWKES Natasha [Narrogin Senior High School]" w:date="2019-05-23T08:04:00Z">
        <w:r w:rsidR="00DF6FFD">
          <w:rPr>
            <w:sz w:val="24"/>
          </w:rPr>
          <w:t>G</w:t>
        </w:r>
      </w:ins>
      <w:del w:id="38" w:author="HAWKES Natasha [Narrogin Senior High School]" w:date="2019-05-23T08:04:00Z">
        <w:r w:rsidR="00107B8B" w:rsidRPr="00B71A3E" w:rsidDel="00DF6FFD">
          <w:rPr>
            <w:sz w:val="24"/>
          </w:rPr>
          <w:delText>g</w:delText>
        </w:r>
      </w:del>
      <w:r w:rsidR="00107B8B" w:rsidRPr="00B71A3E">
        <w:rPr>
          <w:sz w:val="24"/>
        </w:rPr>
        <w:t xml:space="preserve">reat </w:t>
      </w:r>
      <w:ins w:id="39" w:author="HAWKES Natasha [Narrogin Senior High School]" w:date="2019-05-23T08:04:00Z">
        <w:r w:rsidR="00DF6FFD">
          <w:rPr>
            <w:sz w:val="24"/>
          </w:rPr>
          <w:t>D</w:t>
        </w:r>
      </w:ins>
      <w:del w:id="40" w:author="HAWKES Natasha [Narrogin Senior High School]" w:date="2019-05-23T08:04:00Z">
        <w:r w:rsidR="00107B8B" w:rsidRPr="00B71A3E" w:rsidDel="00DF6FFD">
          <w:rPr>
            <w:sz w:val="24"/>
          </w:rPr>
          <w:delText>d</w:delText>
        </w:r>
      </w:del>
      <w:r w:rsidR="00107B8B" w:rsidRPr="00B71A3E">
        <w:rPr>
          <w:sz w:val="24"/>
        </w:rPr>
        <w:t xml:space="preserve">epression, as the war cured the depression and made the economy </w:t>
      </w:r>
      <w:del w:id="41" w:author="HAWKES Natasha [Narrogin Senior High School]" w:date="2019-05-23T08:04:00Z">
        <w:r w:rsidR="00107B8B" w:rsidRPr="00B71A3E" w:rsidDel="00DF6FFD">
          <w:rPr>
            <w:sz w:val="24"/>
          </w:rPr>
          <w:delText xml:space="preserve">a lot </w:delText>
        </w:r>
      </w:del>
      <w:r w:rsidR="00107B8B" w:rsidRPr="00B71A3E">
        <w:rPr>
          <w:sz w:val="24"/>
        </w:rPr>
        <w:t xml:space="preserve">stronger. </w:t>
      </w:r>
      <w:ins w:id="42" w:author="HAWKES Natasha [Narrogin Senior High School]" w:date="2019-05-23T08:05:00Z">
        <w:r w:rsidR="00DF6FFD">
          <w:rPr>
            <w:sz w:val="24"/>
          </w:rPr>
          <w:t xml:space="preserve">Secondly, </w:t>
        </w:r>
      </w:ins>
      <w:r w:rsidR="00107B8B" w:rsidRPr="00B71A3E">
        <w:rPr>
          <w:sz w:val="24"/>
        </w:rPr>
        <w:t xml:space="preserve">Women </w:t>
      </w:r>
      <w:del w:id="43" w:author="HAWKES Natasha [Narrogin Senior High School]" w:date="2019-05-23T08:05:00Z">
        <w:r w:rsidR="00107B8B" w:rsidRPr="00B71A3E" w:rsidDel="00DF6FFD">
          <w:rPr>
            <w:sz w:val="24"/>
          </w:rPr>
          <w:delText xml:space="preserve">became </w:delText>
        </w:r>
      </w:del>
      <w:del w:id="44" w:author="HAWKES Natasha [Narrogin Senior High School]" w:date="2019-05-23T08:04:00Z">
        <w:r w:rsidR="00107B8B" w:rsidRPr="00B71A3E" w:rsidDel="00DF6FFD">
          <w:rPr>
            <w:sz w:val="24"/>
          </w:rPr>
          <w:delText>a lot stronger</w:delText>
        </w:r>
      </w:del>
      <w:ins w:id="45" w:author="HAWKES Natasha [Narrogin Senior High School]" w:date="2019-05-23T08:04:00Z">
        <w:r w:rsidR="00DF6FFD">
          <w:rPr>
            <w:sz w:val="24"/>
          </w:rPr>
          <w:t>had a more significant role</w:t>
        </w:r>
      </w:ins>
      <w:r w:rsidR="00107B8B" w:rsidRPr="00B71A3E">
        <w:rPr>
          <w:sz w:val="24"/>
        </w:rPr>
        <w:t xml:space="preserve"> in the workforce, as their contribution to the war influenced better conditions for women</w:t>
      </w:r>
      <w:ins w:id="46" w:author="HAWKES Natasha [Narrogin Senior High School]" w:date="2019-05-23T08:05:00Z">
        <w:r w:rsidR="00DF6FFD">
          <w:rPr>
            <w:sz w:val="24"/>
          </w:rPr>
          <w:t xml:space="preserve"> in the post-war period</w:t>
        </w:r>
      </w:ins>
      <w:r w:rsidR="00107B8B" w:rsidRPr="00B71A3E">
        <w:rPr>
          <w:sz w:val="24"/>
        </w:rPr>
        <w:t xml:space="preserve">. </w:t>
      </w:r>
      <w:r w:rsidR="006517EF" w:rsidRPr="00B71A3E">
        <w:rPr>
          <w:sz w:val="24"/>
        </w:rPr>
        <w:t xml:space="preserve">America became stronger with their </w:t>
      </w:r>
      <w:ins w:id="47" w:author="HAWKES Natasha [Narrogin Senior High School]" w:date="2019-05-23T08:05:00Z">
        <w:r w:rsidR="00DF6FFD">
          <w:rPr>
            <w:sz w:val="24"/>
          </w:rPr>
          <w:t>A</w:t>
        </w:r>
      </w:ins>
      <w:del w:id="48" w:author="HAWKES Natasha [Narrogin Senior High School]" w:date="2019-05-23T08:05:00Z">
        <w:r w:rsidR="006517EF" w:rsidRPr="00B71A3E" w:rsidDel="00DF6FFD">
          <w:rPr>
            <w:sz w:val="24"/>
          </w:rPr>
          <w:delText>a</w:delText>
        </w:r>
      </w:del>
      <w:r w:rsidR="006517EF" w:rsidRPr="00B71A3E">
        <w:rPr>
          <w:sz w:val="24"/>
        </w:rPr>
        <w:t>llies</w:t>
      </w:r>
      <w:ins w:id="49" w:author="HAWKES Natasha [Narrogin Senior High School]" w:date="2019-05-23T08:05:00Z">
        <w:r w:rsidR="00DF6FFD">
          <w:rPr>
            <w:sz w:val="24"/>
          </w:rPr>
          <w:t>,</w:t>
        </w:r>
      </w:ins>
      <w:r w:rsidR="006517EF" w:rsidRPr="00B71A3E">
        <w:rPr>
          <w:sz w:val="24"/>
        </w:rPr>
        <w:t xml:space="preserve"> Britain as they helped produce </w:t>
      </w:r>
      <w:ins w:id="50" w:author="HAWKES Natasha [Narrogin Senior High School]" w:date="2019-05-23T08:05:00Z">
        <w:r w:rsidR="00DF6FFD">
          <w:rPr>
            <w:sz w:val="24"/>
          </w:rPr>
          <w:t xml:space="preserve">much needed war </w:t>
        </w:r>
      </w:ins>
      <w:r w:rsidR="006517EF" w:rsidRPr="00B71A3E">
        <w:rPr>
          <w:sz w:val="24"/>
        </w:rPr>
        <w:t>items to them.</w:t>
      </w:r>
      <w:ins w:id="51" w:author="HAWKES Natasha [Narrogin Senior High School]" w:date="2019-05-23T08:05:00Z">
        <w:r w:rsidR="00DF6FFD">
          <w:rPr>
            <w:sz w:val="24"/>
          </w:rPr>
          <w:t xml:space="preserve"> These circumstances enabled America to become more powerful on the world stage. The </w:t>
        </w:r>
      </w:ins>
      <w:ins w:id="52" w:author="HAWKES Natasha [Narrogin Senior High School]" w:date="2019-05-23T08:06:00Z">
        <w:r w:rsidR="00DF6FFD">
          <w:rPr>
            <w:sz w:val="24"/>
          </w:rPr>
          <w:t>most significant</w:t>
        </w:r>
      </w:ins>
      <w:ins w:id="53" w:author="HAWKES Natasha [Narrogin Senior High School]" w:date="2019-05-23T08:05:00Z">
        <w:r w:rsidR="00DF6FFD">
          <w:rPr>
            <w:sz w:val="24"/>
          </w:rPr>
          <w:t xml:space="preserve"> change experienced by America</w:t>
        </w:r>
      </w:ins>
      <w:ins w:id="54" w:author="HAWKES Natasha [Narrogin Senior High School]" w:date="2019-05-23T08:06:00Z">
        <w:r w:rsidR="00DF6FFD">
          <w:rPr>
            <w:sz w:val="24"/>
          </w:rPr>
          <w:t xml:space="preserve"> following WW2 was their </w:t>
        </w:r>
      </w:ins>
      <w:ins w:id="55" w:author="HAWKES Natasha [Narrogin Senior High School]" w:date="2019-05-23T08:07:00Z">
        <w:r w:rsidR="00DF6FFD">
          <w:rPr>
            <w:sz w:val="24"/>
          </w:rPr>
          <w:t xml:space="preserve">emergence as a global superpower. </w:t>
        </w:r>
      </w:ins>
    </w:p>
    <w:p w:rsidR="006517EF" w:rsidRDefault="006517EF">
      <w:pPr>
        <w:rPr>
          <w:sz w:val="24"/>
        </w:rPr>
      </w:pPr>
      <w:r w:rsidRPr="00B71A3E">
        <w:rPr>
          <w:sz w:val="24"/>
        </w:rPr>
        <w:t xml:space="preserve">The war helped America recover from the </w:t>
      </w:r>
      <w:ins w:id="56" w:author="HAWKES Natasha [Narrogin Senior High School]" w:date="2019-05-23T08:08:00Z">
        <w:r w:rsidR="00DF6FFD">
          <w:rPr>
            <w:sz w:val="24"/>
          </w:rPr>
          <w:t>G</w:t>
        </w:r>
      </w:ins>
      <w:del w:id="57" w:author="HAWKES Natasha [Narrogin Senior High School]" w:date="2019-05-23T08:08:00Z">
        <w:r w:rsidRPr="00B71A3E" w:rsidDel="00DF6FFD">
          <w:rPr>
            <w:sz w:val="24"/>
          </w:rPr>
          <w:delText>g</w:delText>
        </w:r>
      </w:del>
      <w:r w:rsidRPr="00B71A3E">
        <w:rPr>
          <w:sz w:val="24"/>
        </w:rPr>
        <w:t xml:space="preserve">reat </w:t>
      </w:r>
      <w:ins w:id="58" w:author="HAWKES Natasha [Narrogin Senior High School]" w:date="2019-05-23T08:08:00Z">
        <w:r w:rsidR="00DF6FFD">
          <w:rPr>
            <w:sz w:val="24"/>
          </w:rPr>
          <w:t>D</w:t>
        </w:r>
      </w:ins>
      <w:del w:id="59" w:author="HAWKES Natasha [Narrogin Senior High School]" w:date="2019-05-23T08:08:00Z">
        <w:r w:rsidRPr="00B71A3E" w:rsidDel="00DF6FFD">
          <w:rPr>
            <w:sz w:val="24"/>
          </w:rPr>
          <w:delText>d</w:delText>
        </w:r>
      </w:del>
      <w:r w:rsidRPr="00B71A3E">
        <w:rPr>
          <w:sz w:val="24"/>
        </w:rPr>
        <w:t>epression which</w:t>
      </w:r>
      <w:ins w:id="60" w:author="HAWKES Natasha [Narrogin Senior High School]" w:date="2019-05-23T08:08:00Z">
        <w:r w:rsidR="00DF6FFD">
          <w:rPr>
            <w:sz w:val="24"/>
          </w:rPr>
          <w:t>, in the years leading up to the war</w:t>
        </w:r>
      </w:ins>
      <w:r w:rsidRPr="00B71A3E">
        <w:rPr>
          <w:sz w:val="24"/>
        </w:rPr>
        <w:t xml:space="preserve"> </w:t>
      </w:r>
      <w:ins w:id="61" w:author="HAWKES Natasha [Narrogin Senior High School]" w:date="2019-05-23T08:08:00Z">
        <w:r w:rsidR="00DF6FFD">
          <w:rPr>
            <w:sz w:val="24"/>
          </w:rPr>
          <w:t>caused mass-</w:t>
        </w:r>
      </w:ins>
      <w:del w:id="62" w:author="HAWKES Natasha [Narrogin Senior High School]" w:date="2019-05-23T08:08:00Z">
        <w:r w:rsidRPr="00B71A3E" w:rsidDel="00DF6FFD">
          <w:rPr>
            <w:sz w:val="24"/>
          </w:rPr>
          <w:delText xml:space="preserve">was really affecting this country in the 1930’s with </w:delText>
        </w:r>
      </w:del>
      <w:r w:rsidRPr="00B71A3E">
        <w:rPr>
          <w:sz w:val="24"/>
        </w:rPr>
        <w:t xml:space="preserve">unemployment and homelessness. </w:t>
      </w:r>
      <w:del w:id="63" w:author="HAWKES Natasha [Narrogin Senior High School]" w:date="2019-05-23T08:08:00Z">
        <w:r w:rsidRPr="00B71A3E" w:rsidDel="00DF6FFD">
          <w:rPr>
            <w:sz w:val="24"/>
          </w:rPr>
          <w:delText xml:space="preserve">The reason for this was because the economy broke down (economic crisis) in America and unemployment kept growing. </w:delText>
        </w:r>
      </w:del>
      <w:r w:rsidRPr="00B71A3E">
        <w:rPr>
          <w:sz w:val="24"/>
        </w:rPr>
        <w:t xml:space="preserve">The war </w:t>
      </w:r>
      <w:ins w:id="64" w:author="HAWKES Natasha [Narrogin Senior High School]" w:date="2019-05-23T08:09:00Z">
        <w:r w:rsidR="00DF6FFD">
          <w:rPr>
            <w:sz w:val="24"/>
          </w:rPr>
          <w:t xml:space="preserve">enabled America to </w:t>
        </w:r>
      </w:ins>
      <w:r w:rsidRPr="00B71A3E">
        <w:rPr>
          <w:sz w:val="24"/>
        </w:rPr>
        <w:t>produce</w:t>
      </w:r>
      <w:del w:id="65" w:author="HAWKES Natasha [Narrogin Senior High School]" w:date="2019-05-23T08:08:00Z">
        <w:r w:rsidRPr="00B71A3E" w:rsidDel="00DF6FFD">
          <w:rPr>
            <w:sz w:val="24"/>
          </w:rPr>
          <w:delText>s</w:delText>
        </w:r>
      </w:del>
      <w:r w:rsidRPr="00B71A3E">
        <w:rPr>
          <w:sz w:val="24"/>
        </w:rPr>
        <w:t xml:space="preserve"> massive amounts of jobs which </w:t>
      </w:r>
      <w:del w:id="66" w:author="HAWKES Natasha [Narrogin Senior High School]" w:date="2019-05-23T08:09:00Z">
        <w:r w:rsidRPr="00B71A3E" w:rsidDel="00DF6FFD">
          <w:rPr>
            <w:sz w:val="24"/>
          </w:rPr>
          <w:delText xml:space="preserve">people who couldn’t find work could finally find a job in the war. </w:delText>
        </w:r>
      </w:del>
      <w:ins w:id="67" w:author="HAWKES Natasha [Narrogin Senior High School]" w:date="2019-05-23T08:09:00Z">
        <w:r w:rsidR="00DF6FFD">
          <w:rPr>
            <w:sz w:val="24"/>
          </w:rPr>
          <w:t xml:space="preserve">Alleviated the unemployment rate. </w:t>
        </w:r>
      </w:ins>
      <w:r w:rsidRPr="00B71A3E">
        <w:rPr>
          <w:sz w:val="24"/>
        </w:rPr>
        <w:t xml:space="preserve">This produced 17million jobs </w:t>
      </w:r>
      <w:del w:id="68" w:author="HAWKES Natasha [Narrogin Senior High School]" w:date="2019-05-23T08:09:00Z">
        <w:r w:rsidRPr="00B71A3E" w:rsidDel="00DF6FFD">
          <w:rPr>
            <w:sz w:val="24"/>
          </w:rPr>
          <w:delText>and the war used lots of money</w:delText>
        </w:r>
      </w:del>
      <w:r w:rsidRPr="00B71A3E">
        <w:rPr>
          <w:sz w:val="24"/>
        </w:rPr>
        <w:t xml:space="preserve"> which </w:t>
      </w:r>
      <w:ins w:id="69" w:author="HAWKES Natasha [Narrogin Senior High School]" w:date="2019-05-23T08:09:00Z">
        <w:r w:rsidR="00DF6FFD">
          <w:rPr>
            <w:sz w:val="24"/>
          </w:rPr>
          <w:t xml:space="preserve">stimulated </w:t>
        </w:r>
      </w:ins>
      <w:del w:id="70" w:author="HAWKES Natasha [Narrogin Senior High School]" w:date="2019-05-23T08:10:00Z">
        <w:r w:rsidRPr="00B71A3E" w:rsidDel="00DF6FFD">
          <w:rPr>
            <w:sz w:val="24"/>
          </w:rPr>
          <w:delText>got</w:delText>
        </w:r>
      </w:del>
      <w:r w:rsidRPr="00B71A3E">
        <w:rPr>
          <w:sz w:val="24"/>
        </w:rPr>
        <w:t xml:space="preserve"> the economy</w:t>
      </w:r>
      <w:ins w:id="71" w:author="HAWKES Natasha [Narrogin Senior High School]" w:date="2019-05-23T08:10:00Z">
        <w:r w:rsidR="00DF6FFD">
          <w:rPr>
            <w:sz w:val="24"/>
          </w:rPr>
          <w:t>.</w:t>
        </w:r>
      </w:ins>
      <w:del w:id="72" w:author="HAWKES Natasha [Narrogin Senior High School]" w:date="2019-05-23T08:10:00Z">
        <w:r w:rsidRPr="00B71A3E" w:rsidDel="00DF6FFD">
          <w:rPr>
            <w:sz w:val="24"/>
          </w:rPr>
          <w:delText xml:space="preserve"> going again. Because of this the economy was back running but</w:delText>
        </w:r>
      </w:del>
      <w:r w:rsidRPr="00B71A3E">
        <w:rPr>
          <w:sz w:val="24"/>
        </w:rPr>
        <w:t xml:space="preserve"> </w:t>
      </w:r>
      <w:ins w:id="73" w:author="HAWKES Natasha [Narrogin Senior High School]" w:date="2019-05-23T08:10:00Z">
        <w:r w:rsidR="00DF6FFD">
          <w:rPr>
            <w:sz w:val="24"/>
          </w:rPr>
          <w:t>B</w:t>
        </w:r>
      </w:ins>
      <w:del w:id="74" w:author="HAWKES Natasha [Narrogin Senior High School]" w:date="2019-05-23T08:10:00Z">
        <w:r w:rsidRPr="00B71A3E" w:rsidDel="00DF6FFD">
          <w:rPr>
            <w:sz w:val="24"/>
          </w:rPr>
          <w:delText>b</w:delText>
        </w:r>
      </w:del>
      <w:r w:rsidRPr="00B71A3E">
        <w:rPr>
          <w:sz w:val="24"/>
        </w:rPr>
        <w:t xml:space="preserve">ecause of Americas involvement in the war they became </w:t>
      </w:r>
      <w:r w:rsidR="00B71A3E" w:rsidRPr="00B71A3E">
        <w:rPr>
          <w:sz w:val="24"/>
        </w:rPr>
        <w:t xml:space="preserve">very rich. This was significant </w:t>
      </w:r>
      <w:ins w:id="75" w:author="HAWKES Natasha [Narrogin Senior High School]" w:date="2019-05-23T08:10:00Z">
        <w:r w:rsidR="00DF6FFD">
          <w:rPr>
            <w:sz w:val="24"/>
          </w:rPr>
          <w:t xml:space="preserve">as the war can be accounted for ending the suffering of the Great Depression in America and creating </w:t>
        </w:r>
      </w:ins>
      <w:ins w:id="76" w:author="HAWKES Natasha [Narrogin Senior High School]" w:date="2019-05-23T08:11:00Z">
        <w:r w:rsidR="005E18F9">
          <w:rPr>
            <w:sz w:val="24"/>
          </w:rPr>
          <w:t>extensive industrial growth in the country which lasted for years to come.</w:t>
        </w:r>
      </w:ins>
      <w:del w:id="77" w:author="HAWKES Natasha [Narrogin Senior High School]" w:date="2019-05-23T08:11:00Z">
        <w:r w:rsidR="00B71A3E" w:rsidRPr="00B71A3E" w:rsidDel="00DF6FFD">
          <w:rPr>
            <w:sz w:val="24"/>
          </w:rPr>
          <w:delText>because even though America struggled before the war it was never said that the normal economy will be the same ever again, and that the depression will be recovered.</w:delText>
        </w:r>
      </w:del>
    </w:p>
    <w:p w:rsidR="00B71A3E" w:rsidRDefault="00B71A3E">
      <w:pPr>
        <w:rPr>
          <w:sz w:val="24"/>
        </w:rPr>
      </w:pPr>
      <w:r>
        <w:rPr>
          <w:sz w:val="24"/>
        </w:rPr>
        <w:t xml:space="preserve">The war also changed the way women were influenced by society. Women found </w:t>
      </w:r>
      <w:del w:id="78" w:author="HAWKES Natasha [Narrogin Senior High School]" w:date="2019-05-23T08:11:00Z">
        <w:r w:rsidDel="005E18F9">
          <w:rPr>
            <w:sz w:val="24"/>
          </w:rPr>
          <w:delText xml:space="preserve">many, </w:delText>
        </w:r>
      </w:del>
      <w:r>
        <w:rPr>
          <w:sz w:val="24"/>
        </w:rPr>
        <w:t xml:space="preserve">many jobs that would never have </w:t>
      </w:r>
      <w:ins w:id="79" w:author="HAWKES Natasha [Narrogin Senior High School]" w:date="2019-05-23T08:11:00Z">
        <w:r w:rsidR="005E18F9">
          <w:rPr>
            <w:sz w:val="24"/>
          </w:rPr>
          <w:t xml:space="preserve">worked </w:t>
        </w:r>
      </w:ins>
      <w:del w:id="80" w:author="HAWKES Natasha [Narrogin Senior High School]" w:date="2019-05-23T08:11:00Z">
        <w:r w:rsidDel="005E18F9">
          <w:rPr>
            <w:sz w:val="24"/>
          </w:rPr>
          <w:delText>got</w:delText>
        </w:r>
      </w:del>
      <w:r>
        <w:rPr>
          <w:sz w:val="24"/>
        </w:rPr>
        <w:t xml:space="preserve"> before the war. 400,000 women </w:t>
      </w:r>
      <w:del w:id="81" w:author="HAWKES Natasha [Narrogin Senior High School]" w:date="2019-05-23T08:11:00Z">
        <w:r w:rsidDel="005E18F9">
          <w:rPr>
            <w:sz w:val="24"/>
          </w:rPr>
          <w:delText xml:space="preserve">ended up </w:delText>
        </w:r>
      </w:del>
      <w:r>
        <w:rPr>
          <w:sz w:val="24"/>
        </w:rPr>
        <w:t>serv</w:t>
      </w:r>
      <w:ins w:id="82" w:author="HAWKES Natasha [Narrogin Senior High School]" w:date="2019-05-23T08:11:00Z">
        <w:r w:rsidR="005E18F9">
          <w:rPr>
            <w:sz w:val="24"/>
          </w:rPr>
          <w:t>ed</w:t>
        </w:r>
      </w:ins>
      <w:del w:id="83" w:author="HAWKES Natasha [Narrogin Senior High School]" w:date="2019-05-23T08:11:00Z">
        <w:r w:rsidDel="005E18F9">
          <w:rPr>
            <w:sz w:val="24"/>
          </w:rPr>
          <w:delText>ing</w:delText>
        </w:r>
      </w:del>
      <w:r>
        <w:rPr>
          <w:sz w:val="24"/>
        </w:rPr>
        <w:t xml:space="preserve"> </w:t>
      </w:r>
      <w:ins w:id="84" w:author="HAWKES Natasha [Narrogin Senior High School]" w:date="2019-05-23T08:12:00Z">
        <w:r w:rsidR="005E18F9">
          <w:rPr>
            <w:sz w:val="24"/>
          </w:rPr>
          <w:t>i</w:t>
        </w:r>
      </w:ins>
      <w:del w:id="85" w:author="HAWKES Natasha [Narrogin Senior High School]" w:date="2019-05-23T08:12:00Z">
        <w:r w:rsidDel="005E18F9">
          <w:rPr>
            <w:sz w:val="24"/>
          </w:rPr>
          <w:delText>I</w:delText>
        </w:r>
      </w:del>
      <w:r>
        <w:rPr>
          <w:sz w:val="24"/>
        </w:rPr>
        <w:t>n the war. Mainly working in factories, nursing injured people, and</w:t>
      </w:r>
      <w:ins w:id="86" w:author="HAWKES Natasha [Narrogin Senior High School]" w:date="2019-05-23T08:12:00Z">
        <w:r w:rsidR="005E18F9">
          <w:rPr>
            <w:sz w:val="24"/>
          </w:rPr>
          <w:t xml:space="preserve"> the</w:t>
        </w:r>
      </w:ins>
      <w:r>
        <w:rPr>
          <w:sz w:val="24"/>
        </w:rPr>
        <w:t xml:space="preserve"> aircraft industry. Post-war</w:t>
      </w:r>
      <w:ins w:id="87" w:author="HAWKES Natasha [Narrogin Senior High School]" w:date="2019-05-23T08:12:00Z">
        <w:r w:rsidR="005E18F9">
          <w:rPr>
            <w:sz w:val="24"/>
          </w:rPr>
          <w:t>,</w:t>
        </w:r>
      </w:ins>
      <w:r>
        <w:rPr>
          <w:sz w:val="24"/>
        </w:rPr>
        <w:t xml:space="preserve"> a massive increase in women in the workforce </w:t>
      </w:r>
      <w:ins w:id="88" w:author="HAWKES Natasha [Narrogin Senior High School]" w:date="2019-05-23T08:12:00Z">
        <w:r w:rsidR="005E18F9">
          <w:rPr>
            <w:sz w:val="24"/>
          </w:rPr>
          <w:t xml:space="preserve">had </w:t>
        </w:r>
      </w:ins>
      <w:r>
        <w:rPr>
          <w:sz w:val="24"/>
        </w:rPr>
        <w:t xml:space="preserve">grown after the war. This was very significant as </w:t>
      </w:r>
      <w:r w:rsidR="000F36C2">
        <w:rPr>
          <w:sz w:val="24"/>
        </w:rPr>
        <w:t xml:space="preserve">the war changed the way women </w:t>
      </w:r>
      <w:ins w:id="89" w:author="HAWKES Natasha [Narrogin Senior High School]" w:date="2019-05-23T08:12:00Z">
        <w:r w:rsidR="005E18F9">
          <w:rPr>
            <w:sz w:val="24"/>
          </w:rPr>
          <w:t xml:space="preserve">were viewed </w:t>
        </w:r>
      </w:ins>
      <w:del w:id="90" w:author="HAWKES Natasha [Narrogin Senior High School]" w:date="2019-05-23T08:12:00Z">
        <w:r w:rsidR="000F36C2" w:rsidDel="005E18F9">
          <w:rPr>
            <w:sz w:val="24"/>
          </w:rPr>
          <w:delText xml:space="preserve">belonged </w:delText>
        </w:r>
      </w:del>
      <w:r w:rsidR="000F36C2">
        <w:rPr>
          <w:sz w:val="24"/>
        </w:rPr>
        <w:t>in society forever in the workforce</w:t>
      </w:r>
      <w:ins w:id="91" w:author="HAWKES Natasha [Narrogin Senior High School]" w:date="2019-05-23T08:12:00Z">
        <w:r w:rsidR="005E18F9">
          <w:rPr>
            <w:sz w:val="24"/>
          </w:rPr>
          <w:t xml:space="preserve"> and added to increasing women’s rights in the country for years to come</w:t>
        </w:r>
      </w:ins>
      <w:del w:id="92" w:author="HAWKES Natasha [Narrogin Senior High School]" w:date="2019-05-23T08:12:00Z">
        <w:r w:rsidR="000F36C2" w:rsidDel="005E18F9">
          <w:rPr>
            <w:sz w:val="24"/>
          </w:rPr>
          <w:delText>.</w:delText>
        </w:r>
      </w:del>
    </w:p>
    <w:p w:rsidR="000F36C2" w:rsidRDefault="000F36C2">
      <w:pPr>
        <w:rPr>
          <w:sz w:val="24"/>
        </w:rPr>
      </w:pPr>
      <w:r>
        <w:rPr>
          <w:sz w:val="24"/>
        </w:rPr>
        <w:t xml:space="preserve">The war changed the </w:t>
      </w:r>
      <w:ins w:id="93" w:author="HAWKES Natasha [Narrogin Senior High School]" w:date="2019-05-23T08:13:00Z">
        <w:r w:rsidR="005E18F9">
          <w:rPr>
            <w:sz w:val="24"/>
          </w:rPr>
          <w:t xml:space="preserve">ties </w:t>
        </w:r>
      </w:ins>
      <w:del w:id="94" w:author="HAWKES Natasha [Narrogin Senior High School]" w:date="2019-05-23T08:13:00Z">
        <w:r w:rsidDel="005E18F9">
          <w:rPr>
            <w:sz w:val="24"/>
          </w:rPr>
          <w:delText>way</w:delText>
        </w:r>
      </w:del>
      <w:r>
        <w:rPr>
          <w:sz w:val="24"/>
        </w:rPr>
        <w:t xml:space="preserve"> America </w:t>
      </w:r>
      <w:ins w:id="95" w:author="HAWKES Natasha [Narrogin Senior High School]" w:date="2019-05-23T08:13:00Z">
        <w:r w:rsidR="005E18F9">
          <w:rPr>
            <w:sz w:val="24"/>
          </w:rPr>
          <w:t xml:space="preserve">had with </w:t>
        </w:r>
      </w:ins>
      <w:del w:id="96" w:author="HAWKES Natasha [Narrogin Senior High School]" w:date="2019-05-23T08:13:00Z">
        <w:r w:rsidDel="005E18F9">
          <w:rPr>
            <w:sz w:val="24"/>
          </w:rPr>
          <w:delText>and</w:delText>
        </w:r>
      </w:del>
      <w:r>
        <w:rPr>
          <w:sz w:val="24"/>
        </w:rPr>
        <w:t xml:space="preserve"> their </w:t>
      </w:r>
      <w:ins w:id="97" w:author="HAWKES Natasha [Narrogin Senior High School]" w:date="2019-05-23T08:13:00Z">
        <w:r w:rsidR="005E18F9">
          <w:rPr>
            <w:sz w:val="24"/>
          </w:rPr>
          <w:t>A</w:t>
        </w:r>
      </w:ins>
      <w:del w:id="98" w:author="HAWKES Natasha [Narrogin Senior High School]" w:date="2019-05-23T08:13:00Z">
        <w:r w:rsidDel="005E18F9">
          <w:rPr>
            <w:sz w:val="24"/>
          </w:rPr>
          <w:delText>a</w:delText>
        </w:r>
      </w:del>
      <w:r>
        <w:rPr>
          <w:sz w:val="24"/>
        </w:rPr>
        <w:t xml:space="preserve">llies </w:t>
      </w:r>
      <w:del w:id="99" w:author="HAWKES Natasha [Narrogin Senior High School]" w:date="2019-05-23T08:13:00Z">
        <w:r w:rsidDel="005E18F9">
          <w:rPr>
            <w:sz w:val="24"/>
          </w:rPr>
          <w:delText>were becoming stronger.</w:delText>
        </w:r>
      </w:del>
      <w:ins w:id="100" w:author="HAWKES Natasha [Narrogin Senior High School]" w:date="2019-05-23T08:13:00Z">
        <w:r w:rsidR="005E18F9">
          <w:rPr>
            <w:sz w:val="24"/>
          </w:rPr>
          <w:t>and strengthened these relationships.</w:t>
        </w:r>
      </w:ins>
      <w:r>
        <w:rPr>
          <w:sz w:val="24"/>
        </w:rPr>
        <w:t xml:space="preserve"> America was Britain’s main supplier</w:t>
      </w:r>
      <w:ins w:id="101" w:author="HAWKES Natasha [Narrogin Senior High School]" w:date="2019-05-23T08:13:00Z">
        <w:r w:rsidR="005E18F9">
          <w:rPr>
            <w:sz w:val="24"/>
          </w:rPr>
          <w:t xml:space="preserve"> of ammunition and resources</w:t>
        </w:r>
      </w:ins>
      <w:r>
        <w:rPr>
          <w:sz w:val="24"/>
        </w:rPr>
        <w:t xml:space="preserve"> in World War </w:t>
      </w:r>
      <w:proofErr w:type="spellStart"/>
      <w:ins w:id="102" w:author="HAWKES Natasha [Narrogin Senior High School]" w:date="2019-05-23T08:13:00Z">
        <w:r w:rsidR="005E18F9">
          <w:rPr>
            <w:sz w:val="24"/>
          </w:rPr>
          <w:t>T</w:t>
        </w:r>
      </w:ins>
      <w:del w:id="103" w:author="HAWKES Natasha [Narrogin Senior High School]" w:date="2019-05-23T08:13:00Z">
        <w:r w:rsidDel="005E18F9">
          <w:rPr>
            <w:sz w:val="24"/>
          </w:rPr>
          <w:delText>t</w:delText>
        </w:r>
      </w:del>
      <w:r>
        <w:rPr>
          <w:sz w:val="24"/>
        </w:rPr>
        <w:t>wo</w:t>
      </w:r>
      <w:ins w:id="104" w:author="HAWKES Natasha [Narrogin Senior High School]" w:date="2019-05-23T08:13:00Z">
        <w:r w:rsidR="005E18F9">
          <w:rPr>
            <w:sz w:val="24"/>
          </w:rPr>
          <w:t>.</w:t>
        </w:r>
      </w:ins>
      <w:del w:id="105" w:author="HAWKES Natasha [Narrogin Senior High School]" w:date="2019-05-23T08:13:00Z">
        <w:r w:rsidDel="005E18F9">
          <w:rPr>
            <w:sz w:val="24"/>
          </w:rPr>
          <w:delText xml:space="preserve">, by boat to supply ammunition and resources. This was because all America had to do was cross the Atlantic Ocean by boat so that Britain can access their supplies. </w:delText>
        </w:r>
      </w:del>
      <w:r>
        <w:rPr>
          <w:sz w:val="24"/>
        </w:rPr>
        <w:t>This</w:t>
      </w:r>
      <w:proofErr w:type="spellEnd"/>
      <w:r>
        <w:rPr>
          <w:sz w:val="24"/>
        </w:rPr>
        <w:t xml:space="preserve"> made America</w:t>
      </w:r>
      <w:ins w:id="106" w:author="HAWKES Natasha [Narrogin Senior High School]" w:date="2019-05-23T08:14:00Z">
        <w:r w:rsidR="005E18F9">
          <w:rPr>
            <w:sz w:val="24"/>
          </w:rPr>
          <w:t>n ties</w:t>
        </w:r>
      </w:ins>
      <w:r>
        <w:rPr>
          <w:sz w:val="24"/>
        </w:rPr>
        <w:t xml:space="preserve"> stronger with Britain as they both helped win the war. America was awarded massive amounts of money from Britain because of all the ammunition and resources America had supplied to them which also helped improve America</w:t>
      </w:r>
      <w:ins w:id="107" w:author="HAWKES Natasha [Narrogin Senior High School]" w:date="2019-05-23T08:14:00Z">
        <w:r w:rsidR="005E18F9">
          <w:rPr>
            <w:sz w:val="24"/>
          </w:rPr>
          <w:t>’</w:t>
        </w:r>
      </w:ins>
      <w:r>
        <w:rPr>
          <w:sz w:val="24"/>
        </w:rPr>
        <w:t>s economy. This is so significant because without America</w:t>
      </w:r>
      <w:ins w:id="108" w:author="HAWKES Natasha [Narrogin Senior High School]" w:date="2019-05-23T08:14:00Z">
        <w:r w:rsidR="005E18F9">
          <w:rPr>
            <w:sz w:val="24"/>
          </w:rPr>
          <w:t>’</w:t>
        </w:r>
      </w:ins>
      <w:r>
        <w:rPr>
          <w:sz w:val="24"/>
        </w:rPr>
        <w:t xml:space="preserve">s help Britain would </w:t>
      </w:r>
      <w:ins w:id="109" w:author="HAWKES Natasha [Narrogin Senior High School]" w:date="2019-05-23T08:14:00Z">
        <w:r w:rsidR="005E18F9">
          <w:rPr>
            <w:sz w:val="24"/>
          </w:rPr>
          <w:t>have</w:t>
        </w:r>
      </w:ins>
      <w:del w:id="110" w:author="HAWKES Natasha [Narrogin Senior High School]" w:date="2019-05-23T08:14:00Z">
        <w:r w:rsidDel="005E18F9">
          <w:rPr>
            <w:sz w:val="24"/>
          </w:rPr>
          <w:delText>of</w:delText>
        </w:r>
      </w:del>
      <w:r>
        <w:rPr>
          <w:sz w:val="24"/>
        </w:rPr>
        <w:t xml:space="preserve"> struggled in the war and Germany </w:t>
      </w:r>
      <w:del w:id="111" w:author="HAWKES Natasha [Narrogin Senior High School]" w:date="2019-05-23T08:14:00Z">
        <w:r w:rsidDel="005E18F9">
          <w:rPr>
            <w:sz w:val="24"/>
          </w:rPr>
          <w:delText>would of took over.</w:delText>
        </w:r>
      </w:del>
      <w:ins w:id="112" w:author="HAWKES Natasha [Narrogin Senior High School]" w:date="2019-05-23T08:14:00Z">
        <w:r w:rsidR="005E18F9">
          <w:rPr>
            <w:sz w:val="24"/>
          </w:rPr>
          <w:t>could have been victorious. Furthermore, this established America as an internationally recognised power by many of the world</w:t>
        </w:r>
      </w:ins>
      <w:ins w:id="113" w:author="HAWKES Natasha [Narrogin Senior High School]" w:date="2019-05-23T08:15:00Z">
        <w:r w:rsidR="005E18F9">
          <w:rPr>
            <w:sz w:val="24"/>
          </w:rPr>
          <w:t>’s leading powers of the time.</w:t>
        </w:r>
      </w:ins>
    </w:p>
    <w:p w:rsidR="000F36C2" w:rsidDel="005E18F9" w:rsidRDefault="000F36C2">
      <w:pPr>
        <w:rPr>
          <w:del w:id="114" w:author="HAWKES Natasha [Narrogin Senior High School]" w:date="2019-05-23T08:16:00Z"/>
          <w:sz w:val="24"/>
        </w:rPr>
      </w:pPr>
      <w:r>
        <w:rPr>
          <w:sz w:val="24"/>
        </w:rPr>
        <w:t xml:space="preserve">America was significantly changed </w:t>
      </w:r>
      <w:del w:id="115" w:author="HAWKES Natasha [Narrogin Senior High School]" w:date="2019-05-23T08:15:00Z">
        <w:r w:rsidDel="005E18F9">
          <w:rPr>
            <w:sz w:val="24"/>
          </w:rPr>
          <w:delText xml:space="preserve">massively </w:delText>
        </w:r>
      </w:del>
      <w:r>
        <w:rPr>
          <w:sz w:val="24"/>
        </w:rPr>
        <w:t xml:space="preserve">from </w:t>
      </w:r>
      <w:ins w:id="116" w:author="HAWKES Natasha [Narrogin Senior High School]" w:date="2019-05-23T08:15:00Z">
        <w:r w:rsidR="005E18F9">
          <w:rPr>
            <w:sz w:val="24"/>
          </w:rPr>
          <w:t>W</w:t>
        </w:r>
      </w:ins>
      <w:del w:id="117" w:author="HAWKES Natasha [Narrogin Senior High School]" w:date="2019-05-23T08:15:00Z">
        <w:r w:rsidDel="005E18F9">
          <w:rPr>
            <w:sz w:val="24"/>
          </w:rPr>
          <w:delText>w</w:delText>
        </w:r>
      </w:del>
      <w:r>
        <w:rPr>
          <w:sz w:val="24"/>
        </w:rPr>
        <w:t xml:space="preserve">orld </w:t>
      </w:r>
      <w:ins w:id="118" w:author="HAWKES Natasha [Narrogin Senior High School]" w:date="2019-05-23T08:15:00Z">
        <w:r w:rsidR="005E18F9">
          <w:rPr>
            <w:sz w:val="24"/>
          </w:rPr>
          <w:t>W</w:t>
        </w:r>
      </w:ins>
      <w:del w:id="119" w:author="HAWKES Natasha [Narrogin Senior High School]" w:date="2019-05-23T08:15:00Z">
        <w:r w:rsidDel="005E18F9">
          <w:rPr>
            <w:sz w:val="24"/>
          </w:rPr>
          <w:delText>w</w:delText>
        </w:r>
      </w:del>
      <w:r>
        <w:rPr>
          <w:sz w:val="24"/>
        </w:rPr>
        <w:t xml:space="preserve">ar </w:t>
      </w:r>
      <w:ins w:id="120" w:author="HAWKES Natasha [Narrogin Senior High School]" w:date="2019-05-23T08:15:00Z">
        <w:r w:rsidR="005E18F9">
          <w:rPr>
            <w:sz w:val="24"/>
          </w:rPr>
          <w:t>T</w:t>
        </w:r>
      </w:ins>
      <w:del w:id="121" w:author="HAWKES Natasha [Narrogin Senior High School]" w:date="2019-05-23T08:15:00Z">
        <w:r w:rsidDel="005E18F9">
          <w:rPr>
            <w:sz w:val="24"/>
          </w:rPr>
          <w:delText>t</w:delText>
        </w:r>
      </w:del>
      <w:r>
        <w:rPr>
          <w:sz w:val="24"/>
        </w:rPr>
        <w:t xml:space="preserve">wo in positive ways. By the economy, to recover the Great depression and to provide jobs for people who were unemployed. Women played a massive role in </w:t>
      </w:r>
      <w:del w:id="122" w:author="HAWKES Natasha [Narrogin Senior High School]" w:date="2019-05-23T08:15:00Z">
        <w:r w:rsidDel="005E18F9">
          <w:rPr>
            <w:sz w:val="24"/>
          </w:rPr>
          <w:delText>and post</w:delText>
        </w:r>
      </w:del>
      <w:ins w:id="123" w:author="HAWKES Natasha [Narrogin Senior High School]" w:date="2019-05-23T08:15:00Z">
        <w:r w:rsidR="005E18F9">
          <w:rPr>
            <w:sz w:val="24"/>
          </w:rPr>
          <w:t>the</w:t>
        </w:r>
      </w:ins>
      <w:r>
        <w:rPr>
          <w:sz w:val="24"/>
        </w:rPr>
        <w:t xml:space="preserve"> war, which helped them </w:t>
      </w:r>
      <w:ins w:id="124" w:author="HAWKES Natasha [Narrogin Senior High School]" w:date="2019-05-23T08:15:00Z">
        <w:r w:rsidR="005E18F9">
          <w:rPr>
            <w:sz w:val="24"/>
          </w:rPr>
          <w:t xml:space="preserve">become more prominent </w:t>
        </w:r>
      </w:ins>
      <w:del w:id="125" w:author="HAWKES Natasha [Narrogin Senior High School]" w:date="2019-05-23T08:15:00Z">
        <w:r w:rsidDel="005E18F9">
          <w:rPr>
            <w:sz w:val="24"/>
          </w:rPr>
          <w:delText xml:space="preserve">belonging </w:delText>
        </w:r>
      </w:del>
      <w:r>
        <w:rPr>
          <w:sz w:val="24"/>
        </w:rPr>
        <w:t xml:space="preserve">in the workforce </w:t>
      </w:r>
      <w:r w:rsidR="001C796F">
        <w:rPr>
          <w:sz w:val="24"/>
        </w:rPr>
        <w:t xml:space="preserve">aftermath and </w:t>
      </w:r>
      <w:ins w:id="126" w:author="HAWKES Natasha [Narrogin Senior High School]" w:date="2019-05-23T08:15:00Z">
        <w:r w:rsidR="005E18F9">
          <w:rPr>
            <w:sz w:val="24"/>
          </w:rPr>
          <w:t xml:space="preserve">helped increase </w:t>
        </w:r>
      </w:ins>
      <w:del w:id="127" w:author="HAWKES Natasha [Narrogin Senior High School]" w:date="2019-05-23T08:15:00Z">
        <w:r w:rsidR="001C796F" w:rsidDel="005E18F9">
          <w:rPr>
            <w:sz w:val="24"/>
          </w:rPr>
          <w:delText>provided</w:delText>
        </w:r>
      </w:del>
      <w:r w:rsidR="001C796F">
        <w:rPr>
          <w:sz w:val="24"/>
        </w:rPr>
        <w:t xml:space="preserve"> women rights. </w:t>
      </w:r>
      <w:ins w:id="128" w:author="HAWKES Natasha [Narrogin Senior High School]" w:date="2019-05-23T08:16:00Z">
        <w:r w:rsidR="005E18F9">
          <w:rPr>
            <w:sz w:val="24"/>
          </w:rPr>
          <w:t>The war a</w:t>
        </w:r>
      </w:ins>
      <w:del w:id="129" w:author="HAWKES Natasha [Narrogin Senior High School]" w:date="2019-05-23T08:16:00Z">
        <w:r w:rsidR="001C796F" w:rsidDel="005E18F9">
          <w:rPr>
            <w:sz w:val="24"/>
          </w:rPr>
          <w:delText>A</w:delText>
        </w:r>
      </w:del>
      <w:r w:rsidR="001C796F">
        <w:rPr>
          <w:sz w:val="24"/>
        </w:rPr>
        <w:t xml:space="preserve">lso provided a stronger bond with </w:t>
      </w:r>
      <w:ins w:id="130" w:author="HAWKES Natasha [Narrogin Senior High School]" w:date="2019-05-23T08:16:00Z">
        <w:r w:rsidR="005E18F9">
          <w:rPr>
            <w:sz w:val="24"/>
          </w:rPr>
          <w:t>the A</w:t>
        </w:r>
      </w:ins>
      <w:del w:id="131" w:author="HAWKES Natasha [Narrogin Senior High School]" w:date="2019-05-23T08:16:00Z">
        <w:r w:rsidR="001C796F" w:rsidDel="005E18F9">
          <w:rPr>
            <w:sz w:val="24"/>
          </w:rPr>
          <w:delText>a</w:delText>
        </w:r>
      </w:del>
      <w:r w:rsidR="001C796F">
        <w:rPr>
          <w:sz w:val="24"/>
        </w:rPr>
        <w:t>llies and helped America</w:t>
      </w:r>
      <w:ins w:id="132" w:author="HAWKES Natasha [Narrogin Senior High School]" w:date="2019-05-23T08:16:00Z">
        <w:r w:rsidR="005E18F9">
          <w:rPr>
            <w:sz w:val="24"/>
          </w:rPr>
          <w:t>’</w:t>
        </w:r>
      </w:ins>
      <w:r w:rsidR="001C796F">
        <w:rPr>
          <w:sz w:val="24"/>
        </w:rPr>
        <w:t xml:space="preserve">s economy with the help they gave Britain. </w:t>
      </w:r>
      <w:del w:id="133" w:author="HAWKES Natasha [Narrogin Senior High School]" w:date="2019-05-23T08:16:00Z">
        <w:r w:rsidR="001C796F" w:rsidDel="005E18F9">
          <w:rPr>
            <w:sz w:val="24"/>
          </w:rPr>
          <w:delText xml:space="preserve">These points that were changed after the World War were so significant because without the war America would still be in a negative position as a country. </w:delText>
        </w:r>
      </w:del>
      <w:ins w:id="134" w:author="HAWKES Natasha [Narrogin Senior High School]" w:date="2019-05-23T08:16:00Z">
        <w:r w:rsidR="005E18F9">
          <w:rPr>
            <w:sz w:val="24"/>
          </w:rPr>
          <w:t xml:space="preserve">These forces of change positively impacted America and were significant as America emerged as the global superpower </w:t>
        </w:r>
      </w:ins>
      <w:ins w:id="135" w:author="HAWKES Natasha [Narrogin Senior High School]" w:date="2019-05-23T08:17:00Z">
        <w:r w:rsidR="005E18F9">
          <w:rPr>
            <w:sz w:val="24"/>
          </w:rPr>
          <w:t>it continues to be today.</w:t>
        </w:r>
      </w:ins>
    </w:p>
    <w:p w:rsidR="000F36C2" w:rsidRPr="00B71A3E" w:rsidRDefault="000F36C2">
      <w:pPr>
        <w:rPr>
          <w:sz w:val="24"/>
        </w:rPr>
      </w:pPr>
    </w:p>
    <w:p w:rsidR="00B71A3E" w:rsidRPr="00C56C6D" w:rsidRDefault="00B71A3E"/>
    <w:sectPr w:rsidR="00B71A3E" w:rsidRPr="00C56C6D">
      <w:head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54E8B" w:rsidRDefault="00D54E8B" w:rsidP="00D54E8B">
      <w:pPr>
        <w:spacing w:after="0" w:line="240" w:lineRule="auto"/>
      </w:pPr>
      <w:r>
        <w:separator/>
      </w:r>
    </w:p>
  </w:endnote>
  <w:endnote w:type="continuationSeparator" w:id="0">
    <w:p w:rsidR="00D54E8B" w:rsidRDefault="00D54E8B" w:rsidP="00D54E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54E8B" w:rsidRDefault="00D54E8B" w:rsidP="00D54E8B">
      <w:pPr>
        <w:spacing w:after="0" w:line="240" w:lineRule="auto"/>
      </w:pPr>
      <w:r>
        <w:separator/>
      </w:r>
    </w:p>
  </w:footnote>
  <w:footnote w:type="continuationSeparator" w:id="0">
    <w:p w:rsidR="00D54E8B" w:rsidRDefault="00D54E8B" w:rsidP="00D54E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54E8B" w:rsidRDefault="00D54E8B">
    <w:pPr>
      <w:pStyle w:val="Header"/>
      <w:rPr>
        <w:ins w:id="136" w:author="HAWKES Natasha [Narrogin Senior High School]" w:date="2019-05-23T08:17:00Z"/>
      </w:rPr>
    </w:pPr>
    <w:ins w:id="137" w:author="HAWKES Natasha [Narrogin Senior High School]" w:date="2019-05-23T08:17:00Z">
      <w:r>
        <w:t>Damon</w:t>
      </w:r>
    </w:ins>
  </w:p>
  <w:p w:rsidR="00D54E8B" w:rsidRDefault="00D54E8B">
    <w:pPr>
      <w:pStyle w:val="Header"/>
    </w:pPr>
  </w:p>
</w:hdr>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HAWKES Natasha [Narrogin Senior High School]">
    <w15:presenceInfo w15:providerId="AD" w15:userId="S-1-5-21-2688374614-2727847420-1261802764-13700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6C6D"/>
    <w:rsid w:val="000F36C2"/>
    <w:rsid w:val="00107B8B"/>
    <w:rsid w:val="001C796F"/>
    <w:rsid w:val="005E18F9"/>
    <w:rsid w:val="006517EF"/>
    <w:rsid w:val="00B71A3E"/>
    <w:rsid w:val="00C56C6D"/>
    <w:rsid w:val="00D54E8B"/>
    <w:rsid w:val="00DF6FFD"/>
    <w:rsid w:val="00E1181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8613D"/>
  <w15:chartTrackingRefBased/>
  <w15:docId w15:val="{5C3F9B6C-BA6D-4A82-9669-BF666A5C01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Revision">
    <w:name w:val="Revision"/>
    <w:hidden/>
    <w:uiPriority w:val="99"/>
    <w:semiHidden/>
    <w:rsid w:val="00DF6FFD"/>
    <w:pPr>
      <w:spacing w:after="0" w:line="240" w:lineRule="auto"/>
    </w:pPr>
  </w:style>
  <w:style w:type="paragraph" w:styleId="BalloonText">
    <w:name w:val="Balloon Text"/>
    <w:basedOn w:val="Normal"/>
    <w:link w:val="BalloonTextChar"/>
    <w:uiPriority w:val="99"/>
    <w:semiHidden/>
    <w:unhideWhenUsed/>
    <w:rsid w:val="00DF6FF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F6FFD"/>
    <w:rPr>
      <w:rFonts w:ascii="Segoe UI" w:hAnsi="Segoe UI" w:cs="Segoe UI"/>
      <w:sz w:val="18"/>
      <w:szCs w:val="18"/>
    </w:rPr>
  </w:style>
  <w:style w:type="paragraph" w:styleId="Header">
    <w:name w:val="header"/>
    <w:basedOn w:val="Normal"/>
    <w:link w:val="HeaderChar"/>
    <w:uiPriority w:val="99"/>
    <w:unhideWhenUsed/>
    <w:rsid w:val="00D54E8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54E8B"/>
  </w:style>
  <w:style w:type="paragraph" w:styleId="Footer">
    <w:name w:val="footer"/>
    <w:basedOn w:val="Normal"/>
    <w:link w:val="FooterChar"/>
    <w:uiPriority w:val="99"/>
    <w:unhideWhenUsed/>
    <w:rsid w:val="00D54E8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4E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7164227</Template>
  <TotalTime>6</TotalTime>
  <Pages>2</Pages>
  <Words>676</Words>
  <Characters>3854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PennyFamily</dc:creator>
  <cp:keywords/>
  <dc:description/>
  <cp:lastModifiedBy>HAWKES Natasha [Narrogin Senior High School]</cp:lastModifiedBy>
  <cp:revision>3</cp:revision>
  <dcterms:created xsi:type="dcterms:W3CDTF">2019-05-23T00:17:00Z</dcterms:created>
  <dcterms:modified xsi:type="dcterms:W3CDTF">2019-05-23T00:17:00Z</dcterms:modified>
</cp:coreProperties>
</file>