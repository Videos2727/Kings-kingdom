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6AFAC5" w14:textId="77777777" w:rsidR="004A32C5" w:rsidRDefault="00822607" w:rsidP="001770D7">
      <w:pPr>
        <w:spacing w:line="360" w:lineRule="auto"/>
        <w:rPr>
          <w:rFonts w:ascii="Times New Roman" w:hAnsi="Times New Roman" w:cs="Times New Roman"/>
          <w:sz w:val="24"/>
          <w:szCs w:val="24"/>
        </w:rPr>
      </w:pPr>
      <w:r>
        <w:rPr>
          <w:noProof/>
          <w:color w:val="0000FF"/>
          <w:lang w:eastAsia="en-AU"/>
        </w:rPr>
        <mc:AlternateContent>
          <mc:Choice Requires="wps">
            <w:drawing>
              <wp:anchor distT="0" distB="0" distL="114300" distR="114300" simplePos="0" relativeHeight="251659264" behindDoc="0" locked="0" layoutInCell="1" allowOverlap="1" wp14:anchorId="14CC321F" wp14:editId="78AB9C23">
                <wp:simplePos x="0" y="0"/>
                <wp:positionH relativeFrom="column">
                  <wp:posOffset>349841</wp:posOffset>
                </wp:positionH>
                <wp:positionV relativeFrom="paragraph">
                  <wp:posOffset>31750</wp:posOffset>
                </wp:positionV>
                <wp:extent cx="4954772" cy="318976"/>
                <wp:effectExtent l="0" t="0" r="17780" b="24130"/>
                <wp:wrapNone/>
                <wp:docPr id="7" name="Text Box 7"/>
                <wp:cNvGraphicFramePr/>
                <a:graphic xmlns:a="http://schemas.openxmlformats.org/drawingml/2006/main">
                  <a:graphicData uri="http://schemas.microsoft.com/office/word/2010/wordprocessingShape">
                    <wps:wsp>
                      <wps:cNvSpPr txBox="1"/>
                      <wps:spPr>
                        <a:xfrm>
                          <a:off x="0" y="0"/>
                          <a:ext cx="4954772" cy="31897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51643E" w14:textId="77777777" w:rsidR="004A32C5" w:rsidRPr="000F1DDF" w:rsidRDefault="004A32C5" w:rsidP="004A32C5">
                            <w:pPr>
                              <w:rPr>
                                <w:rFonts w:ascii="Times New Roman" w:hAnsi="Times New Roman" w:cs="Times New Roman"/>
                                <w:b/>
                                <w:sz w:val="28"/>
                              </w:rPr>
                            </w:pPr>
                            <w:r w:rsidRPr="000F1DDF">
                              <w:rPr>
                                <w:rFonts w:ascii="Times New Roman" w:hAnsi="Times New Roman" w:cs="Times New Roman"/>
                                <w:b/>
                                <w:sz w:val="28"/>
                              </w:rPr>
                              <w:t>Franklin D Roosevelt (January 30</w:t>
                            </w:r>
                            <w:r w:rsidRPr="000F1DDF">
                              <w:rPr>
                                <w:rFonts w:ascii="Times New Roman" w:hAnsi="Times New Roman" w:cs="Times New Roman"/>
                                <w:b/>
                                <w:sz w:val="28"/>
                                <w:vertAlign w:val="superscript"/>
                              </w:rPr>
                              <w:t>th</w:t>
                            </w:r>
                            <w:r w:rsidRPr="000F1DDF">
                              <w:rPr>
                                <w:rFonts w:ascii="Times New Roman" w:hAnsi="Times New Roman" w:cs="Times New Roman"/>
                                <w:b/>
                                <w:sz w:val="28"/>
                              </w:rPr>
                              <w:t xml:space="preserve"> 1882- </w:t>
                            </w:r>
                            <w:r w:rsidR="00822607">
                              <w:rPr>
                                <w:rFonts w:ascii="Times New Roman" w:hAnsi="Times New Roman" w:cs="Times New Roman"/>
                                <w:b/>
                                <w:sz w:val="28"/>
                              </w:rPr>
                              <w:t>12</w:t>
                            </w:r>
                            <w:r w:rsidR="00822607" w:rsidRPr="00822607">
                              <w:rPr>
                                <w:rFonts w:ascii="Times New Roman" w:hAnsi="Times New Roman" w:cs="Times New Roman"/>
                                <w:b/>
                                <w:sz w:val="28"/>
                                <w:vertAlign w:val="superscript"/>
                              </w:rPr>
                              <w:t>th</w:t>
                            </w:r>
                            <w:r w:rsidR="00822607">
                              <w:rPr>
                                <w:rFonts w:ascii="Times New Roman" w:hAnsi="Times New Roman" w:cs="Times New Roman"/>
                                <w:b/>
                                <w:sz w:val="28"/>
                              </w:rPr>
                              <w:t xml:space="preserve"> April </w:t>
                            </w:r>
                            <w:r w:rsidRPr="000F1DDF">
                              <w:rPr>
                                <w:rFonts w:ascii="Times New Roman" w:hAnsi="Times New Roman" w:cs="Times New Roman"/>
                                <w:b/>
                                <w:sz w:val="28"/>
                              </w:rPr>
                              <w:t>1945)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CC321F" id="_x0000_t202" coordsize="21600,21600" o:spt="202" path="m,l,21600r21600,l21600,xe">
                <v:stroke joinstyle="miter"/>
                <v:path gradientshapeok="t" o:connecttype="rect"/>
              </v:shapetype>
              <v:shape id="Text Box 7" o:spid="_x0000_s1026" type="#_x0000_t202" style="position:absolute;margin-left:27.55pt;margin-top:2.5pt;width:390.15pt;height:2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" fillcolor="white [3201]" strokeweight=".5pt">
                <v:textbox>
                  <w:txbxContent>
                    <w:p w14:paraId="7251643E" w14:textId="77777777" w:rsidR="004A32C5" w:rsidRPr="000F1DDF" w:rsidRDefault="004A32C5" w:rsidP="004A32C5">
                      <w:pPr>
                        <w:rPr>
                          <w:rFonts w:ascii="Times New Roman" w:hAnsi="Times New Roman" w:cs="Times New Roman"/>
                          <w:b/>
                          <w:sz w:val="28"/>
                        </w:rPr>
                      </w:pPr>
                      <w:r w:rsidRPr="000F1DDF">
                        <w:rPr>
                          <w:rFonts w:ascii="Times New Roman" w:hAnsi="Times New Roman" w:cs="Times New Roman"/>
                          <w:b/>
                          <w:sz w:val="28"/>
                        </w:rPr>
                        <w:t>Franklin D Roosevelt (January 30</w:t>
                      </w:r>
                      <w:r w:rsidRPr="000F1DDF">
                        <w:rPr>
                          <w:rFonts w:ascii="Times New Roman" w:hAnsi="Times New Roman" w:cs="Times New Roman"/>
                          <w:b/>
                          <w:sz w:val="28"/>
                          <w:vertAlign w:val="superscript"/>
                        </w:rPr>
                        <w:t>th</w:t>
                      </w:r>
                      <w:r w:rsidRPr="000F1DDF">
                        <w:rPr>
                          <w:rFonts w:ascii="Times New Roman" w:hAnsi="Times New Roman" w:cs="Times New Roman"/>
                          <w:b/>
                          <w:sz w:val="28"/>
                        </w:rPr>
                        <w:t xml:space="preserve"> 1882- </w:t>
                      </w:r>
                      <w:r w:rsidR="00822607">
                        <w:rPr>
                          <w:rFonts w:ascii="Times New Roman" w:hAnsi="Times New Roman" w:cs="Times New Roman"/>
                          <w:b/>
                          <w:sz w:val="28"/>
                        </w:rPr>
                        <w:t>12</w:t>
                      </w:r>
                      <w:r w:rsidR="00822607" w:rsidRPr="00822607">
                        <w:rPr>
                          <w:rFonts w:ascii="Times New Roman" w:hAnsi="Times New Roman" w:cs="Times New Roman"/>
                          <w:b/>
                          <w:sz w:val="28"/>
                          <w:vertAlign w:val="superscript"/>
                        </w:rPr>
                        <w:t>th</w:t>
                      </w:r>
                      <w:r w:rsidR="00822607">
                        <w:rPr>
                          <w:rFonts w:ascii="Times New Roman" w:hAnsi="Times New Roman" w:cs="Times New Roman"/>
                          <w:b/>
                          <w:sz w:val="28"/>
                        </w:rPr>
                        <w:t xml:space="preserve"> April </w:t>
                      </w:r>
                      <w:r w:rsidRPr="000F1DDF">
                        <w:rPr>
                          <w:rFonts w:ascii="Times New Roman" w:hAnsi="Times New Roman" w:cs="Times New Roman"/>
                          <w:b/>
                          <w:sz w:val="28"/>
                        </w:rPr>
                        <w:t>1945)</w:t>
                      </w:r>
                    </w:p>
                  </w:txbxContent>
                </v:textbox>
              </v:shape>
            </w:pict>
          </mc:Fallback>
        </mc:AlternateContent>
      </w:r>
    </w:p>
    <w:p w14:paraId="38230CFE" w14:textId="77777777" w:rsidR="004A32C5" w:rsidRPr="009E240A" w:rsidRDefault="00822607" w:rsidP="009E240A">
      <w:r>
        <w:rPr>
          <w:noProof/>
          <w:color w:val="0000FF"/>
          <w:lang w:eastAsia="en-AU"/>
        </w:rPr>
        <mc:AlternateContent>
          <mc:Choice Requires="wps">
            <w:drawing>
              <wp:anchor distT="0" distB="0" distL="114300" distR="114300" simplePos="0" relativeHeight="251662336" behindDoc="0" locked="0" layoutInCell="1" allowOverlap="1" wp14:anchorId="17A51140" wp14:editId="329373C1">
                <wp:simplePos x="0" y="0"/>
                <wp:positionH relativeFrom="column">
                  <wp:posOffset>-447040</wp:posOffset>
                </wp:positionH>
                <wp:positionV relativeFrom="paragraph">
                  <wp:posOffset>7679690</wp:posOffset>
                </wp:positionV>
                <wp:extent cx="6643370" cy="711835"/>
                <wp:effectExtent l="0" t="0" r="24130" b="12065"/>
                <wp:wrapNone/>
                <wp:docPr id="12" name="Text Box 12"/>
                <wp:cNvGraphicFramePr/>
                <a:graphic xmlns:a="http://schemas.openxmlformats.org/drawingml/2006/main">
                  <a:graphicData uri="http://schemas.microsoft.com/office/word/2010/wordprocessingShape">
                    <wps:wsp>
                      <wps:cNvSpPr txBox="1"/>
                      <wps:spPr>
                        <a:xfrm>
                          <a:off x="0" y="0"/>
                          <a:ext cx="6643370" cy="7118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644C15" w14:textId="77777777" w:rsidR="004A32C5" w:rsidRPr="00014B91" w:rsidRDefault="00822607" w:rsidP="004A32C5">
                            <w:pPr>
                              <w:rPr>
                                <w:rFonts w:ascii="Times New Roman" w:hAnsi="Times New Roman" w:cs="Times New Roman"/>
                                <w:b/>
                                <w:sz w:val="24"/>
                                <w:szCs w:val="24"/>
                                <w:u w:val="single"/>
                              </w:rPr>
                            </w:pPr>
                            <w:r>
                              <w:rPr>
                                <w:rFonts w:ascii="Times New Roman" w:hAnsi="Times New Roman" w:cs="Times New Roman"/>
                                <w:b/>
                                <w:sz w:val="24"/>
                                <w:szCs w:val="24"/>
                                <w:u w:val="single"/>
                              </w:rPr>
                              <w:t>Franklin D Roosevelt’s R</w:t>
                            </w:r>
                            <w:r w:rsidR="004A32C5" w:rsidRPr="00014B91">
                              <w:rPr>
                                <w:rFonts w:ascii="Times New Roman" w:hAnsi="Times New Roman" w:cs="Times New Roman"/>
                                <w:b/>
                                <w:sz w:val="24"/>
                                <w:szCs w:val="24"/>
                                <w:u w:val="single"/>
                              </w:rPr>
                              <w:t>ole a</w:t>
                            </w:r>
                            <w:r>
                              <w:rPr>
                                <w:rFonts w:ascii="Times New Roman" w:hAnsi="Times New Roman" w:cs="Times New Roman"/>
                                <w:b/>
                                <w:sz w:val="24"/>
                                <w:szCs w:val="24"/>
                                <w:u w:val="single"/>
                              </w:rPr>
                              <w:t>nd Contribution B</w:t>
                            </w:r>
                            <w:r w:rsidR="004A32C5">
                              <w:rPr>
                                <w:rFonts w:ascii="Times New Roman" w:hAnsi="Times New Roman" w:cs="Times New Roman"/>
                                <w:b/>
                                <w:sz w:val="24"/>
                                <w:szCs w:val="24"/>
                                <w:u w:val="single"/>
                              </w:rPr>
                              <w:t>etween 1933-194</w:t>
                            </w:r>
                            <w:r>
                              <w:rPr>
                                <w:rFonts w:ascii="Times New Roman" w:hAnsi="Times New Roman" w:cs="Times New Roman"/>
                                <w:b/>
                                <w:sz w:val="24"/>
                                <w:szCs w:val="24"/>
                                <w:u w:val="single"/>
                              </w:rPr>
                              <w:t>5 and H</w:t>
                            </w:r>
                            <w:r w:rsidR="004A32C5" w:rsidRPr="00014B91">
                              <w:rPr>
                                <w:rFonts w:ascii="Times New Roman" w:hAnsi="Times New Roman" w:cs="Times New Roman"/>
                                <w:b/>
                                <w:sz w:val="24"/>
                                <w:szCs w:val="24"/>
                                <w:u w:val="single"/>
                              </w:rPr>
                              <w:t>is Influen</w:t>
                            </w:r>
                            <w:r>
                              <w:rPr>
                                <w:rFonts w:ascii="Times New Roman" w:hAnsi="Times New Roman" w:cs="Times New Roman"/>
                                <w:b/>
                                <w:sz w:val="24"/>
                                <w:szCs w:val="24"/>
                                <w:u w:val="single"/>
                              </w:rPr>
                              <w:t>ces and Motivations for Events T</w:t>
                            </w:r>
                            <w:r w:rsidR="004A32C5" w:rsidRPr="00014B91">
                              <w:rPr>
                                <w:rFonts w:ascii="Times New Roman" w:hAnsi="Times New Roman" w:cs="Times New Roman"/>
                                <w:b/>
                                <w:sz w:val="24"/>
                                <w:szCs w:val="24"/>
                                <w:u w:val="single"/>
                              </w:rPr>
                              <w:t>hat had a Significant</w:t>
                            </w:r>
                            <w:r>
                              <w:rPr>
                                <w:rFonts w:ascii="Times New Roman" w:hAnsi="Times New Roman" w:cs="Times New Roman"/>
                                <w:b/>
                                <w:sz w:val="24"/>
                                <w:szCs w:val="24"/>
                                <w:u w:val="single"/>
                              </w:rPr>
                              <w:t xml:space="preserve"> Impact U</w:t>
                            </w:r>
                            <w:r w:rsidR="004A32C5" w:rsidRPr="00014B91">
                              <w:rPr>
                                <w:rFonts w:ascii="Times New Roman" w:hAnsi="Times New Roman" w:cs="Times New Roman"/>
                                <w:b/>
                                <w:sz w:val="24"/>
                                <w:szCs w:val="24"/>
                                <w:u w:val="single"/>
                              </w:rPr>
                              <w:t>pon</w:t>
                            </w:r>
                            <w:r>
                              <w:rPr>
                                <w:rFonts w:ascii="Times New Roman" w:hAnsi="Times New Roman" w:cs="Times New Roman"/>
                                <w:b/>
                                <w:sz w:val="24"/>
                                <w:szCs w:val="24"/>
                                <w:u w:val="single"/>
                              </w:rPr>
                              <w:t xml:space="preserve"> America D</w:t>
                            </w:r>
                            <w:r w:rsidR="004A32C5">
                              <w:rPr>
                                <w:rFonts w:ascii="Times New Roman" w:hAnsi="Times New Roman" w:cs="Times New Roman"/>
                                <w:b/>
                                <w:sz w:val="24"/>
                                <w:szCs w:val="24"/>
                                <w:u w:val="single"/>
                              </w:rPr>
                              <w:t xml:space="preserve">uring The Great Depression.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51140" id="Text Box 12" o:spid="_x0000_s1027" type="#_x0000_t202" style="position:absolute;margin-left:-35.2pt;margin-top:604.7pt;width:523.1pt;height:56.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" fillcolor="white [3201]" strokeweight=".5pt">
                <v:textbox>
                  <w:txbxContent>
                    <w:p w14:paraId="31644C15" w14:textId="77777777" w:rsidR="004A32C5" w:rsidRPr="00014B91" w:rsidRDefault="00822607" w:rsidP="004A32C5">
                      <w:pPr>
                        <w:rPr>
                          <w:rFonts w:ascii="Times New Roman" w:hAnsi="Times New Roman" w:cs="Times New Roman"/>
                          <w:b/>
                          <w:sz w:val="24"/>
                          <w:szCs w:val="24"/>
                          <w:u w:val="single"/>
                        </w:rPr>
                      </w:pPr>
                      <w:r>
                        <w:rPr>
                          <w:rFonts w:ascii="Times New Roman" w:hAnsi="Times New Roman" w:cs="Times New Roman"/>
                          <w:b/>
                          <w:sz w:val="24"/>
                          <w:szCs w:val="24"/>
                          <w:u w:val="single"/>
                        </w:rPr>
                        <w:t>Franklin D Roosevelt’s R</w:t>
                      </w:r>
                      <w:r w:rsidR="004A32C5" w:rsidRPr="00014B91">
                        <w:rPr>
                          <w:rFonts w:ascii="Times New Roman" w:hAnsi="Times New Roman" w:cs="Times New Roman"/>
                          <w:b/>
                          <w:sz w:val="24"/>
                          <w:szCs w:val="24"/>
                          <w:u w:val="single"/>
                        </w:rPr>
                        <w:t>ole a</w:t>
                      </w:r>
                      <w:r>
                        <w:rPr>
                          <w:rFonts w:ascii="Times New Roman" w:hAnsi="Times New Roman" w:cs="Times New Roman"/>
                          <w:b/>
                          <w:sz w:val="24"/>
                          <w:szCs w:val="24"/>
                          <w:u w:val="single"/>
                        </w:rPr>
                        <w:t>nd Contribution B</w:t>
                      </w:r>
                      <w:r w:rsidR="004A32C5">
                        <w:rPr>
                          <w:rFonts w:ascii="Times New Roman" w:hAnsi="Times New Roman" w:cs="Times New Roman"/>
                          <w:b/>
                          <w:sz w:val="24"/>
                          <w:szCs w:val="24"/>
                          <w:u w:val="single"/>
                        </w:rPr>
                        <w:t>etween 1933-194</w:t>
                      </w:r>
                      <w:r>
                        <w:rPr>
                          <w:rFonts w:ascii="Times New Roman" w:hAnsi="Times New Roman" w:cs="Times New Roman"/>
                          <w:b/>
                          <w:sz w:val="24"/>
                          <w:szCs w:val="24"/>
                          <w:u w:val="single"/>
                        </w:rPr>
                        <w:t>5 and H</w:t>
                      </w:r>
                      <w:r w:rsidR="004A32C5" w:rsidRPr="00014B91">
                        <w:rPr>
                          <w:rFonts w:ascii="Times New Roman" w:hAnsi="Times New Roman" w:cs="Times New Roman"/>
                          <w:b/>
                          <w:sz w:val="24"/>
                          <w:szCs w:val="24"/>
                          <w:u w:val="single"/>
                        </w:rPr>
                        <w:t>is Influen</w:t>
                      </w:r>
                      <w:r>
                        <w:rPr>
                          <w:rFonts w:ascii="Times New Roman" w:hAnsi="Times New Roman" w:cs="Times New Roman"/>
                          <w:b/>
                          <w:sz w:val="24"/>
                          <w:szCs w:val="24"/>
                          <w:u w:val="single"/>
                        </w:rPr>
                        <w:t>ces and Motivations for Events T</w:t>
                      </w:r>
                      <w:r w:rsidR="004A32C5" w:rsidRPr="00014B91">
                        <w:rPr>
                          <w:rFonts w:ascii="Times New Roman" w:hAnsi="Times New Roman" w:cs="Times New Roman"/>
                          <w:b/>
                          <w:sz w:val="24"/>
                          <w:szCs w:val="24"/>
                          <w:u w:val="single"/>
                        </w:rPr>
                        <w:t>hat had a Significant</w:t>
                      </w:r>
                      <w:r>
                        <w:rPr>
                          <w:rFonts w:ascii="Times New Roman" w:hAnsi="Times New Roman" w:cs="Times New Roman"/>
                          <w:b/>
                          <w:sz w:val="24"/>
                          <w:szCs w:val="24"/>
                          <w:u w:val="single"/>
                        </w:rPr>
                        <w:t xml:space="preserve"> Impact U</w:t>
                      </w:r>
                      <w:r w:rsidR="004A32C5" w:rsidRPr="00014B91">
                        <w:rPr>
                          <w:rFonts w:ascii="Times New Roman" w:hAnsi="Times New Roman" w:cs="Times New Roman"/>
                          <w:b/>
                          <w:sz w:val="24"/>
                          <w:szCs w:val="24"/>
                          <w:u w:val="single"/>
                        </w:rPr>
                        <w:t>pon</w:t>
                      </w:r>
                      <w:r>
                        <w:rPr>
                          <w:rFonts w:ascii="Times New Roman" w:hAnsi="Times New Roman" w:cs="Times New Roman"/>
                          <w:b/>
                          <w:sz w:val="24"/>
                          <w:szCs w:val="24"/>
                          <w:u w:val="single"/>
                        </w:rPr>
                        <w:t xml:space="preserve"> America D</w:t>
                      </w:r>
                      <w:r w:rsidR="004A32C5">
                        <w:rPr>
                          <w:rFonts w:ascii="Times New Roman" w:hAnsi="Times New Roman" w:cs="Times New Roman"/>
                          <w:b/>
                          <w:sz w:val="24"/>
                          <w:szCs w:val="24"/>
                          <w:u w:val="single"/>
                        </w:rPr>
                        <w:t xml:space="preserve">uring The Great Depression. </w:t>
                      </w:r>
                    </w:p>
                  </w:txbxContent>
                </v:textbox>
              </v:shape>
            </w:pict>
          </mc:Fallback>
        </mc:AlternateContent>
      </w:r>
      <w:r w:rsidR="0019736A">
        <w:rPr>
          <w:noProof/>
          <w:color w:val="0000FF"/>
          <w:lang w:eastAsia="en-AU"/>
        </w:rPr>
        <mc:AlternateContent>
          <mc:Choice Requires="wps">
            <w:drawing>
              <wp:anchor distT="0" distB="0" distL="114300" distR="114300" simplePos="0" relativeHeight="251660288" behindDoc="0" locked="0" layoutInCell="1" allowOverlap="1" wp14:anchorId="5DCC9318" wp14:editId="0C33F3B6">
                <wp:simplePos x="0" y="0"/>
                <wp:positionH relativeFrom="column">
                  <wp:posOffset>1594485</wp:posOffset>
                </wp:positionH>
                <wp:positionV relativeFrom="paragraph">
                  <wp:posOffset>8445470</wp:posOffset>
                </wp:positionV>
                <wp:extent cx="2314575" cy="467833"/>
                <wp:effectExtent l="0" t="0" r="28575" b="27940"/>
                <wp:wrapNone/>
                <wp:docPr id="8" name="Text Box 8"/>
                <wp:cNvGraphicFramePr/>
                <a:graphic xmlns:a="http://schemas.openxmlformats.org/drawingml/2006/main">
                  <a:graphicData uri="http://schemas.microsoft.com/office/word/2010/wordprocessingShape">
                    <wps:wsp>
                      <wps:cNvSpPr txBox="1"/>
                      <wps:spPr>
                        <a:xfrm>
                          <a:off x="0" y="0"/>
                          <a:ext cx="2314575" cy="46783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A13C65" w14:textId="77777777" w:rsidR="004A32C5" w:rsidRPr="000F1DDF" w:rsidRDefault="004A32C5" w:rsidP="004A32C5">
                            <w:pPr>
                              <w:rPr>
                                <w:rFonts w:ascii="Times New Roman" w:hAnsi="Times New Roman" w:cs="Times New Roman"/>
                                <w:b/>
                                <w:sz w:val="24"/>
                                <w:szCs w:val="24"/>
                                <w:u w:val="single"/>
                              </w:rPr>
                            </w:pPr>
                            <w:r w:rsidRPr="00D65246">
                              <w:rPr>
                                <w:rFonts w:ascii="Times New Roman" w:hAnsi="Times New Roman" w:cs="Times New Roman"/>
                                <w:b/>
                                <w:sz w:val="24"/>
                                <w:szCs w:val="24"/>
                              </w:rPr>
                              <w:t>Student: Kaitlyn O’Neill</w:t>
                            </w:r>
                            <w:r w:rsidRPr="000F1DDF">
                              <w:rPr>
                                <w:rFonts w:ascii="Times New Roman" w:hAnsi="Times New Roman" w:cs="Times New Roman"/>
                                <w:b/>
                                <w:sz w:val="24"/>
                                <w:szCs w:val="24"/>
                                <w:u w:val="single"/>
                              </w:rPr>
                              <w:t xml:space="preserve"> Teacher: Miss Hawk</w:t>
                            </w:r>
                            <w:r w:rsidR="00822607">
                              <w:rPr>
                                <w:rFonts w:ascii="Times New Roman" w:hAnsi="Times New Roman" w:cs="Times New Roman"/>
                                <w:b/>
                                <w:sz w:val="24"/>
                                <w:szCs w:val="24"/>
                                <w:u w:val="single"/>
                              </w:rPr>
                              <w:t>e</w:t>
                            </w:r>
                            <w:r w:rsidRPr="000F1DDF">
                              <w:rPr>
                                <w:rFonts w:ascii="Times New Roman" w:hAnsi="Times New Roman" w:cs="Times New Roman"/>
                                <w:b/>
                                <w:sz w:val="24"/>
                                <w:szCs w:val="24"/>
                                <w:u w:val="single"/>
                              </w:rPr>
                              <w:t xml:space="preserv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CC9318" id="Text Box 8" o:spid="_x0000_s1028" type="#_x0000_t202" style="position:absolute;margin-left:125.55pt;margin-top:665pt;width:182.25pt;height:36.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" fillcolor="white [3201]" strokeweight=".5pt">
                <v:textbox>
                  <w:txbxContent>
                    <w:p w14:paraId="57A13C65" w14:textId="77777777" w:rsidR="004A32C5" w:rsidRPr="000F1DDF" w:rsidRDefault="004A32C5" w:rsidP="004A32C5">
                      <w:pPr>
                        <w:rPr>
                          <w:rFonts w:ascii="Times New Roman" w:hAnsi="Times New Roman" w:cs="Times New Roman"/>
                          <w:b/>
                          <w:sz w:val="24"/>
                          <w:szCs w:val="24"/>
                          <w:u w:val="single"/>
                        </w:rPr>
                      </w:pPr>
                      <w:r w:rsidRPr="00D65246">
                        <w:rPr>
                          <w:rFonts w:ascii="Times New Roman" w:hAnsi="Times New Roman" w:cs="Times New Roman"/>
                          <w:b/>
                          <w:sz w:val="24"/>
                          <w:szCs w:val="24"/>
                        </w:rPr>
                        <w:t>Student: Kaitlyn O’Neill</w:t>
                      </w:r>
                      <w:r w:rsidRPr="000F1DDF">
                        <w:rPr>
                          <w:rFonts w:ascii="Times New Roman" w:hAnsi="Times New Roman" w:cs="Times New Roman"/>
                          <w:b/>
                          <w:sz w:val="24"/>
                          <w:szCs w:val="24"/>
                          <w:u w:val="single"/>
                        </w:rPr>
                        <w:t xml:space="preserve"> Teacher: Miss Hawk</w:t>
                      </w:r>
                      <w:r w:rsidR="00822607">
                        <w:rPr>
                          <w:rFonts w:ascii="Times New Roman" w:hAnsi="Times New Roman" w:cs="Times New Roman"/>
                          <w:b/>
                          <w:sz w:val="24"/>
                          <w:szCs w:val="24"/>
                          <w:u w:val="single"/>
                        </w:rPr>
                        <w:t>e</w:t>
                      </w:r>
                      <w:r w:rsidRPr="000F1DDF">
                        <w:rPr>
                          <w:rFonts w:ascii="Times New Roman" w:hAnsi="Times New Roman" w:cs="Times New Roman"/>
                          <w:b/>
                          <w:sz w:val="24"/>
                          <w:szCs w:val="24"/>
                          <w:u w:val="single"/>
                        </w:rPr>
                        <w:t xml:space="preserve">s </w:t>
                      </w:r>
                    </w:p>
                  </w:txbxContent>
                </v:textbox>
              </v:shape>
            </w:pict>
          </mc:Fallback>
        </mc:AlternateContent>
      </w:r>
      <w:r w:rsidR="004A32C5">
        <w:rPr>
          <w:rFonts w:ascii="Times New Roman" w:hAnsi="Times New Roman" w:cs="Times New Roman"/>
          <w:sz w:val="24"/>
          <w:szCs w:val="24"/>
        </w:rPr>
        <w:br w:type="page"/>
      </w:r>
      <w:r w:rsidR="004A32C5">
        <w:rPr>
          <w:noProof/>
          <w:color w:val="0000FF"/>
          <w:lang w:eastAsia="en-AU"/>
        </w:rPr>
        <w:drawing>
          <wp:anchor distT="0" distB="0" distL="114300" distR="114300" simplePos="0" relativeHeight="251661312" behindDoc="0" locked="0" layoutInCell="1" allowOverlap="1" wp14:anchorId="4019477D" wp14:editId="24D84CFF">
            <wp:simplePos x="0" y="0"/>
            <wp:positionH relativeFrom="column">
              <wp:posOffset>-85090</wp:posOffset>
            </wp:positionH>
            <wp:positionV relativeFrom="paragraph">
              <wp:posOffset>447040</wp:posOffset>
            </wp:positionV>
            <wp:extent cx="5951855" cy="7110730"/>
            <wp:effectExtent l="0" t="0" r="0" b="0"/>
            <wp:wrapNone/>
            <wp:docPr id="11" name="irc_mi" descr="Image result for fd roosevel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fd roosevelt">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1855" cy="7110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B6334E" w14:textId="77777777" w:rsidR="00070996" w:rsidRPr="00703287" w:rsidRDefault="000C757D" w:rsidP="001770D7">
      <w:pPr>
        <w:spacing w:line="360" w:lineRule="auto"/>
        <w:rPr>
          <w:rFonts w:ascii="Times New Roman" w:hAnsi="Times New Roman" w:cs="Times New Roman"/>
          <w:sz w:val="24"/>
          <w:szCs w:val="24"/>
        </w:rPr>
      </w:pPr>
      <w:r>
        <w:rPr>
          <w:rFonts w:ascii="Times New Roman" w:hAnsi="Times New Roman" w:cs="Times New Roman"/>
          <w:sz w:val="24"/>
          <w:szCs w:val="24"/>
        </w:rPr>
        <w:t xml:space="preserve">“I do not look upon the United States as a finished product. We are still in the making”. </w:t>
      </w:r>
      <w:r w:rsidR="007747DE" w:rsidRPr="00703287">
        <w:rPr>
          <w:rFonts w:ascii="Times New Roman" w:hAnsi="Times New Roman" w:cs="Times New Roman"/>
          <w:sz w:val="24"/>
          <w:szCs w:val="24"/>
        </w:rPr>
        <w:t>Franklin D. Roosevelt’s</w:t>
      </w:r>
      <w:r w:rsidR="007747DE">
        <w:rPr>
          <w:rFonts w:ascii="Times New Roman" w:hAnsi="Times New Roman" w:cs="Times New Roman"/>
          <w:sz w:val="24"/>
          <w:szCs w:val="24"/>
        </w:rPr>
        <w:t xml:space="preserve"> (</w:t>
      </w:r>
      <w:r w:rsidR="00D65F25">
        <w:rPr>
          <w:rFonts w:ascii="Times New Roman" w:hAnsi="Times New Roman" w:cs="Times New Roman"/>
          <w:sz w:val="24"/>
          <w:szCs w:val="24"/>
        </w:rPr>
        <w:t xml:space="preserve">FDR) </w:t>
      </w:r>
      <w:r w:rsidR="00D65F25" w:rsidRPr="00703287">
        <w:rPr>
          <w:rFonts w:ascii="Times New Roman" w:hAnsi="Times New Roman" w:cs="Times New Roman"/>
          <w:sz w:val="24"/>
          <w:szCs w:val="24"/>
        </w:rPr>
        <w:t>role</w:t>
      </w:r>
      <w:r w:rsidR="0067202B">
        <w:rPr>
          <w:rFonts w:ascii="Times New Roman" w:hAnsi="Times New Roman" w:cs="Times New Roman"/>
          <w:sz w:val="24"/>
          <w:szCs w:val="24"/>
        </w:rPr>
        <w:t xml:space="preserve"> and contribution to </w:t>
      </w:r>
      <w:ins w:id="0" w:author="HAWKES Natasha [Narrogin Senior High School]" w:date="2019-04-08T07:54:00Z">
        <w:r w:rsidR="009E240A">
          <w:rPr>
            <w:rFonts w:ascii="Times New Roman" w:hAnsi="Times New Roman" w:cs="Times New Roman"/>
            <w:sz w:val="24"/>
            <w:szCs w:val="24"/>
          </w:rPr>
          <w:t xml:space="preserve">the </w:t>
        </w:r>
      </w:ins>
      <w:r w:rsidR="0067202B">
        <w:rPr>
          <w:rFonts w:ascii="Times New Roman" w:hAnsi="Times New Roman" w:cs="Times New Roman"/>
          <w:sz w:val="24"/>
          <w:szCs w:val="24"/>
        </w:rPr>
        <w:t>reformation of America is</w:t>
      </w:r>
      <w:r w:rsidR="007747DE" w:rsidRPr="00703287">
        <w:rPr>
          <w:rFonts w:ascii="Times New Roman" w:hAnsi="Times New Roman" w:cs="Times New Roman"/>
          <w:sz w:val="24"/>
          <w:szCs w:val="24"/>
        </w:rPr>
        <w:t xml:space="preserve"> substantial as he had a significant influence nationwide on the social, economic and political rebirth of America after the </w:t>
      </w:r>
      <w:del w:id="1" w:author="HAWKES Natasha [Narrogin Senior High School]" w:date="2019-04-08T07:54:00Z">
        <w:r w:rsidR="007747DE" w:rsidRPr="00703287" w:rsidDel="009E240A">
          <w:rPr>
            <w:rFonts w:ascii="Times New Roman" w:hAnsi="Times New Roman" w:cs="Times New Roman"/>
            <w:sz w:val="24"/>
            <w:szCs w:val="24"/>
          </w:rPr>
          <w:delText>tragic downfall</w:delText>
        </w:r>
      </w:del>
      <w:ins w:id="2" w:author="HAWKES Natasha [Narrogin Senior High School]" w:date="2019-04-08T07:54:00Z">
        <w:r w:rsidR="009E240A">
          <w:rPr>
            <w:rFonts w:ascii="Times New Roman" w:hAnsi="Times New Roman" w:cs="Times New Roman"/>
            <w:sz w:val="24"/>
            <w:szCs w:val="24"/>
          </w:rPr>
          <w:t xml:space="preserve"> downturn </w:t>
        </w:r>
      </w:ins>
      <w:r w:rsidR="007747DE" w:rsidRPr="00703287">
        <w:rPr>
          <w:rFonts w:ascii="Times New Roman" w:hAnsi="Times New Roman" w:cs="Times New Roman"/>
          <w:sz w:val="24"/>
          <w:szCs w:val="24"/>
        </w:rPr>
        <w:t xml:space="preserve"> in the economy that </w:t>
      </w:r>
      <w:ins w:id="3" w:author="HAWKES Natasha [Narrogin Senior High School]" w:date="2019-04-08T07:55:00Z">
        <w:r w:rsidR="009E240A">
          <w:rPr>
            <w:rFonts w:ascii="Times New Roman" w:hAnsi="Times New Roman" w:cs="Times New Roman"/>
            <w:sz w:val="24"/>
            <w:szCs w:val="24"/>
          </w:rPr>
          <w:t xml:space="preserve">was </w:t>
        </w:r>
      </w:ins>
      <w:del w:id="4" w:author="HAWKES Natasha [Narrogin Senior High School]" w:date="2019-04-08T07:55:00Z">
        <w:r w:rsidR="007747DE" w:rsidRPr="00703287" w:rsidDel="009E240A">
          <w:rPr>
            <w:rFonts w:ascii="Times New Roman" w:hAnsi="Times New Roman" w:cs="Times New Roman"/>
            <w:sz w:val="24"/>
            <w:szCs w:val="24"/>
          </w:rPr>
          <w:delText xml:space="preserve">is now referred to as </w:delText>
        </w:r>
      </w:del>
      <w:r w:rsidR="007747DE" w:rsidRPr="00703287">
        <w:rPr>
          <w:rFonts w:ascii="Times New Roman" w:hAnsi="Times New Roman" w:cs="Times New Roman"/>
          <w:sz w:val="24"/>
          <w:szCs w:val="24"/>
        </w:rPr>
        <w:t>The Great Depression. Roosevelt transformed America by catalysing momentous global reform between the years 1933-1945. Roosevelt’s entry into politics was sparked by his cousin Theodore Roosevelt</w:t>
      </w:r>
      <w:ins w:id="5" w:author="HAWKES Natasha [Narrogin Senior High School]" w:date="2019-04-08T07:55:00Z">
        <w:r w:rsidR="009E240A">
          <w:rPr>
            <w:rFonts w:ascii="Times New Roman" w:hAnsi="Times New Roman" w:cs="Times New Roman"/>
            <w:sz w:val="24"/>
            <w:szCs w:val="24"/>
          </w:rPr>
          <w:t>, the former President from 1901 to 1909</w:t>
        </w:r>
      </w:ins>
      <w:r w:rsidR="007747DE" w:rsidRPr="00703287">
        <w:rPr>
          <w:rFonts w:ascii="Times New Roman" w:hAnsi="Times New Roman" w:cs="Times New Roman"/>
          <w:sz w:val="24"/>
          <w:szCs w:val="24"/>
        </w:rPr>
        <w:t xml:space="preserve">, this ultimately being the cause of his motivation for success during his time as </w:t>
      </w:r>
      <w:ins w:id="6" w:author="HAWKES Natasha [Narrogin Senior High School]" w:date="2019-04-08T07:56:00Z">
        <w:r w:rsidR="009E240A">
          <w:rPr>
            <w:rFonts w:ascii="Times New Roman" w:hAnsi="Times New Roman" w:cs="Times New Roman"/>
            <w:sz w:val="24"/>
            <w:szCs w:val="24"/>
          </w:rPr>
          <w:t>P</w:t>
        </w:r>
      </w:ins>
      <w:del w:id="7" w:author="HAWKES Natasha [Narrogin Senior High School]" w:date="2019-04-08T07:56:00Z">
        <w:r w:rsidR="007747DE" w:rsidRPr="00703287" w:rsidDel="009E240A">
          <w:rPr>
            <w:rFonts w:ascii="Times New Roman" w:hAnsi="Times New Roman" w:cs="Times New Roman"/>
            <w:sz w:val="24"/>
            <w:szCs w:val="24"/>
          </w:rPr>
          <w:delText>p</w:delText>
        </w:r>
      </w:del>
      <w:r w:rsidR="007747DE" w:rsidRPr="00703287">
        <w:rPr>
          <w:rFonts w:ascii="Times New Roman" w:hAnsi="Times New Roman" w:cs="Times New Roman"/>
          <w:sz w:val="24"/>
          <w:szCs w:val="24"/>
        </w:rPr>
        <w:t>resident. Upon entry into his position, he was immediately faced with</w:t>
      </w:r>
      <w:ins w:id="8" w:author="HAWKES Natasha [Narrogin Senior High School]" w:date="2019-04-08T07:56:00Z">
        <w:r w:rsidR="009E240A">
          <w:rPr>
            <w:rFonts w:ascii="Times New Roman" w:hAnsi="Times New Roman" w:cs="Times New Roman"/>
            <w:sz w:val="24"/>
            <w:szCs w:val="24"/>
          </w:rPr>
          <w:t xml:space="preserve"> the</w:t>
        </w:r>
      </w:ins>
      <w:r w:rsidR="007747DE" w:rsidRPr="00703287">
        <w:rPr>
          <w:rFonts w:ascii="Times New Roman" w:hAnsi="Times New Roman" w:cs="Times New Roman"/>
          <w:sz w:val="24"/>
          <w:szCs w:val="24"/>
        </w:rPr>
        <w:t xml:space="preserve"> challenges</w:t>
      </w:r>
      <w:ins w:id="9" w:author="HAWKES Natasha [Narrogin Senior High School]" w:date="2019-04-08T07:56:00Z">
        <w:r w:rsidR="009E240A">
          <w:rPr>
            <w:rFonts w:ascii="Times New Roman" w:hAnsi="Times New Roman" w:cs="Times New Roman"/>
            <w:sz w:val="24"/>
            <w:szCs w:val="24"/>
          </w:rPr>
          <w:t xml:space="preserve"> precipitated by the Great Depression</w:t>
        </w:r>
      </w:ins>
      <w:r w:rsidR="007747DE" w:rsidRPr="00703287">
        <w:rPr>
          <w:rFonts w:ascii="Times New Roman" w:hAnsi="Times New Roman" w:cs="Times New Roman"/>
          <w:sz w:val="24"/>
          <w:szCs w:val="24"/>
        </w:rPr>
        <w:t>, leading America through one of their darkest moments</w:t>
      </w:r>
      <w:r w:rsidR="00C75861">
        <w:rPr>
          <w:rFonts w:ascii="Times New Roman" w:hAnsi="Times New Roman" w:cs="Times New Roman"/>
          <w:sz w:val="24"/>
          <w:szCs w:val="24"/>
        </w:rPr>
        <w:t xml:space="preserve">. </w:t>
      </w:r>
      <w:r w:rsidR="007747DE" w:rsidRPr="00703287">
        <w:rPr>
          <w:rFonts w:ascii="Times New Roman" w:hAnsi="Times New Roman" w:cs="Times New Roman"/>
          <w:sz w:val="24"/>
          <w:szCs w:val="24"/>
        </w:rPr>
        <w:t>Roosevelt was the 32th president elected and is considered one of the most influential leaders of the 20</w:t>
      </w:r>
      <w:r w:rsidR="007747DE" w:rsidRPr="00703287">
        <w:rPr>
          <w:rFonts w:ascii="Times New Roman" w:hAnsi="Times New Roman" w:cs="Times New Roman"/>
          <w:sz w:val="24"/>
          <w:szCs w:val="24"/>
          <w:vertAlign w:val="superscript"/>
        </w:rPr>
        <w:t>st</w:t>
      </w:r>
      <w:r w:rsidR="007747DE" w:rsidRPr="00703287">
        <w:rPr>
          <w:rFonts w:ascii="Times New Roman" w:hAnsi="Times New Roman" w:cs="Times New Roman"/>
          <w:sz w:val="24"/>
          <w:szCs w:val="24"/>
        </w:rPr>
        <w:t xml:space="preserve"> century, </w:t>
      </w:r>
      <w:commentRangeStart w:id="10"/>
      <w:r w:rsidR="007747DE" w:rsidRPr="00703287">
        <w:rPr>
          <w:rFonts w:ascii="Times New Roman" w:hAnsi="Times New Roman" w:cs="Times New Roman"/>
          <w:sz w:val="24"/>
          <w:szCs w:val="24"/>
          <w:lang w:val="en"/>
        </w:rPr>
        <w:t>unprecedented</w:t>
      </w:r>
      <w:r w:rsidR="007747DE" w:rsidRPr="00703287">
        <w:rPr>
          <w:rFonts w:ascii="Times New Roman" w:hAnsi="Times New Roman" w:cs="Times New Roman"/>
          <w:sz w:val="24"/>
          <w:szCs w:val="24"/>
        </w:rPr>
        <w:t>, his time as president lasted over 12 years as</w:t>
      </w:r>
      <w:r w:rsidR="00C75861">
        <w:rPr>
          <w:rFonts w:ascii="Times New Roman" w:hAnsi="Times New Roman" w:cs="Times New Roman"/>
          <w:sz w:val="24"/>
          <w:szCs w:val="24"/>
        </w:rPr>
        <w:t xml:space="preserve"> he was successfully elected for </w:t>
      </w:r>
      <w:r w:rsidR="007747DE" w:rsidRPr="00703287">
        <w:rPr>
          <w:rFonts w:ascii="Times New Roman" w:hAnsi="Times New Roman" w:cs="Times New Roman"/>
          <w:sz w:val="24"/>
          <w:szCs w:val="24"/>
        </w:rPr>
        <w:t xml:space="preserve">four consecutive years. </w:t>
      </w:r>
      <w:commentRangeEnd w:id="10"/>
      <w:del w:id="11" w:author="HAWKES Natasha [Narrogin Senior High School]" w:date="2019-04-08T07:57:00Z">
        <w:r w:rsidR="009E240A" w:rsidDel="009E240A">
          <w:rPr>
            <w:rStyle w:val="CommentReference"/>
          </w:rPr>
          <w:commentReference w:id="10"/>
        </w:r>
      </w:del>
      <w:r w:rsidR="007747DE" w:rsidRPr="00703287">
        <w:rPr>
          <w:rFonts w:ascii="Times New Roman" w:hAnsi="Times New Roman" w:cs="Times New Roman"/>
          <w:sz w:val="24"/>
          <w:szCs w:val="24"/>
        </w:rPr>
        <w:t xml:space="preserve">Roosevelt is not only globally recognised for his efforts to revive America during the great depression, but also for his leadership during the Second World War. Notions such a “The New Deal” the “Second New Deal” and many other acts were </w:t>
      </w:r>
      <w:r w:rsidR="00C75861" w:rsidRPr="00703287">
        <w:rPr>
          <w:rFonts w:ascii="Times New Roman" w:hAnsi="Times New Roman" w:cs="Times New Roman"/>
          <w:sz w:val="24"/>
          <w:szCs w:val="24"/>
        </w:rPr>
        <w:t>ratified</w:t>
      </w:r>
      <w:r w:rsidR="007747DE" w:rsidRPr="00703287">
        <w:rPr>
          <w:rFonts w:ascii="Times New Roman" w:hAnsi="Times New Roman" w:cs="Times New Roman"/>
          <w:sz w:val="24"/>
          <w:szCs w:val="24"/>
        </w:rPr>
        <w:t xml:space="preserve"> to support America economically</w:t>
      </w:r>
      <w:r>
        <w:rPr>
          <w:rFonts w:ascii="Times New Roman" w:hAnsi="Times New Roman" w:cs="Times New Roman"/>
          <w:sz w:val="24"/>
          <w:szCs w:val="24"/>
        </w:rPr>
        <w:t xml:space="preserve"> under his leadership.</w:t>
      </w:r>
      <w:r w:rsidR="007747DE" w:rsidRPr="00703287">
        <w:rPr>
          <w:rFonts w:ascii="Times New Roman" w:hAnsi="Times New Roman" w:cs="Times New Roman"/>
          <w:sz w:val="24"/>
          <w:szCs w:val="24"/>
        </w:rPr>
        <w:t xml:space="preserve"> </w:t>
      </w:r>
    </w:p>
    <w:p w14:paraId="6FDB18AA" w14:textId="77777777" w:rsidR="007747DE" w:rsidRDefault="007C647A" w:rsidP="001770D7">
      <w:pPr>
        <w:spacing w:line="360" w:lineRule="auto"/>
        <w:rPr>
          <w:rFonts w:ascii="Times New Roman" w:hAnsi="Times New Roman" w:cs="Times New Roman"/>
          <w:sz w:val="24"/>
          <w:szCs w:val="24"/>
          <w:lang w:val="en"/>
        </w:rPr>
      </w:pPr>
      <w:r>
        <w:rPr>
          <w:rFonts w:ascii="Times New Roman" w:hAnsi="Times New Roman" w:cs="Times New Roman"/>
          <w:sz w:val="24"/>
          <w:szCs w:val="24"/>
        </w:rPr>
        <w:t>Roosevelt was bor</w:t>
      </w:r>
      <w:r w:rsidR="007747DE" w:rsidRPr="00703287">
        <w:rPr>
          <w:rFonts w:ascii="Times New Roman" w:hAnsi="Times New Roman" w:cs="Times New Roman"/>
          <w:sz w:val="24"/>
          <w:szCs w:val="24"/>
        </w:rPr>
        <w:t xml:space="preserve">n </w:t>
      </w:r>
      <w:r>
        <w:rPr>
          <w:rFonts w:ascii="Times New Roman" w:hAnsi="Times New Roman" w:cs="Times New Roman"/>
          <w:sz w:val="24"/>
          <w:szCs w:val="24"/>
        </w:rPr>
        <w:t xml:space="preserve">on </w:t>
      </w:r>
      <w:r w:rsidR="007747DE" w:rsidRPr="00703287">
        <w:rPr>
          <w:rFonts w:ascii="Times New Roman" w:hAnsi="Times New Roman" w:cs="Times New Roman"/>
          <w:sz w:val="24"/>
          <w:szCs w:val="24"/>
        </w:rPr>
        <w:t>the 30</w:t>
      </w:r>
      <w:r w:rsidR="007747DE" w:rsidRPr="00703287">
        <w:rPr>
          <w:rFonts w:ascii="Times New Roman" w:hAnsi="Times New Roman" w:cs="Times New Roman"/>
          <w:sz w:val="24"/>
          <w:szCs w:val="24"/>
          <w:vertAlign w:val="superscript"/>
        </w:rPr>
        <w:t>th</w:t>
      </w:r>
      <w:r w:rsidR="007747DE" w:rsidRPr="00703287">
        <w:rPr>
          <w:rFonts w:ascii="Times New Roman" w:hAnsi="Times New Roman" w:cs="Times New Roman"/>
          <w:sz w:val="24"/>
          <w:szCs w:val="24"/>
        </w:rPr>
        <w:t xml:space="preserve"> of January 1882</w:t>
      </w:r>
      <w:r>
        <w:rPr>
          <w:rFonts w:ascii="Times New Roman" w:hAnsi="Times New Roman" w:cs="Times New Roman"/>
          <w:sz w:val="24"/>
          <w:szCs w:val="24"/>
        </w:rPr>
        <w:t xml:space="preserve">. He was the </w:t>
      </w:r>
      <w:r w:rsidR="007747DE" w:rsidRPr="00703287">
        <w:rPr>
          <w:rFonts w:ascii="Times New Roman" w:hAnsi="Times New Roman" w:cs="Times New Roman"/>
          <w:sz w:val="24"/>
          <w:szCs w:val="24"/>
        </w:rPr>
        <w:t>only child of a wealthy family</w:t>
      </w:r>
      <w:ins w:id="12" w:author="HAWKES Natasha [Narrogin Senior High School]" w:date="2019-04-08T07:58:00Z">
        <w:r w:rsidR="009E240A">
          <w:rPr>
            <w:rFonts w:ascii="Times New Roman" w:hAnsi="Times New Roman" w:cs="Times New Roman"/>
            <w:sz w:val="24"/>
            <w:szCs w:val="24"/>
          </w:rPr>
          <w:t xml:space="preserve"> and</w:t>
        </w:r>
      </w:ins>
      <w:del w:id="13" w:author="HAWKES Natasha [Narrogin Senior High School]" w:date="2019-04-08T07:58:00Z">
        <w:r w:rsidR="007747DE" w:rsidRPr="00703287" w:rsidDel="009E240A">
          <w:rPr>
            <w:rFonts w:ascii="Times New Roman" w:hAnsi="Times New Roman" w:cs="Times New Roman"/>
            <w:sz w:val="24"/>
            <w:szCs w:val="24"/>
          </w:rPr>
          <w:delText>,</w:delText>
        </w:r>
      </w:del>
      <w:r w:rsidR="007747DE" w:rsidRPr="00703287">
        <w:rPr>
          <w:rFonts w:ascii="Times New Roman" w:hAnsi="Times New Roman" w:cs="Times New Roman"/>
          <w:sz w:val="24"/>
          <w:szCs w:val="24"/>
        </w:rPr>
        <w:t xml:space="preserve"> ha</w:t>
      </w:r>
      <w:r>
        <w:rPr>
          <w:rFonts w:ascii="Times New Roman" w:hAnsi="Times New Roman" w:cs="Times New Roman"/>
          <w:sz w:val="24"/>
          <w:szCs w:val="24"/>
        </w:rPr>
        <w:t>d a</w:t>
      </w:r>
      <w:r w:rsidR="007747DE" w:rsidRPr="00703287">
        <w:rPr>
          <w:rFonts w:ascii="Times New Roman" w:hAnsi="Times New Roman" w:cs="Times New Roman"/>
          <w:sz w:val="24"/>
          <w:szCs w:val="24"/>
        </w:rPr>
        <w:t xml:space="preserve"> sheltered childhood and a private education</w:t>
      </w:r>
      <w:ins w:id="14" w:author="HAWKES Natasha [Narrogin Senior High School]" w:date="2019-04-08T07:58:00Z">
        <w:r w:rsidR="009E240A">
          <w:rPr>
            <w:rFonts w:ascii="Times New Roman" w:hAnsi="Times New Roman" w:cs="Times New Roman"/>
            <w:sz w:val="24"/>
            <w:szCs w:val="24"/>
          </w:rPr>
          <w:t xml:space="preserve">. </w:t>
        </w:r>
      </w:ins>
      <w:del w:id="15" w:author="HAWKES Natasha [Narrogin Senior High School]" w:date="2019-04-08T07:58:00Z">
        <w:r w:rsidDel="009E240A">
          <w:rPr>
            <w:rFonts w:ascii="Times New Roman" w:hAnsi="Times New Roman" w:cs="Times New Roman"/>
            <w:sz w:val="24"/>
            <w:szCs w:val="24"/>
          </w:rPr>
          <w:delText xml:space="preserve"> therefore </w:delText>
        </w:r>
      </w:del>
      <w:ins w:id="16" w:author="HAWKES Natasha [Narrogin Senior High School]" w:date="2019-04-08T07:58:00Z">
        <w:r w:rsidR="009E240A">
          <w:rPr>
            <w:rFonts w:ascii="Times New Roman" w:hAnsi="Times New Roman" w:cs="Times New Roman"/>
            <w:sz w:val="24"/>
            <w:szCs w:val="24"/>
          </w:rPr>
          <w:t>H</w:t>
        </w:r>
      </w:ins>
      <w:del w:id="17" w:author="HAWKES Natasha [Narrogin Senior High School]" w:date="2019-04-08T07:58:00Z">
        <w:r w:rsidDel="009E240A">
          <w:rPr>
            <w:rFonts w:ascii="Times New Roman" w:hAnsi="Times New Roman" w:cs="Times New Roman"/>
            <w:sz w:val="24"/>
            <w:szCs w:val="24"/>
          </w:rPr>
          <w:delText>h</w:delText>
        </w:r>
      </w:del>
      <w:r>
        <w:rPr>
          <w:rFonts w:ascii="Times New Roman" w:hAnsi="Times New Roman" w:cs="Times New Roman"/>
          <w:sz w:val="24"/>
          <w:szCs w:val="24"/>
        </w:rPr>
        <w:t xml:space="preserve">is </w:t>
      </w:r>
      <w:r w:rsidR="00DD2C97">
        <w:rPr>
          <w:rFonts w:ascii="Times New Roman" w:hAnsi="Times New Roman" w:cs="Times New Roman"/>
          <w:sz w:val="24"/>
          <w:szCs w:val="24"/>
        </w:rPr>
        <w:t>upper-class</w:t>
      </w:r>
      <w:r>
        <w:rPr>
          <w:rFonts w:ascii="Times New Roman" w:hAnsi="Times New Roman" w:cs="Times New Roman"/>
          <w:sz w:val="24"/>
          <w:szCs w:val="24"/>
        </w:rPr>
        <w:t xml:space="preserve"> upbringing arguab</w:t>
      </w:r>
      <w:r w:rsidR="001770D7">
        <w:rPr>
          <w:rFonts w:ascii="Times New Roman" w:hAnsi="Times New Roman" w:cs="Times New Roman"/>
          <w:sz w:val="24"/>
          <w:szCs w:val="24"/>
        </w:rPr>
        <w:t xml:space="preserve">ly affected his economic stance when the </w:t>
      </w:r>
      <w:ins w:id="18" w:author="HAWKES Natasha [Narrogin Senior High School]" w:date="2019-04-08T07:58:00Z">
        <w:r w:rsidR="009E240A">
          <w:rPr>
            <w:rFonts w:ascii="Times New Roman" w:hAnsi="Times New Roman" w:cs="Times New Roman"/>
            <w:sz w:val="24"/>
            <w:szCs w:val="24"/>
          </w:rPr>
          <w:t>G</w:t>
        </w:r>
      </w:ins>
      <w:del w:id="19" w:author="HAWKES Natasha [Narrogin Senior High School]" w:date="2019-04-08T07:58:00Z">
        <w:r w:rsidR="001770D7" w:rsidDel="009E240A">
          <w:rPr>
            <w:rFonts w:ascii="Times New Roman" w:hAnsi="Times New Roman" w:cs="Times New Roman"/>
            <w:sz w:val="24"/>
            <w:szCs w:val="24"/>
          </w:rPr>
          <w:delText>g</w:delText>
        </w:r>
      </w:del>
      <w:r w:rsidR="001770D7">
        <w:rPr>
          <w:rFonts w:ascii="Times New Roman" w:hAnsi="Times New Roman" w:cs="Times New Roman"/>
          <w:sz w:val="24"/>
          <w:szCs w:val="24"/>
        </w:rPr>
        <w:t xml:space="preserve">reat </w:t>
      </w:r>
      <w:ins w:id="20" w:author="HAWKES Natasha [Narrogin Senior High School]" w:date="2019-04-08T07:58:00Z">
        <w:r w:rsidR="009E240A">
          <w:rPr>
            <w:rFonts w:ascii="Times New Roman" w:hAnsi="Times New Roman" w:cs="Times New Roman"/>
            <w:sz w:val="24"/>
            <w:szCs w:val="24"/>
          </w:rPr>
          <w:t>G</w:t>
        </w:r>
      </w:ins>
      <w:del w:id="21" w:author="HAWKES Natasha [Narrogin Senior High School]" w:date="2019-04-08T07:58:00Z">
        <w:r w:rsidR="001770D7" w:rsidDel="009E240A">
          <w:rPr>
            <w:rFonts w:ascii="Times New Roman" w:hAnsi="Times New Roman" w:cs="Times New Roman"/>
            <w:sz w:val="24"/>
            <w:szCs w:val="24"/>
          </w:rPr>
          <w:delText>d</w:delText>
        </w:r>
      </w:del>
      <w:r w:rsidR="001770D7">
        <w:rPr>
          <w:rFonts w:ascii="Times New Roman" w:hAnsi="Times New Roman" w:cs="Times New Roman"/>
          <w:sz w:val="24"/>
          <w:szCs w:val="24"/>
        </w:rPr>
        <w:t xml:space="preserve">epression </w:t>
      </w:r>
      <w:del w:id="22" w:author="HAWKES Natasha [Narrogin Senior High School]" w:date="2019-04-08T07:58:00Z">
        <w:r w:rsidR="001770D7" w:rsidDel="009E240A">
          <w:rPr>
            <w:rFonts w:ascii="Times New Roman" w:hAnsi="Times New Roman" w:cs="Times New Roman"/>
            <w:sz w:val="24"/>
            <w:szCs w:val="24"/>
          </w:rPr>
          <w:delText xml:space="preserve">where </w:delText>
        </w:r>
      </w:del>
      <w:ins w:id="23" w:author="HAWKES Natasha [Narrogin Senior High School]" w:date="2019-04-08T07:58:00Z">
        <w:r w:rsidR="009E240A">
          <w:rPr>
            <w:rFonts w:ascii="Times New Roman" w:hAnsi="Times New Roman" w:cs="Times New Roman"/>
            <w:sz w:val="24"/>
            <w:szCs w:val="24"/>
          </w:rPr>
          <w:t>were</w:t>
        </w:r>
        <w:r w:rsidR="009E240A">
          <w:rPr>
            <w:rFonts w:ascii="Times New Roman" w:hAnsi="Times New Roman" w:cs="Times New Roman"/>
            <w:sz w:val="24"/>
            <w:szCs w:val="24"/>
          </w:rPr>
          <w:t xml:space="preserve"> </w:t>
        </w:r>
      </w:ins>
      <w:r w:rsidR="001770D7">
        <w:rPr>
          <w:rFonts w:ascii="Times New Roman" w:hAnsi="Times New Roman" w:cs="Times New Roman"/>
          <w:sz w:val="24"/>
          <w:szCs w:val="24"/>
        </w:rPr>
        <w:t>to come</w:t>
      </w:r>
      <w:r w:rsidR="007747DE" w:rsidRPr="00703287">
        <w:rPr>
          <w:rFonts w:ascii="Times New Roman" w:hAnsi="Times New Roman" w:cs="Times New Roman"/>
          <w:sz w:val="24"/>
          <w:szCs w:val="24"/>
        </w:rPr>
        <w:t>. Attending Harvard and Columbia University to study law</w:t>
      </w:r>
      <w:ins w:id="24" w:author="HAWKES Natasha [Narrogin Senior High School]" w:date="2019-04-08T07:58:00Z">
        <w:r w:rsidR="009E240A">
          <w:rPr>
            <w:rFonts w:ascii="Times New Roman" w:hAnsi="Times New Roman" w:cs="Times New Roman"/>
            <w:sz w:val="24"/>
            <w:szCs w:val="24"/>
          </w:rPr>
          <w:t xml:space="preserve">, </w:t>
        </w:r>
      </w:ins>
      <w:del w:id="25" w:author="HAWKES Natasha [Narrogin Senior High School]" w:date="2019-04-08T07:58:00Z">
        <w:r w:rsidR="00A86AC0" w:rsidDel="009E240A">
          <w:rPr>
            <w:rFonts w:ascii="Times New Roman" w:hAnsi="Times New Roman" w:cs="Times New Roman"/>
            <w:sz w:val="24"/>
            <w:szCs w:val="24"/>
          </w:rPr>
          <w:delText xml:space="preserve">. </w:delText>
        </w:r>
        <w:r w:rsidR="007747DE" w:rsidRPr="00703287" w:rsidDel="009E240A">
          <w:rPr>
            <w:rFonts w:ascii="Times New Roman" w:hAnsi="Times New Roman" w:cs="Times New Roman"/>
            <w:sz w:val="24"/>
            <w:szCs w:val="24"/>
          </w:rPr>
          <w:delText>T</w:delText>
        </w:r>
      </w:del>
      <w:ins w:id="26" w:author="HAWKES Natasha [Narrogin Senior High School]" w:date="2019-04-08T07:58:00Z">
        <w:r w:rsidR="009E240A">
          <w:rPr>
            <w:rFonts w:ascii="Times New Roman" w:hAnsi="Times New Roman" w:cs="Times New Roman"/>
            <w:sz w:val="24"/>
            <w:szCs w:val="24"/>
          </w:rPr>
          <w:t>t</w:t>
        </w:r>
      </w:ins>
      <w:r w:rsidR="007747DE" w:rsidRPr="00703287">
        <w:rPr>
          <w:rFonts w:ascii="Times New Roman" w:hAnsi="Times New Roman" w:cs="Times New Roman"/>
          <w:sz w:val="24"/>
          <w:szCs w:val="24"/>
        </w:rPr>
        <w:t xml:space="preserve">hroughout his studies he was always confident his pathways would lead him to a career in </w:t>
      </w:r>
      <w:r w:rsidR="00DD2C97" w:rsidRPr="00703287">
        <w:rPr>
          <w:rFonts w:ascii="Times New Roman" w:hAnsi="Times New Roman" w:cs="Times New Roman"/>
          <w:sz w:val="24"/>
          <w:szCs w:val="24"/>
        </w:rPr>
        <w:t>politics.</w:t>
      </w:r>
      <w:r w:rsidR="00DD2C97">
        <w:rPr>
          <w:rFonts w:ascii="Times New Roman" w:hAnsi="Times New Roman" w:cs="Times New Roman"/>
          <w:sz w:val="24"/>
          <w:szCs w:val="24"/>
        </w:rPr>
        <w:t xml:space="preserve"> </w:t>
      </w:r>
      <w:r w:rsidR="007747DE" w:rsidRPr="00703287">
        <w:rPr>
          <w:rFonts w:ascii="Times New Roman" w:hAnsi="Times New Roman" w:cs="Times New Roman"/>
          <w:sz w:val="24"/>
          <w:szCs w:val="24"/>
        </w:rPr>
        <w:t>This level of motivation was ultimately cause</w:t>
      </w:r>
      <w:r w:rsidR="001770D7">
        <w:rPr>
          <w:rFonts w:ascii="Times New Roman" w:hAnsi="Times New Roman" w:cs="Times New Roman"/>
          <w:sz w:val="24"/>
          <w:szCs w:val="24"/>
        </w:rPr>
        <w:t>d</w:t>
      </w:r>
      <w:r w:rsidR="007747DE" w:rsidRPr="00703287">
        <w:rPr>
          <w:rFonts w:ascii="Times New Roman" w:hAnsi="Times New Roman" w:cs="Times New Roman"/>
          <w:sz w:val="24"/>
          <w:szCs w:val="24"/>
        </w:rPr>
        <w:t xml:space="preserve"> by the influence of Theodore Roosevelt, watching him achieve greatness inspired F</w:t>
      </w:r>
      <w:r w:rsidR="00DD2C97">
        <w:rPr>
          <w:rFonts w:ascii="Times New Roman" w:hAnsi="Times New Roman" w:cs="Times New Roman"/>
          <w:sz w:val="24"/>
          <w:szCs w:val="24"/>
        </w:rPr>
        <w:t>DR</w:t>
      </w:r>
      <w:r w:rsidR="007747DE" w:rsidRPr="00703287">
        <w:rPr>
          <w:rFonts w:ascii="Times New Roman" w:hAnsi="Times New Roman" w:cs="Times New Roman"/>
          <w:sz w:val="24"/>
          <w:szCs w:val="24"/>
        </w:rPr>
        <w:t xml:space="preserve"> to join a line of respected </w:t>
      </w:r>
      <w:ins w:id="27" w:author="HAWKES Natasha [Narrogin Senior High School]" w:date="2019-04-08T07:59:00Z">
        <w:r w:rsidR="009E240A">
          <w:rPr>
            <w:rFonts w:ascii="Times New Roman" w:hAnsi="Times New Roman" w:cs="Times New Roman"/>
            <w:sz w:val="24"/>
            <w:szCs w:val="24"/>
          </w:rPr>
          <w:t>D</w:t>
        </w:r>
      </w:ins>
      <w:del w:id="28" w:author="HAWKES Natasha [Narrogin Senior High School]" w:date="2019-04-08T07:59:00Z">
        <w:r w:rsidR="007747DE" w:rsidRPr="00703287" w:rsidDel="009E240A">
          <w:rPr>
            <w:rFonts w:ascii="Times New Roman" w:hAnsi="Times New Roman" w:cs="Times New Roman"/>
            <w:sz w:val="24"/>
            <w:szCs w:val="24"/>
          </w:rPr>
          <w:delText>d</w:delText>
        </w:r>
      </w:del>
      <w:r w:rsidR="007747DE" w:rsidRPr="00703287">
        <w:rPr>
          <w:rFonts w:ascii="Times New Roman" w:hAnsi="Times New Roman" w:cs="Times New Roman"/>
          <w:sz w:val="24"/>
          <w:szCs w:val="24"/>
        </w:rPr>
        <w:t xml:space="preserve">emocratic leaders. In his journey to his extensive </w:t>
      </w:r>
      <w:r w:rsidR="00DD2C97" w:rsidRPr="00703287">
        <w:rPr>
          <w:rFonts w:ascii="Times New Roman" w:hAnsi="Times New Roman" w:cs="Times New Roman"/>
          <w:sz w:val="24"/>
          <w:szCs w:val="24"/>
        </w:rPr>
        <w:t>12</w:t>
      </w:r>
      <w:r w:rsidR="00DD2C97">
        <w:rPr>
          <w:rFonts w:ascii="Times New Roman" w:hAnsi="Times New Roman" w:cs="Times New Roman"/>
          <w:sz w:val="24"/>
          <w:szCs w:val="24"/>
        </w:rPr>
        <w:t>-year</w:t>
      </w:r>
      <w:r w:rsidR="007747DE" w:rsidRPr="00703287">
        <w:rPr>
          <w:rFonts w:ascii="Times New Roman" w:hAnsi="Times New Roman" w:cs="Times New Roman"/>
          <w:sz w:val="24"/>
          <w:szCs w:val="24"/>
        </w:rPr>
        <w:t xml:space="preserve"> position as president he faced a lot of diversity. </w:t>
      </w:r>
      <w:r w:rsidR="00DD2C97">
        <w:rPr>
          <w:rFonts w:ascii="Times New Roman" w:hAnsi="Times New Roman" w:cs="Times New Roman"/>
          <w:sz w:val="24"/>
          <w:szCs w:val="24"/>
        </w:rPr>
        <w:t>I</w:t>
      </w:r>
      <w:r w:rsidR="007747DE" w:rsidRPr="00703287">
        <w:rPr>
          <w:rFonts w:ascii="Times New Roman" w:hAnsi="Times New Roman" w:cs="Times New Roman"/>
          <w:sz w:val="24"/>
          <w:szCs w:val="24"/>
        </w:rPr>
        <w:t xml:space="preserve">t wasn’t until 1912 when Woodrow Wilson appointed him the </w:t>
      </w:r>
      <w:r w:rsidR="00D23C00" w:rsidRPr="00703287">
        <w:rPr>
          <w:rFonts w:ascii="Times New Roman" w:hAnsi="Times New Roman" w:cs="Times New Roman"/>
          <w:sz w:val="24"/>
          <w:szCs w:val="24"/>
        </w:rPr>
        <w:t>position</w:t>
      </w:r>
      <w:r w:rsidR="007747DE" w:rsidRPr="00703287">
        <w:rPr>
          <w:rFonts w:ascii="Times New Roman" w:hAnsi="Times New Roman" w:cs="Times New Roman"/>
          <w:sz w:val="24"/>
          <w:szCs w:val="24"/>
        </w:rPr>
        <w:t xml:space="preserve"> of assistant secretary of the navy. </w:t>
      </w:r>
      <w:r w:rsidR="00DD2C97">
        <w:rPr>
          <w:rFonts w:ascii="Times New Roman" w:hAnsi="Times New Roman" w:cs="Times New Roman"/>
          <w:sz w:val="24"/>
          <w:szCs w:val="24"/>
        </w:rPr>
        <w:t>D</w:t>
      </w:r>
      <w:r w:rsidR="007747DE" w:rsidRPr="00703287">
        <w:rPr>
          <w:rFonts w:ascii="Times New Roman" w:hAnsi="Times New Roman" w:cs="Times New Roman"/>
          <w:sz w:val="24"/>
          <w:szCs w:val="24"/>
        </w:rPr>
        <w:t xml:space="preserve">iagnosed with </w:t>
      </w:r>
      <w:r w:rsidR="007747DE" w:rsidRPr="00703287">
        <w:rPr>
          <w:rFonts w:ascii="Times New Roman" w:hAnsi="Times New Roman" w:cs="Times New Roman"/>
          <w:sz w:val="24"/>
          <w:szCs w:val="24"/>
          <w:lang w:val="en"/>
        </w:rPr>
        <w:t>poliomyelitis in 1921, this disease leaving him paralyzed for the remainder of his life, due to this he took a break from politics, upon return in 1929 he first hand witnessed the demise of Americas economy and the stock market crash of 1929, this being the severe time of suffrage for America. During the re</w:t>
      </w:r>
      <w:ins w:id="29" w:author="HAWKES Natasha [Narrogin Senior High School]" w:date="2019-04-08T07:59:00Z">
        <w:r w:rsidR="009E240A">
          <w:rPr>
            <w:rFonts w:ascii="Times New Roman" w:hAnsi="Times New Roman" w:cs="Times New Roman"/>
            <w:sz w:val="24"/>
            <w:szCs w:val="24"/>
            <w:lang w:val="en"/>
          </w:rPr>
          <w:t>-</w:t>
        </w:r>
      </w:ins>
      <w:r w:rsidR="007747DE" w:rsidRPr="00703287">
        <w:rPr>
          <w:rFonts w:ascii="Times New Roman" w:hAnsi="Times New Roman" w:cs="Times New Roman"/>
          <w:sz w:val="24"/>
          <w:szCs w:val="24"/>
          <w:lang w:val="en"/>
        </w:rPr>
        <w:t xml:space="preserve">election of 1930 he came out triumphant and </w:t>
      </w:r>
      <w:r w:rsidR="007747DE" w:rsidRPr="00703287">
        <w:rPr>
          <w:rFonts w:ascii="Times New Roman" w:hAnsi="Times New Roman" w:cs="Times New Roman"/>
          <w:sz w:val="24"/>
          <w:szCs w:val="24"/>
          <w:lang w:val="en"/>
        </w:rPr>
        <w:lastRenderedPageBreak/>
        <w:t xml:space="preserve">within the next </w:t>
      </w:r>
      <w:r w:rsidR="00DD2C97">
        <w:rPr>
          <w:rFonts w:ascii="Times New Roman" w:hAnsi="Times New Roman" w:cs="Times New Roman"/>
          <w:sz w:val="24"/>
          <w:szCs w:val="24"/>
          <w:lang w:val="en"/>
        </w:rPr>
        <w:t>t</w:t>
      </w:r>
      <w:r w:rsidR="007747DE" w:rsidRPr="00703287">
        <w:rPr>
          <w:rFonts w:ascii="Times New Roman" w:hAnsi="Times New Roman" w:cs="Times New Roman"/>
          <w:sz w:val="24"/>
          <w:szCs w:val="24"/>
          <w:lang w:val="en"/>
        </w:rPr>
        <w:t>wo years he was appointed the position of president of the United States,</w:t>
      </w:r>
      <w:r w:rsidR="00D65F25">
        <w:rPr>
          <w:rFonts w:ascii="Times New Roman" w:hAnsi="Times New Roman" w:cs="Times New Roman"/>
          <w:sz w:val="24"/>
          <w:szCs w:val="24"/>
          <w:lang w:val="en"/>
        </w:rPr>
        <w:t xml:space="preserve"> </w:t>
      </w:r>
      <w:r w:rsidR="007747DE" w:rsidRPr="00703287">
        <w:rPr>
          <w:rFonts w:ascii="Times New Roman" w:hAnsi="Times New Roman" w:cs="Times New Roman"/>
          <w:sz w:val="24"/>
          <w:szCs w:val="24"/>
          <w:lang w:val="en"/>
        </w:rPr>
        <w:t xml:space="preserve">defeating Herbert Hoover, who throughout the depression is well known for the lack of change that he implemented.  </w:t>
      </w:r>
    </w:p>
    <w:p w14:paraId="434E3016" w14:textId="77777777" w:rsidR="007747DE" w:rsidRDefault="004F25A5" w:rsidP="001770D7">
      <w:pPr>
        <w:spacing w:line="360" w:lineRule="auto"/>
        <w:rPr>
          <w:rFonts w:ascii="Times New Roman" w:hAnsi="Times New Roman" w:cs="Times New Roman"/>
          <w:sz w:val="24"/>
          <w:szCs w:val="24"/>
          <w:lang w:val="en"/>
        </w:rPr>
      </w:pPr>
      <w:r>
        <w:rPr>
          <w:rFonts w:ascii="Times New Roman" w:hAnsi="Times New Roman" w:cs="Times New Roman"/>
          <w:sz w:val="24"/>
          <w:szCs w:val="24"/>
          <w:lang w:val="en"/>
        </w:rPr>
        <w:t>FDR became President on march 4</w:t>
      </w:r>
      <w:r w:rsidRPr="004F25A5">
        <w:rPr>
          <w:rFonts w:ascii="Times New Roman" w:hAnsi="Times New Roman" w:cs="Times New Roman"/>
          <w:sz w:val="24"/>
          <w:szCs w:val="24"/>
          <w:vertAlign w:val="superscript"/>
          <w:lang w:val="en"/>
        </w:rPr>
        <w:t>th</w:t>
      </w:r>
      <w:r>
        <w:rPr>
          <w:rFonts w:ascii="Times New Roman" w:hAnsi="Times New Roman" w:cs="Times New Roman"/>
          <w:sz w:val="24"/>
          <w:szCs w:val="24"/>
          <w:lang w:val="en"/>
        </w:rPr>
        <w:t xml:space="preserve"> 1933 and the</w:t>
      </w:r>
      <w:r w:rsidR="007747DE" w:rsidRPr="00703287">
        <w:rPr>
          <w:rFonts w:ascii="Times New Roman" w:hAnsi="Times New Roman" w:cs="Times New Roman"/>
          <w:sz w:val="24"/>
          <w:szCs w:val="24"/>
          <w:lang w:val="en"/>
        </w:rPr>
        <w:t xml:space="preserve"> national crisis was no</w:t>
      </w:r>
      <w:del w:id="30" w:author="HAWKES Natasha [Narrogin Senior High School]" w:date="2019-04-08T07:59:00Z">
        <w:r w:rsidR="007747DE" w:rsidRPr="00703287" w:rsidDel="009E240A">
          <w:rPr>
            <w:rFonts w:ascii="Times New Roman" w:hAnsi="Times New Roman" w:cs="Times New Roman"/>
            <w:sz w:val="24"/>
            <w:szCs w:val="24"/>
            <w:lang w:val="en"/>
          </w:rPr>
          <w:delText xml:space="preserve"> clandestine</w:delText>
        </w:r>
      </w:del>
      <w:r w:rsidR="007747DE" w:rsidRPr="00703287">
        <w:rPr>
          <w:rFonts w:ascii="Times New Roman" w:hAnsi="Times New Roman" w:cs="Times New Roman"/>
          <w:sz w:val="24"/>
          <w:szCs w:val="24"/>
          <w:lang w:val="en"/>
        </w:rPr>
        <w:t xml:space="preserve">, Roosevelt was well aware of the copious </w:t>
      </w:r>
      <w:r w:rsidR="000C757D">
        <w:rPr>
          <w:rFonts w:ascii="Times New Roman" w:hAnsi="Times New Roman" w:cs="Times New Roman"/>
          <w:sz w:val="24"/>
          <w:szCs w:val="24"/>
          <w:lang w:val="en"/>
        </w:rPr>
        <w:t>amount</w:t>
      </w:r>
      <w:r w:rsidR="007747DE" w:rsidRPr="00703287">
        <w:rPr>
          <w:rFonts w:ascii="Times New Roman" w:hAnsi="Times New Roman" w:cs="Times New Roman"/>
          <w:sz w:val="24"/>
          <w:szCs w:val="24"/>
          <w:lang w:val="en"/>
        </w:rPr>
        <w:t xml:space="preserve"> of difficult encounters he was about to attempt to overcome, but with the motivation he had to make America great again, he was willing to take bold, forward thinking risks in attempt to revive the economy. His ultimate goal was to restore prosperity in America. During his time, he not only led United States through The Great Depression but also The Second World War.</w:t>
      </w:r>
      <w:r w:rsidR="007747DE">
        <w:rPr>
          <w:rFonts w:ascii="Times New Roman" w:hAnsi="Times New Roman" w:cs="Times New Roman"/>
          <w:sz w:val="24"/>
          <w:szCs w:val="24"/>
          <w:lang w:val="en"/>
        </w:rPr>
        <w:t xml:space="preserve"> With a promise of prosperity and a better America Roosevelt started wi</w:t>
      </w:r>
      <w:r w:rsidR="000C757D">
        <w:rPr>
          <w:rFonts w:ascii="Times New Roman" w:hAnsi="Times New Roman" w:cs="Times New Roman"/>
          <w:sz w:val="24"/>
          <w:szCs w:val="24"/>
          <w:lang w:val="en"/>
        </w:rPr>
        <w:t>th</w:t>
      </w:r>
      <w:r w:rsidR="007747DE">
        <w:rPr>
          <w:rFonts w:ascii="Times New Roman" w:hAnsi="Times New Roman" w:cs="Times New Roman"/>
          <w:sz w:val="24"/>
          <w:szCs w:val="24"/>
          <w:lang w:val="en"/>
        </w:rPr>
        <w:t xml:space="preserve"> a lot of public support. The Wall Street crash of 1929 will forever cast of a dark shadow over Americas history. The country dramatically went from its highest position economically to its lowest. From a period of prosperity and unimaginable amounts of social transformation the country began to perish. With over 25 percent of the population unemployed, over 14 billion dollars lost on what is now referred to as “Black Tuesday”, the damage was so extensive that people began taking their own lives. The president </w:t>
      </w:r>
      <w:r w:rsidR="006E6D23">
        <w:rPr>
          <w:rFonts w:ascii="Times New Roman" w:hAnsi="Times New Roman" w:cs="Times New Roman"/>
          <w:sz w:val="24"/>
          <w:szCs w:val="24"/>
          <w:lang w:val="en"/>
        </w:rPr>
        <w:t>during this time</w:t>
      </w:r>
      <w:r w:rsidR="007747DE">
        <w:rPr>
          <w:rFonts w:ascii="Times New Roman" w:hAnsi="Times New Roman" w:cs="Times New Roman"/>
          <w:sz w:val="24"/>
          <w:szCs w:val="24"/>
          <w:lang w:val="en"/>
        </w:rPr>
        <w:t xml:space="preserve"> Herbert Hoover is globally recognised as the man who did nothing to help America. It wasn’t until 1933 when Franklin D Roosevelt was elected as President and America began to see social, political and economic</w:t>
      </w:r>
      <w:r>
        <w:rPr>
          <w:rFonts w:ascii="Times New Roman" w:hAnsi="Times New Roman" w:cs="Times New Roman"/>
          <w:sz w:val="24"/>
          <w:szCs w:val="24"/>
          <w:lang w:val="en"/>
        </w:rPr>
        <w:t xml:space="preserve"> reformation.</w:t>
      </w:r>
    </w:p>
    <w:p w14:paraId="29979F6C" w14:textId="77777777" w:rsidR="007747DE" w:rsidRDefault="009E240A" w:rsidP="001770D7">
      <w:pPr>
        <w:pStyle w:val="NormalWeb"/>
        <w:spacing w:before="150" w:beforeAutospacing="0" w:after="150" w:afterAutospacing="0" w:line="360" w:lineRule="auto"/>
        <w:ind w:left="75" w:right="75"/>
        <w:textAlignment w:val="baseline"/>
      </w:pPr>
      <w:ins w:id="31" w:author="HAWKES Natasha [Narrogin Senior High School]" w:date="2019-04-08T07:59:00Z">
        <w:r>
          <w:rPr>
            <w:lang w:val="en"/>
          </w:rPr>
          <w:t xml:space="preserve">(Already mentioned this above) </w:t>
        </w:r>
      </w:ins>
      <w:del w:id="32" w:author="HAWKES Natasha [Narrogin Senior High School]" w:date="2019-04-08T07:59:00Z">
        <w:r w:rsidR="007747DE" w:rsidDel="009E240A">
          <w:rPr>
            <w:lang w:val="en"/>
          </w:rPr>
          <w:delText>On January the 4</w:delText>
        </w:r>
        <w:r w:rsidR="007747DE" w:rsidRPr="00761FA5" w:rsidDel="009E240A">
          <w:rPr>
            <w:vertAlign w:val="superscript"/>
            <w:lang w:val="en"/>
          </w:rPr>
          <w:delText>th</w:delText>
        </w:r>
        <w:r w:rsidR="007747DE" w:rsidDel="009E240A">
          <w:rPr>
            <w:lang w:val="en"/>
          </w:rPr>
          <w:delText xml:space="preserve"> 1933 America elected </w:delText>
        </w:r>
        <w:r w:rsidR="004F25A5" w:rsidDel="009E240A">
          <w:rPr>
            <w:lang w:val="en"/>
          </w:rPr>
          <w:delText>F</w:delText>
        </w:r>
        <w:r w:rsidR="007747DE" w:rsidDel="009E240A">
          <w:rPr>
            <w:lang w:val="en"/>
          </w:rPr>
          <w:delText>ranklin D Roosevelt into the role of presidency, in reflection it is evident</w:delText>
        </w:r>
        <w:r w:rsidR="004F25A5" w:rsidDel="009E240A">
          <w:rPr>
            <w:lang w:val="en"/>
          </w:rPr>
          <w:delText xml:space="preserve"> that America made the correct choice electing him</w:delText>
        </w:r>
        <w:r w:rsidR="007747DE" w:rsidDel="009E240A">
          <w:rPr>
            <w:lang w:val="en"/>
          </w:rPr>
          <w:delText xml:space="preserve">, and they continued to do so as he stayed president for four terms (12 years). </w:delText>
        </w:r>
      </w:del>
      <w:r w:rsidR="004F25A5">
        <w:rPr>
          <w:lang w:val="en"/>
        </w:rPr>
        <w:t xml:space="preserve">Following in </w:t>
      </w:r>
      <w:r w:rsidR="00B65E0D">
        <w:rPr>
          <w:lang w:val="en"/>
        </w:rPr>
        <w:t>the</w:t>
      </w:r>
      <w:r w:rsidR="004F25A5">
        <w:rPr>
          <w:lang w:val="en"/>
        </w:rPr>
        <w:t xml:space="preserve"> footsteps of Theodore Roosevelt, FDR </w:t>
      </w:r>
      <w:r w:rsidR="007747DE">
        <w:rPr>
          <w:lang w:val="en"/>
        </w:rPr>
        <w:t>desire</w:t>
      </w:r>
      <w:r w:rsidR="004F25A5">
        <w:rPr>
          <w:lang w:val="en"/>
        </w:rPr>
        <w:t>d</w:t>
      </w:r>
      <w:r w:rsidR="007747DE">
        <w:rPr>
          <w:lang w:val="en"/>
        </w:rPr>
        <w:t xml:space="preserve"> to achieve greatness for America, unfortunately for him upon his entry America was facing their most devastating time period. Within the first </w:t>
      </w:r>
      <w:r w:rsidR="004F25A5">
        <w:rPr>
          <w:lang w:val="en"/>
        </w:rPr>
        <w:t>one hundred</w:t>
      </w:r>
      <w:r w:rsidR="007747DE">
        <w:rPr>
          <w:lang w:val="en"/>
        </w:rPr>
        <w:t xml:space="preserve"> day</w:t>
      </w:r>
      <w:r w:rsidR="004F25A5">
        <w:rPr>
          <w:lang w:val="en"/>
        </w:rPr>
        <w:t>s</w:t>
      </w:r>
      <w:r w:rsidR="007747DE">
        <w:rPr>
          <w:lang w:val="en"/>
        </w:rPr>
        <w:t xml:space="preserve"> of his presidency he concocted a plan to steer America back to its original world dominant status. The nation was searching for relief. Almost immediately upon entry he began to contrivance his plans. </w:t>
      </w:r>
      <w:r w:rsidR="007747DE" w:rsidRPr="00761FA5">
        <w:t xml:space="preserve">The president called a special session of Congress on </w:t>
      </w:r>
      <w:r w:rsidR="007747DE" w:rsidRPr="00761FA5">
        <w:lastRenderedPageBreak/>
        <w:t xml:space="preserve">March 9 1933. Instantaneously he began to submit reform and recovery procedures for congressional validation. Virtually all </w:t>
      </w:r>
      <w:r w:rsidR="00B65E0D">
        <w:t xml:space="preserve">of </w:t>
      </w:r>
      <w:r w:rsidR="007747DE" w:rsidRPr="00761FA5">
        <w:t xml:space="preserve">the important bills he proposed were enacted by Congress. The 99-day (March 9-June 16) session came to be known as the "Hundred Days." </w:t>
      </w:r>
      <w:r w:rsidR="007747DE">
        <w:t>Where he was able to achieve essentially more progress than Hoover did the entirety of his presidency.</w:t>
      </w:r>
      <w:r w:rsidR="007747DE" w:rsidRPr="00761FA5">
        <w:t xml:space="preserve"> On March 12, 1933, Roosevelt broadcasted the first of 30 "fireside chats" over the radio to the American people. The opening topic was the </w:t>
      </w:r>
      <w:hyperlink r:id="rId10" w:history="1">
        <w:r w:rsidR="007747DE" w:rsidRPr="00761FA5">
          <w:rPr>
            <w:rStyle w:val="Hyperlink"/>
            <w:color w:val="auto"/>
            <w:u w:val="none"/>
          </w:rPr>
          <w:t>Bank Crisis</w:t>
        </w:r>
      </w:hyperlink>
      <w:r w:rsidR="007747DE" w:rsidRPr="00761FA5">
        <w:t xml:space="preserve">. Initially, he spoke on a variety of topics to inform Americans and urge them to support his agenda, and later, the </w:t>
      </w:r>
      <w:hyperlink r:id="rId11" w:history="1">
        <w:r w:rsidR="007747DE" w:rsidRPr="00761FA5">
          <w:rPr>
            <w:rStyle w:val="Hyperlink"/>
            <w:color w:val="auto"/>
            <w:u w:val="none"/>
          </w:rPr>
          <w:t>war</w:t>
        </w:r>
      </w:hyperlink>
      <w:r w:rsidR="007747DE" w:rsidRPr="00761FA5">
        <w:t xml:space="preserve"> effort. During Roosevelt`s first year as president, Congress passed laws to protect stock and bond investors. </w:t>
      </w:r>
      <w:r w:rsidR="007747DE">
        <w:t xml:space="preserve">The citizens had no other choice then to trust him, so he rapidly rallied the support of the nation. Within the “New Deal” 47 programs were launched in the attempt to provide respite. </w:t>
      </w:r>
      <w:r w:rsidR="00D23C00">
        <w:t>With a capitalistic approach in a democratic society it led to a greater openness in cr</w:t>
      </w:r>
      <w:r w:rsidR="00B65E0D">
        <w:t>e</w:t>
      </w:r>
      <w:r w:rsidR="00D23C00">
        <w:t xml:space="preserve">ating a more significant reform. Roosevelt was able to envision America as a stable </w:t>
      </w:r>
      <w:r w:rsidR="001C225F">
        <w:t>forward-thinking</w:t>
      </w:r>
      <w:r w:rsidR="00D23C00">
        <w:t xml:space="preserve"> society, and through his fireside chats, where he would address the whole nation, he was able to include them in his visions</w:t>
      </w:r>
      <w:r w:rsidR="00460FBA">
        <w:t xml:space="preserve">. If you were wealthy </w:t>
      </w:r>
      <w:r w:rsidR="00B65E0D">
        <w:t>it’s</w:t>
      </w:r>
      <w:r w:rsidR="00460FBA">
        <w:t xml:space="preserve"> clear that you’d live life in lavish and support </w:t>
      </w:r>
      <w:r w:rsidR="00B65E0D">
        <w:t xml:space="preserve">a </w:t>
      </w:r>
      <w:r w:rsidR="00331B5E">
        <w:t>capitalistic</w:t>
      </w:r>
      <w:r w:rsidR="00460FBA">
        <w:t xml:space="preserve"> system. Roosevelt had a private education, </w:t>
      </w:r>
      <w:r w:rsidR="0041417E">
        <w:t xml:space="preserve">and a wealthy </w:t>
      </w:r>
      <w:r w:rsidR="004F55D4">
        <w:t>upbringing</w:t>
      </w:r>
      <w:r w:rsidR="0041417E">
        <w:t xml:space="preserve">, </w:t>
      </w:r>
      <w:r w:rsidR="004F55D4">
        <w:t>it’s</w:t>
      </w:r>
      <w:r w:rsidR="0041417E">
        <w:t xml:space="preserve"> </w:t>
      </w:r>
      <w:r w:rsidR="00331B5E">
        <w:t>palpable</w:t>
      </w:r>
      <w:r w:rsidR="0041417E">
        <w:t xml:space="preserve"> his family was rich and </w:t>
      </w:r>
      <w:r w:rsidR="004F55D4">
        <w:t>received</w:t>
      </w:r>
      <w:r w:rsidR="0041417E">
        <w:t xml:space="preserve"> the better end of a </w:t>
      </w:r>
      <w:r w:rsidR="004F55D4">
        <w:t>capitalistic</w:t>
      </w:r>
      <w:r w:rsidR="0041417E">
        <w:t xml:space="preserve"> approach </w:t>
      </w:r>
      <w:ins w:id="33" w:author="HAWKES Natasha [Narrogin Senior High School]" w:date="2019-04-08T08:00:00Z">
        <w:r>
          <w:t>to economic matters (clarify, be specific)</w:t>
        </w:r>
      </w:ins>
      <w:del w:id="34" w:author="HAWKES Natasha [Narrogin Senior High School]" w:date="2019-04-08T08:00:00Z">
        <w:r w:rsidR="0041417E" w:rsidDel="009E240A">
          <w:delText>of running things</w:delText>
        </w:r>
      </w:del>
      <w:r w:rsidR="0041417E">
        <w:t>. T</w:t>
      </w:r>
      <w:r w:rsidR="00460FBA">
        <w:t>his arguabl</w:t>
      </w:r>
      <w:r w:rsidR="00331B5E">
        <w:t>y</w:t>
      </w:r>
      <w:r w:rsidR="00460FBA">
        <w:t xml:space="preserve"> effected his perception of The Great Depression and influenced </w:t>
      </w:r>
      <w:r w:rsidR="004F55D4">
        <w:t>his actions. His economic status</w:t>
      </w:r>
      <w:r w:rsidR="00331B5E">
        <w:t xml:space="preserve"> and family background</w:t>
      </w:r>
      <w:r w:rsidR="004F55D4">
        <w:t xml:space="preserve"> </w:t>
      </w:r>
      <w:r w:rsidR="000E4258">
        <w:t>were</w:t>
      </w:r>
      <w:r w:rsidR="004F55D4">
        <w:t xml:space="preserve"> </w:t>
      </w:r>
      <w:r w:rsidR="00331B5E">
        <w:t xml:space="preserve">a contributing </w:t>
      </w:r>
      <w:r w:rsidR="004F55D4">
        <w:t>factor to the way he ran the country.</w:t>
      </w:r>
      <w:ins w:id="35" w:author="HAWKES Natasha [Narrogin Senior High School]" w:date="2019-04-08T08:00:00Z">
        <w:r>
          <w:t xml:space="preserve"> How? How did he </w:t>
        </w:r>
      </w:ins>
      <w:ins w:id="36" w:author="HAWKES Natasha [Narrogin Senior High School]" w:date="2019-04-08T08:01:00Z">
        <w:r>
          <w:t xml:space="preserve">‘run the country’? </w:t>
        </w:r>
        <w:r w:rsidR="00070996">
          <w:t>He did come from a wealthy family, however, he believed in social welfare which a lot of wealthy people opposed.</w:t>
        </w:r>
      </w:ins>
    </w:p>
    <w:p w14:paraId="38CBCD7F" w14:textId="77777777" w:rsidR="007747DE" w:rsidRPr="00BB6DF9" w:rsidRDefault="00331B5E" w:rsidP="001770D7">
      <w:pPr>
        <w:pStyle w:val="NormalWeb"/>
        <w:spacing w:before="150" w:beforeAutospacing="0" w:after="150" w:afterAutospacing="0" w:line="360" w:lineRule="auto"/>
        <w:ind w:left="75" w:right="75"/>
        <w:textAlignment w:val="baseline"/>
      </w:pPr>
      <w:r>
        <w:t>FDR took immediate action in a</w:t>
      </w:r>
      <w:r w:rsidR="000E4258">
        <w:t xml:space="preserve">n attempt to revive the economy. </w:t>
      </w:r>
      <w:r w:rsidR="007747DE">
        <w:t>The first act that was passed through congress was the Emergency Banking Act</w:t>
      </w:r>
      <w:r w:rsidR="000E4258">
        <w:t>.</w:t>
      </w:r>
      <w:r w:rsidR="007747DE">
        <w:t xml:space="preserve"> </w:t>
      </w:r>
      <w:r w:rsidR="000E4258">
        <w:t>D</w:t>
      </w:r>
      <w:r w:rsidR="007747DE">
        <w:t>ue to a special session at congress this act was passed rapidly in seven and half hours. This act enabled FDR to immediately shut down all the banks, and on March 9</w:t>
      </w:r>
      <w:r w:rsidR="007747DE" w:rsidRPr="00902833">
        <w:rPr>
          <w:vertAlign w:val="superscript"/>
        </w:rPr>
        <w:t>th</w:t>
      </w:r>
      <w:r w:rsidR="007747DE">
        <w:t xml:space="preserve"> 1933 this act was </w:t>
      </w:r>
      <w:r w:rsidR="007747DE">
        <w:rPr>
          <w:lang w:val="en"/>
        </w:rPr>
        <w:t>inaugurated</w:t>
      </w:r>
      <w:r w:rsidR="007747DE">
        <w:t xml:space="preserve">. With four major waves of bank failure nationwide, there were many people uneasy about entrusting banks, this policy allowed Roosevelt to close banks temporarily until examination, they had to be deemed financially stable before reopening. Over </w:t>
      </w:r>
      <w:r w:rsidR="000E4258">
        <w:t>ten</w:t>
      </w:r>
      <w:r w:rsidR="007747DE">
        <w:t xml:space="preserve"> thousand banks were shut down and within the next </w:t>
      </w:r>
      <w:r w:rsidR="000E4258">
        <w:t>three</w:t>
      </w:r>
      <w:r w:rsidR="007747DE">
        <w:t xml:space="preserve"> days approximately </w:t>
      </w:r>
      <w:r w:rsidR="000E4258">
        <w:t>five</w:t>
      </w:r>
      <w:r w:rsidR="007747DE">
        <w:t xml:space="preserve"> thousand banks re-opened. This act evidently </w:t>
      </w:r>
      <w:r w:rsidR="007747DE">
        <w:lastRenderedPageBreak/>
        <w:t>restored confidence in not only Wall Street but also the people. Roosevelt encouraged citizens to then restore their trust in the banks that has been approved as it would be safer than “keeping your savings under your mattress.” His decision to clos</w:t>
      </w:r>
      <w:r w:rsidR="000E4258">
        <w:t>e</w:t>
      </w:r>
      <w:r w:rsidR="007747DE">
        <w:t xml:space="preserve"> down all the banks had a significant impact on the restoration of</w:t>
      </w:r>
      <w:r w:rsidR="00D65F25">
        <w:t xml:space="preserve"> </w:t>
      </w:r>
      <w:r w:rsidR="007747DE">
        <w:t>America’s financial system. If this act didn’t get passed by congress the economy would have continued to rapidly decrease.</w:t>
      </w:r>
      <w:ins w:id="37" w:author="HAWKES Natasha [Narrogin Senior High School]" w:date="2019-04-08T08:01:00Z">
        <w:r w:rsidR="00070996">
          <w:t xml:space="preserve"> How was this significant in the future? </w:t>
        </w:r>
      </w:ins>
      <w:ins w:id="38" w:author="HAWKES Natasha [Narrogin Senior High School]" w:date="2019-04-08T08:02:00Z">
        <w:r w:rsidR="00070996">
          <w:t xml:space="preserve">Do banks now still need to prove they are capable and stable to be opened? </w:t>
        </w:r>
      </w:ins>
      <w:del w:id="39" w:author="HAWKES Natasha [Narrogin Senior High School]" w:date="2019-04-08T08:01:00Z">
        <w:r w:rsidR="009F0F37" w:rsidDel="00070996">
          <w:delText xml:space="preserve"> </w:delText>
        </w:r>
      </w:del>
    </w:p>
    <w:p w14:paraId="7D97641D" w14:textId="77777777" w:rsidR="007747DE" w:rsidRDefault="007747DE" w:rsidP="001770D7">
      <w:pPr>
        <w:spacing w:line="360" w:lineRule="auto"/>
        <w:rPr>
          <w:rFonts w:ascii="Times New Roman" w:hAnsi="Times New Roman" w:cs="Times New Roman"/>
          <w:sz w:val="24"/>
          <w:szCs w:val="24"/>
          <w:lang w:val="en"/>
        </w:rPr>
      </w:pPr>
      <w:r>
        <w:rPr>
          <w:rFonts w:ascii="Times New Roman" w:hAnsi="Times New Roman" w:cs="Times New Roman"/>
          <w:sz w:val="24"/>
          <w:szCs w:val="24"/>
          <w:lang w:val="en"/>
        </w:rPr>
        <w:t xml:space="preserve">The </w:t>
      </w:r>
      <w:r w:rsidR="000E4258">
        <w:rPr>
          <w:rFonts w:ascii="Times New Roman" w:hAnsi="Times New Roman" w:cs="Times New Roman"/>
          <w:sz w:val="24"/>
          <w:szCs w:val="24"/>
          <w:lang w:val="en"/>
        </w:rPr>
        <w:t>N</w:t>
      </w:r>
      <w:r>
        <w:rPr>
          <w:rFonts w:ascii="Times New Roman" w:hAnsi="Times New Roman" w:cs="Times New Roman"/>
          <w:sz w:val="24"/>
          <w:szCs w:val="24"/>
          <w:lang w:val="en"/>
        </w:rPr>
        <w:t xml:space="preserve">ational </w:t>
      </w:r>
      <w:r w:rsidR="000E4258">
        <w:rPr>
          <w:rFonts w:ascii="Times New Roman" w:hAnsi="Times New Roman" w:cs="Times New Roman"/>
          <w:sz w:val="24"/>
          <w:szCs w:val="24"/>
          <w:lang w:val="en"/>
        </w:rPr>
        <w:t>I</w:t>
      </w:r>
      <w:r>
        <w:rPr>
          <w:rFonts w:ascii="Times New Roman" w:hAnsi="Times New Roman" w:cs="Times New Roman"/>
          <w:sz w:val="24"/>
          <w:szCs w:val="24"/>
          <w:lang w:val="en"/>
        </w:rPr>
        <w:t xml:space="preserve">ndustrial </w:t>
      </w:r>
      <w:r w:rsidR="000E4258">
        <w:rPr>
          <w:rFonts w:ascii="Times New Roman" w:hAnsi="Times New Roman" w:cs="Times New Roman"/>
          <w:sz w:val="24"/>
          <w:szCs w:val="24"/>
          <w:lang w:val="en"/>
        </w:rPr>
        <w:t>R</w:t>
      </w:r>
      <w:r>
        <w:rPr>
          <w:rFonts w:ascii="Times New Roman" w:hAnsi="Times New Roman" w:cs="Times New Roman"/>
          <w:sz w:val="24"/>
          <w:szCs w:val="24"/>
          <w:lang w:val="en"/>
        </w:rPr>
        <w:t xml:space="preserve">ecovery </w:t>
      </w:r>
      <w:r w:rsidR="000E4258">
        <w:rPr>
          <w:rFonts w:ascii="Times New Roman" w:hAnsi="Times New Roman" w:cs="Times New Roman"/>
          <w:sz w:val="24"/>
          <w:szCs w:val="24"/>
          <w:lang w:val="en"/>
        </w:rPr>
        <w:t>Ac</w:t>
      </w:r>
      <w:r>
        <w:rPr>
          <w:rFonts w:ascii="Times New Roman" w:hAnsi="Times New Roman" w:cs="Times New Roman"/>
          <w:sz w:val="24"/>
          <w:szCs w:val="24"/>
          <w:lang w:val="en"/>
        </w:rPr>
        <w:t xml:space="preserve">t of 1933 (NIRA) was passed by US congress and </w:t>
      </w:r>
      <w:r w:rsidRPr="001B6DC0">
        <w:rPr>
          <w:rFonts w:ascii="Times New Roman" w:hAnsi="Times New Roman" w:cs="Times New Roman"/>
          <w:sz w:val="24"/>
          <w:szCs w:val="24"/>
        </w:rPr>
        <w:t>authorised</w:t>
      </w:r>
      <w:r>
        <w:rPr>
          <w:rFonts w:ascii="Times New Roman" w:hAnsi="Times New Roman" w:cs="Times New Roman"/>
          <w:sz w:val="24"/>
          <w:szCs w:val="24"/>
          <w:lang w:val="en"/>
        </w:rPr>
        <w:t xml:space="preserve"> by Roosevelt as an attempt to regulate wages within the industries to stimulate economic recover</w:t>
      </w:r>
      <w:r w:rsidR="000E4258">
        <w:rPr>
          <w:rFonts w:ascii="Times New Roman" w:hAnsi="Times New Roman" w:cs="Times New Roman"/>
          <w:sz w:val="24"/>
          <w:szCs w:val="24"/>
          <w:lang w:val="en"/>
        </w:rPr>
        <w:t>y. Americas people referred to the various agencies created as the “alphabet agencies”.</w:t>
      </w:r>
      <w:r>
        <w:rPr>
          <w:rFonts w:ascii="Times New Roman" w:hAnsi="Times New Roman" w:cs="Times New Roman"/>
          <w:sz w:val="24"/>
          <w:szCs w:val="24"/>
          <w:lang w:val="en"/>
        </w:rPr>
        <w:t xml:space="preserve"> </w:t>
      </w:r>
      <w:r w:rsidR="000E4258">
        <w:rPr>
          <w:rFonts w:ascii="Times New Roman" w:hAnsi="Times New Roman" w:cs="Times New Roman"/>
          <w:sz w:val="24"/>
          <w:szCs w:val="24"/>
          <w:lang w:val="en"/>
        </w:rPr>
        <w:t>W</w:t>
      </w:r>
      <w:r>
        <w:rPr>
          <w:rFonts w:ascii="Times New Roman" w:hAnsi="Times New Roman" w:cs="Times New Roman"/>
          <w:sz w:val="24"/>
          <w:szCs w:val="24"/>
          <w:lang w:val="en"/>
        </w:rPr>
        <w:t xml:space="preserve">ithin the </w:t>
      </w:r>
      <w:r w:rsidR="000E4258">
        <w:rPr>
          <w:rFonts w:ascii="Times New Roman" w:hAnsi="Times New Roman" w:cs="Times New Roman"/>
          <w:sz w:val="24"/>
          <w:szCs w:val="24"/>
          <w:lang w:val="en"/>
        </w:rPr>
        <w:t>A</w:t>
      </w:r>
      <w:r>
        <w:rPr>
          <w:rFonts w:ascii="Times New Roman" w:hAnsi="Times New Roman" w:cs="Times New Roman"/>
          <w:sz w:val="24"/>
          <w:szCs w:val="24"/>
          <w:lang w:val="en"/>
        </w:rPr>
        <w:t>ct there were two titles both with different desired outcomes. “Title 1” stated protection of collective bargaining rights within the union, authorised promulgation of industries codes, industrial recovery, guaranteed trade union rights and permitted the regulations of working standards, whereas “Title 2” established the Public Works Administration, this delineated projects and funding opportunities. This act had a significant impact on the stabilisation of the economy</w:t>
      </w:r>
      <w:r w:rsidR="00C1212E">
        <w:rPr>
          <w:rFonts w:ascii="Times New Roman" w:hAnsi="Times New Roman" w:cs="Times New Roman"/>
          <w:sz w:val="24"/>
          <w:szCs w:val="24"/>
          <w:lang w:val="en"/>
        </w:rPr>
        <w:t xml:space="preserve"> as it injected money back into the economy and assisted in stabilising families. I</w:t>
      </w:r>
      <w:r>
        <w:rPr>
          <w:rFonts w:ascii="Times New Roman" w:hAnsi="Times New Roman" w:cs="Times New Roman"/>
          <w:sz w:val="24"/>
          <w:szCs w:val="24"/>
          <w:lang w:val="en"/>
        </w:rPr>
        <w:t>f Roosevelt didn’t begin to regulate wages and support union rights, the consequences would have been detrimental. Without Roosevelts constant motivation it is obvious that within the union and working class their rights would be nonexistent and a continuous exploitation and marginalisation would have continued, leading the US into a further down spiral.</w:t>
      </w:r>
    </w:p>
    <w:p w14:paraId="33E8AAB7" w14:textId="77777777" w:rsidR="007747DE" w:rsidRDefault="007747DE" w:rsidP="001770D7">
      <w:pPr>
        <w:spacing w:line="360" w:lineRule="auto"/>
        <w:rPr>
          <w:rFonts w:ascii="Times New Roman" w:hAnsi="Times New Roman" w:cs="Times New Roman"/>
          <w:sz w:val="24"/>
          <w:szCs w:val="24"/>
          <w:lang w:val="en"/>
        </w:rPr>
      </w:pPr>
      <w:r>
        <w:rPr>
          <w:rFonts w:ascii="Times New Roman" w:hAnsi="Times New Roman" w:cs="Times New Roman"/>
          <w:sz w:val="24"/>
          <w:szCs w:val="24"/>
          <w:lang w:val="en"/>
        </w:rPr>
        <w:t xml:space="preserve">During this time period unemployment rates </w:t>
      </w:r>
      <w:r w:rsidR="00C1212E">
        <w:rPr>
          <w:rFonts w:ascii="Times New Roman" w:hAnsi="Times New Roman" w:cs="Times New Roman"/>
          <w:sz w:val="24"/>
          <w:szCs w:val="24"/>
          <w:lang w:val="en"/>
        </w:rPr>
        <w:t>peaked</w:t>
      </w:r>
      <w:r>
        <w:rPr>
          <w:rFonts w:ascii="Times New Roman" w:hAnsi="Times New Roman" w:cs="Times New Roman"/>
          <w:sz w:val="24"/>
          <w:szCs w:val="24"/>
          <w:lang w:val="en"/>
        </w:rPr>
        <w:t xml:space="preserve">, in some states up to 90% of people where left unemployed. In 1934 Roosevelt took action to end that. The Works Progress Administration (WPA), </w:t>
      </w:r>
      <w:r w:rsidR="00C1212E">
        <w:rPr>
          <w:rFonts w:ascii="Times New Roman" w:hAnsi="Times New Roman" w:cs="Times New Roman"/>
          <w:sz w:val="24"/>
          <w:szCs w:val="24"/>
          <w:lang w:val="en"/>
        </w:rPr>
        <w:t>was created and</w:t>
      </w:r>
      <w:r>
        <w:rPr>
          <w:rFonts w:ascii="Times New Roman" w:hAnsi="Times New Roman" w:cs="Times New Roman"/>
          <w:sz w:val="24"/>
          <w:szCs w:val="24"/>
          <w:lang w:val="en"/>
        </w:rPr>
        <w:t xml:space="preserve"> employed men and women to carry out public projects. The employees were generally unskilled but in desperate need of work.  This project employed workers to construct </w:t>
      </w:r>
      <w:r w:rsidR="00C1212E">
        <w:rPr>
          <w:rFonts w:ascii="Times New Roman" w:hAnsi="Times New Roman" w:cs="Times New Roman"/>
          <w:sz w:val="24"/>
          <w:szCs w:val="24"/>
          <w:lang w:val="en"/>
        </w:rPr>
        <w:t>public works</w:t>
      </w:r>
      <w:r>
        <w:rPr>
          <w:rFonts w:ascii="Times New Roman" w:hAnsi="Times New Roman" w:cs="Times New Roman"/>
          <w:sz w:val="24"/>
          <w:szCs w:val="24"/>
          <w:lang w:val="en"/>
        </w:rPr>
        <w:t xml:space="preserve"> such as; buildings, parks, bridges and roads. As well as benefitt</w:t>
      </w:r>
      <w:r w:rsidR="00C1212E">
        <w:rPr>
          <w:rFonts w:ascii="Times New Roman" w:hAnsi="Times New Roman" w:cs="Times New Roman"/>
          <w:sz w:val="24"/>
          <w:szCs w:val="24"/>
          <w:lang w:val="en"/>
        </w:rPr>
        <w:t>ing</w:t>
      </w:r>
      <w:r>
        <w:rPr>
          <w:rFonts w:ascii="Times New Roman" w:hAnsi="Times New Roman" w:cs="Times New Roman"/>
          <w:sz w:val="24"/>
          <w:szCs w:val="24"/>
          <w:lang w:val="en"/>
        </w:rPr>
        <w:t xml:space="preserve"> the community with their new facilities it also untied the community and provided hope for all. Roosevelt did not only want to restore Americas status, but he was also extremely motivated to incessantly build and grow </w:t>
      </w:r>
      <w:r w:rsidR="00C1212E">
        <w:rPr>
          <w:rFonts w:ascii="Times New Roman" w:hAnsi="Times New Roman" w:cs="Times New Roman"/>
          <w:sz w:val="24"/>
          <w:szCs w:val="24"/>
          <w:lang w:val="en"/>
        </w:rPr>
        <w:t>the US</w:t>
      </w:r>
      <w:r>
        <w:rPr>
          <w:rFonts w:ascii="Times New Roman" w:hAnsi="Times New Roman" w:cs="Times New Roman"/>
          <w:sz w:val="24"/>
          <w:szCs w:val="24"/>
          <w:lang w:val="en"/>
        </w:rPr>
        <w:t xml:space="preserve"> as a nation. This program employed millions of people enabling them to have sufficient funds, enough to support themselves and </w:t>
      </w:r>
      <w:r>
        <w:rPr>
          <w:rFonts w:ascii="Times New Roman" w:hAnsi="Times New Roman" w:cs="Times New Roman"/>
          <w:sz w:val="24"/>
          <w:szCs w:val="24"/>
          <w:lang w:val="en"/>
        </w:rPr>
        <w:lastRenderedPageBreak/>
        <w:t>their families</w:t>
      </w:r>
      <w:r w:rsidR="00C1212E">
        <w:rPr>
          <w:rFonts w:ascii="Times New Roman" w:hAnsi="Times New Roman" w:cs="Times New Roman"/>
          <w:sz w:val="24"/>
          <w:szCs w:val="24"/>
          <w:lang w:val="en"/>
        </w:rPr>
        <w:t xml:space="preserve"> and thus, stimulating the economy</w:t>
      </w:r>
      <w:r>
        <w:rPr>
          <w:rFonts w:ascii="Times New Roman" w:hAnsi="Times New Roman" w:cs="Times New Roman"/>
          <w:sz w:val="24"/>
          <w:szCs w:val="24"/>
          <w:lang w:val="en"/>
        </w:rPr>
        <w:t>. This program began to excel in 1939 when it supplied jobs to over 3 million, and in further years (1943) a total of 8.5 million were employed through this agency having a significant impact on the social</w:t>
      </w:r>
      <w:r w:rsidR="00B26E2B">
        <w:rPr>
          <w:rFonts w:ascii="Times New Roman" w:hAnsi="Times New Roman" w:cs="Times New Roman"/>
          <w:sz w:val="24"/>
          <w:szCs w:val="24"/>
          <w:lang w:val="en"/>
        </w:rPr>
        <w:t xml:space="preserve"> </w:t>
      </w:r>
      <w:r w:rsidR="00F04476">
        <w:rPr>
          <w:rFonts w:ascii="Times New Roman" w:hAnsi="Times New Roman" w:cs="Times New Roman"/>
          <w:sz w:val="24"/>
          <w:szCs w:val="24"/>
          <w:lang w:val="en"/>
        </w:rPr>
        <w:t>restoration</w:t>
      </w:r>
      <w:r w:rsidR="00B26E2B">
        <w:rPr>
          <w:rFonts w:ascii="Times New Roman" w:hAnsi="Times New Roman" w:cs="Times New Roman"/>
          <w:sz w:val="24"/>
          <w:szCs w:val="24"/>
          <w:lang w:val="en"/>
        </w:rPr>
        <w:t xml:space="preserve"> of</w:t>
      </w:r>
      <w:r>
        <w:rPr>
          <w:rFonts w:ascii="Times New Roman" w:hAnsi="Times New Roman" w:cs="Times New Roman"/>
          <w:sz w:val="24"/>
          <w:szCs w:val="24"/>
          <w:lang w:val="en"/>
        </w:rPr>
        <w:t xml:space="preserve"> and economic prosperity </w:t>
      </w:r>
      <w:r w:rsidR="00F04476">
        <w:rPr>
          <w:rFonts w:ascii="Times New Roman" w:hAnsi="Times New Roman" w:cs="Times New Roman"/>
          <w:sz w:val="24"/>
          <w:szCs w:val="24"/>
          <w:lang w:val="en"/>
        </w:rPr>
        <w:t>in America</w:t>
      </w:r>
      <w:r>
        <w:rPr>
          <w:rFonts w:ascii="Times New Roman" w:hAnsi="Times New Roman" w:cs="Times New Roman"/>
          <w:sz w:val="24"/>
          <w:szCs w:val="24"/>
          <w:lang w:val="en"/>
        </w:rPr>
        <w:t>. Roosevelt was determined to restore trust in the people of America, by supporting them in located jobs he was supplying them with the resources that are necessary to living, without this program many would have faced extre</w:t>
      </w:r>
      <w:r w:rsidR="00F04476">
        <w:rPr>
          <w:rFonts w:ascii="Times New Roman" w:hAnsi="Times New Roman" w:cs="Times New Roman"/>
          <w:sz w:val="24"/>
          <w:szCs w:val="24"/>
          <w:lang w:val="en"/>
        </w:rPr>
        <w:t>amly</w:t>
      </w:r>
      <w:r>
        <w:rPr>
          <w:rFonts w:ascii="Times New Roman" w:hAnsi="Times New Roman" w:cs="Times New Roman"/>
          <w:sz w:val="24"/>
          <w:szCs w:val="24"/>
          <w:lang w:val="en"/>
        </w:rPr>
        <w:t xml:space="preserve"> harsh conditions and many cases would have likely resulted in </w:t>
      </w:r>
      <w:r w:rsidR="00F04476">
        <w:rPr>
          <w:rFonts w:ascii="Times New Roman" w:hAnsi="Times New Roman" w:cs="Times New Roman"/>
          <w:sz w:val="24"/>
          <w:szCs w:val="24"/>
          <w:lang w:val="en"/>
        </w:rPr>
        <w:t>death. Without</w:t>
      </w:r>
      <w:r>
        <w:rPr>
          <w:rFonts w:ascii="Times New Roman" w:hAnsi="Times New Roman" w:cs="Times New Roman"/>
          <w:sz w:val="24"/>
          <w:szCs w:val="24"/>
          <w:lang w:val="en"/>
        </w:rPr>
        <w:t xml:space="preserve"> employment individuals lack the funds that are essential to living. Without Roosevelts contribution to the creation of this program, the US would never have never recovered from </w:t>
      </w:r>
      <w:r w:rsidR="00F04476">
        <w:rPr>
          <w:rFonts w:ascii="Times New Roman" w:hAnsi="Times New Roman" w:cs="Times New Roman"/>
          <w:sz w:val="24"/>
          <w:szCs w:val="24"/>
          <w:lang w:val="en"/>
        </w:rPr>
        <w:t>the economic depression.</w:t>
      </w:r>
    </w:p>
    <w:p w14:paraId="7FEA03D2" w14:textId="77777777" w:rsidR="007747DE" w:rsidRDefault="007747DE" w:rsidP="001770D7">
      <w:pPr>
        <w:spacing w:line="360" w:lineRule="auto"/>
        <w:rPr>
          <w:rFonts w:ascii="Times New Roman" w:hAnsi="Times New Roman" w:cs="Times New Roman"/>
          <w:sz w:val="24"/>
          <w:szCs w:val="24"/>
          <w:lang w:val="en"/>
        </w:rPr>
      </w:pPr>
      <w:r>
        <w:rPr>
          <w:rFonts w:ascii="Times New Roman" w:hAnsi="Times New Roman" w:cs="Times New Roman"/>
          <w:sz w:val="24"/>
          <w:szCs w:val="24"/>
          <w:lang w:val="en"/>
        </w:rPr>
        <w:t xml:space="preserve">Although Americas economic improvements were apparent, the US was still suffering. Upon Roosevelts second term as President he was under pressure to deliberate new ways to help America. Programs from the original </w:t>
      </w:r>
      <w:r w:rsidR="00F04476">
        <w:rPr>
          <w:rFonts w:ascii="Times New Roman" w:hAnsi="Times New Roman" w:cs="Times New Roman"/>
          <w:sz w:val="24"/>
          <w:szCs w:val="24"/>
          <w:lang w:val="en"/>
        </w:rPr>
        <w:t>New D</w:t>
      </w:r>
      <w:r>
        <w:rPr>
          <w:rFonts w:ascii="Times New Roman" w:hAnsi="Times New Roman" w:cs="Times New Roman"/>
          <w:sz w:val="24"/>
          <w:szCs w:val="24"/>
          <w:lang w:val="en"/>
        </w:rPr>
        <w:t>eal were still in motion but in 1935 The Second New Deal</w:t>
      </w:r>
      <w:r w:rsidR="00F04476">
        <w:rPr>
          <w:rFonts w:ascii="Times New Roman" w:hAnsi="Times New Roman" w:cs="Times New Roman"/>
          <w:sz w:val="24"/>
          <w:szCs w:val="24"/>
          <w:lang w:val="en"/>
        </w:rPr>
        <w:t xml:space="preserve"> activated</w:t>
      </w:r>
      <w:r>
        <w:rPr>
          <w:rFonts w:ascii="Times New Roman" w:hAnsi="Times New Roman" w:cs="Times New Roman"/>
          <w:sz w:val="24"/>
          <w:szCs w:val="24"/>
          <w:lang w:val="en"/>
        </w:rPr>
        <w:t xml:space="preserve">. This deal had a more aggressive approach to solving Americas problems. With the introduction of social security, an updated WPA program and the </w:t>
      </w:r>
      <w:r w:rsidR="007C1876">
        <w:rPr>
          <w:rFonts w:ascii="Times New Roman" w:hAnsi="Times New Roman" w:cs="Times New Roman"/>
          <w:sz w:val="24"/>
          <w:szCs w:val="24"/>
          <w:lang w:val="en"/>
        </w:rPr>
        <w:t>W</w:t>
      </w:r>
      <w:r>
        <w:rPr>
          <w:rFonts w:ascii="Times New Roman" w:hAnsi="Times New Roman" w:cs="Times New Roman"/>
          <w:sz w:val="24"/>
          <w:szCs w:val="24"/>
          <w:lang w:val="en"/>
        </w:rPr>
        <w:t xml:space="preserve">anger act. It was clear that the Americans still needed federal assistance, so the second new deal was a way to support the people and continually work on reform. The Social Security Act ensured that everyone had a retiree pension, which was funded by a double tax on the workers pay checks. The act also assisted those unbale to secure work. The Social Security act had the most </w:t>
      </w:r>
      <w:r w:rsidR="007C1876">
        <w:rPr>
          <w:rFonts w:ascii="Times New Roman" w:hAnsi="Times New Roman" w:cs="Times New Roman"/>
          <w:sz w:val="24"/>
          <w:szCs w:val="24"/>
          <w:lang w:val="en"/>
        </w:rPr>
        <w:t>significant</w:t>
      </w:r>
      <w:r>
        <w:rPr>
          <w:rFonts w:ascii="Times New Roman" w:hAnsi="Times New Roman" w:cs="Times New Roman"/>
          <w:sz w:val="24"/>
          <w:szCs w:val="24"/>
          <w:lang w:val="en"/>
        </w:rPr>
        <w:t xml:space="preserve"> impact on the Great Depression as it altered the way Americans thought about retirement. Another significant aspect of The Second New Deal implemented by Roosevelt was the ongoing assistance to farmers. Essentially, farmers were either being paid to plant and sell commercial crops, plants crop that were soil enriching or paid to abstain from planting anything giving the soil a chance to regain nutrients. The acts that enabled farmers to receive this assistance were; Soil Conservation Act, Domestic Allotment Act and the Second Agricultural Adjustment. These, plus many more acts contributed to the rebirth of America</w:t>
      </w:r>
      <w:r w:rsidR="007C1876">
        <w:rPr>
          <w:rFonts w:ascii="Times New Roman" w:hAnsi="Times New Roman" w:cs="Times New Roman"/>
          <w:sz w:val="24"/>
          <w:szCs w:val="24"/>
          <w:lang w:val="en"/>
        </w:rPr>
        <w:t>. I</w:t>
      </w:r>
      <w:r>
        <w:rPr>
          <w:rFonts w:ascii="Times New Roman" w:hAnsi="Times New Roman" w:cs="Times New Roman"/>
          <w:sz w:val="24"/>
          <w:szCs w:val="24"/>
          <w:lang w:val="en"/>
        </w:rPr>
        <w:t xml:space="preserve">f Roosevelt had not introduced these acts it is clear that America would have continued a life of high stress and they would be unable to be leaders in the growth and distribution of many </w:t>
      </w:r>
      <w:r>
        <w:rPr>
          <w:rFonts w:ascii="Times New Roman" w:hAnsi="Times New Roman" w:cs="Times New Roman"/>
          <w:sz w:val="24"/>
          <w:szCs w:val="24"/>
          <w:lang w:val="en"/>
        </w:rPr>
        <w:lastRenderedPageBreak/>
        <w:t xml:space="preserve">crops to date, the US would have </w:t>
      </w:r>
      <w:r w:rsidR="007C1876">
        <w:rPr>
          <w:rFonts w:ascii="Times New Roman" w:hAnsi="Times New Roman" w:cs="Times New Roman"/>
          <w:sz w:val="24"/>
          <w:szCs w:val="24"/>
          <w:lang w:val="en"/>
        </w:rPr>
        <w:t>continued</w:t>
      </w:r>
      <w:r>
        <w:rPr>
          <w:rFonts w:ascii="Times New Roman" w:hAnsi="Times New Roman" w:cs="Times New Roman"/>
          <w:sz w:val="24"/>
          <w:szCs w:val="24"/>
          <w:lang w:val="en"/>
        </w:rPr>
        <w:t xml:space="preserve"> into recession without Roosevelts guidance and </w:t>
      </w:r>
      <w:r w:rsidR="007C1876">
        <w:rPr>
          <w:rFonts w:ascii="Times New Roman" w:hAnsi="Times New Roman" w:cs="Times New Roman"/>
          <w:sz w:val="24"/>
          <w:szCs w:val="24"/>
          <w:lang w:val="en"/>
        </w:rPr>
        <w:t>influence</w:t>
      </w:r>
      <w:r>
        <w:rPr>
          <w:rFonts w:ascii="Times New Roman" w:hAnsi="Times New Roman" w:cs="Times New Roman"/>
          <w:sz w:val="24"/>
          <w:szCs w:val="24"/>
          <w:lang w:val="en"/>
        </w:rPr>
        <w:t>.</w:t>
      </w:r>
      <w:ins w:id="40" w:author="HAWKES Natasha [Narrogin Senior High School]" w:date="2019-04-08T08:11:00Z">
        <w:r w:rsidR="00E93DB0">
          <w:rPr>
            <w:rFonts w:ascii="Times New Roman" w:hAnsi="Times New Roman" w:cs="Times New Roman"/>
            <w:sz w:val="24"/>
            <w:szCs w:val="24"/>
            <w:lang w:val="en"/>
          </w:rPr>
          <w:t xml:space="preserve"> Could discuss opposition to Roosevelt during this time. Many wealthy people opposed the New Deals as they had to pay more tax to pay for the changes. </w:t>
        </w:r>
      </w:ins>
      <w:bookmarkStart w:id="41" w:name="_GoBack"/>
      <w:bookmarkEnd w:id="41"/>
    </w:p>
    <w:p w14:paraId="4FA18B38" w14:textId="77777777" w:rsidR="0077374E" w:rsidRDefault="007747DE" w:rsidP="001770D7">
      <w:pPr>
        <w:spacing w:line="360" w:lineRule="auto"/>
        <w:rPr>
          <w:rFonts w:ascii="Times New Roman" w:hAnsi="Times New Roman" w:cs="Times New Roman"/>
          <w:sz w:val="24"/>
          <w:szCs w:val="24"/>
          <w:lang w:val="en"/>
        </w:rPr>
      </w:pPr>
      <w:r>
        <w:rPr>
          <w:rFonts w:ascii="Times New Roman" w:hAnsi="Times New Roman" w:cs="Times New Roman"/>
          <w:sz w:val="24"/>
          <w:szCs w:val="24"/>
          <w:lang w:val="en"/>
        </w:rPr>
        <w:t xml:space="preserve">Historically </w:t>
      </w:r>
      <w:r w:rsidR="007C1876">
        <w:rPr>
          <w:rFonts w:ascii="Times New Roman" w:hAnsi="Times New Roman" w:cs="Times New Roman"/>
          <w:sz w:val="24"/>
          <w:szCs w:val="24"/>
          <w:lang w:val="en"/>
        </w:rPr>
        <w:t>W</w:t>
      </w:r>
      <w:r>
        <w:rPr>
          <w:rFonts w:ascii="Times New Roman" w:hAnsi="Times New Roman" w:cs="Times New Roman"/>
          <w:sz w:val="24"/>
          <w:szCs w:val="24"/>
          <w:lang w:val="en"/>
        </w:rPr>
        <w:t xml:space="preserve">orld </w:t>
      </w:r>
      <w:r w:rsidR="007C1876">
        <w:rPr>
          <w:rFonts w:ascii="Times New Roman" w:hAnsi="Times New Roman" w:cs="Times New Roman"/>
          <w:sz w:val="24"/>
          <w:szCs w:val="24"/>
          <w:lang w:val="en"/>
        </w:rPr>
        <w:t>W</w:t>
      </w:r>
      <w:r>
        <w:rPr>
          <w:rFonts w:ascii="Times New Roman" w:hAnsi="Times New Roman" w:cs="Times New Roman"/>
          <w:sz w:val="24"/>
          <w:szCs w:val="24"/>
          <w:lang w:val="en"/>
        </w:rPr>
        <w:t xml:space="preserve">ar </w:t>
      </w:r>
      <w:r w:rsidR="007C1876">
        <w:rPr>
          <w:rFonts w:ascii="Times New Roman" w:hAnsi="Times New Roman" w:cs="Times New Roman"/>
          <w:sz w:val="24"/>
          <w:szCs w:val="24"/>
          <w:lang w:val="en"/>
        </w:rPr>
        <w:t>T</w:t>
      </w:r>
      <w:r>
        <w:rPr>
          <w:rFonts w:ascii="Times New Roman" w:hAnsi="Times New Roman" w:cs="Times New Roman"/>
          <w:sz w:val="24"/>
          <w:szCs w:val="24"/>
          <w:lang w:val="en"/>
        </w:rPr>
        <w:t xml:space="preserve">wo resulted in over 85 million civilian and military casualties, ultimately having detrimental impacts, socially, economically and politically on civilisation globally. Despite the ramifications and negative impacts, the war had globally, it can be recognised as the </w:t>
      </w:r>
      <w:r w:rsidR="00661D4A">
        <w:rPr>
          <w:rFonts w:ascii="Times New Roman" w:hAnsi="Times New Roman" w:cs="Times New Roman"/>
          <w:sz w:val="24"/>
          <w:szCs w:val="24"/>
          <w:lang w:val="en"/>
        </w:rPr>
        <w:t xml:space="preserve">main cause of the </w:t>
      </w:r>
      <w:r>
        <w:rPr>
          <w:rFonts w:ascii="Times New Roman" w:hAnsi="Times New Roman" w:cs="Times New Roman"/>
          <w:sz w:val="24"/>
          <w:szCs w:val="24"/>
          <w:lang w:val="en"/>
        </w:rPr>
        <w:t xml:space="preserve">end of America’s </w:t>
      </w:r>
      <w:ins w:id="42" w:author="HAWKES Natasha [Narrogin Senior High School]" w:date="2019-04-08T08:06:00Z">
        <w:r w:rsidR="00070996">
          <w:rPr>
            <w:rFonts w:ascii="Times New Roman" w:hAnsi="Times New Roman" w:cs="Times New Roman"/>
            <w:sz w:val="24"/>
            <w:szCs w:val="24"/>
            <w:lang w:val="en"/>
          </w:rPr>
          <w:t>G</w:t>
        </w:r>
      </w:ins>
      <w:del w:id="43" w:author="HAWKES Natasha [Narrogin Senior High School]" w:date="2019-04-08T08:06:00Z">
        <w:r w:rsidDel="00070996">
          <w:rPr>
            <w:rFonts w:ascii="Times New Roman" w:hAnsi="Times New Roman" w:cs="Times New Roman"/>
            <w:sz w:val="24"/>
            <w:szCs w:val="24"/>
            <w:lang w:val="en"/>
          </w:rPr>
          <w:delText>g</w:delText>
        </w:r>
      </w:del>
      <w:r>
        <w:rPr>
          <w:rFonts w:ascii="Times New Roman" w:hAnsi="Times New Roman" w:cs="Times New Roman"/>
          <w:sz w:val="24"/>
          <w:szCs w:val="24"/>
          <w:lang w:val="en"/>
        </w:rPr>
        <w:t xml:space="preserve">reat </w:t>
      </w:r>
      <w:ins w:id="44" w:author="HAWKES Natasha [Narrogin Senior High School]" w:date="2019-04-08T08:06:00Z">
        <w:r w:rsidR="00070996">
          <w:rPr>
            <w:rFonts w:ascii="Times New Roman" w:hAnsi="Times New Roman" w:cs="Times New Roman"/>
            <w:sz w:val="24"/>
            <w:szCs w:val="24"/>
            <w:lang w:val="en"/>
          </w:rPr>
          <w:t>D</w:t>
        </w:r>
      </w:ins>
      <w:del w:id="45" w:author="HAWKES Natasha [Narrogin Senior High School]" w:date="2019-04-08T08:06:00Z">
        <w:r w:rsidDel="00070996">
          <w:rPr>
            <w:rFonts w:ascii="Times New Roman" w:hAnsi="Times New Roman" w:cs="Times New Roman"/>
            <w:sz w:val="24"/>
            <w:szCs w:val="24"/>
            <w:lang w:val="en"/>
          </w:rPr>
          <w:delText>d</w:delText>
        </w:r>
      </w:del>
      <w:r>
        <w:rPr>
          <w:rFonts w:ascii="Times New Roman" w:hAnsi="Times New Roman" w:cs="Times New Roman"/>
          <w:sz w:val="24"/>
          <w:szCs w:val="24"/>
          <w:lang w:val="en"/>
        </w:rPr>
        <w:t>epression</w:t>
      </w:r>
      <w:r w:rsidR="00661D4A">
        <w:rPr>
          <w:rFonts w:ascii="Times New Roman" w:hAnsi="Times New Roman" w:cs="Times New Roman"/>
          <w:sz w:val="24"/>
          <w:szCs w:val="24"/>
          <w:lang w:val="en"/>
        </w:rPr>
        <w:t>. A</w:t>
      </w:r>
      <w:r>
        <w:rPr>
          <w:rFonts w:ascii="Times New Roman" w:hAnsi="Times New Roman" w:cs="Times New Roman"/>
          <w:sz w:val="24"/>
          <w:szCs w:val="24"/>
          <w:lang w:val="en"/>
        </w:rPr>
        <w:t xml:space="preserve">s the US weren’t involved until the </w:t>
      </w:r>
      <w:del w:id="46" w:author="HAWKES Natasha [Narrogin Senior High School]" w:date="2019-04-08T08:06:00Z">
        <w:r w:rsidDel="00070996">
          <w:rPr>
            <w:rFonts w:ascii="Times New Roman" w:hAnsi="Times New Roman" w:cs="Times New Roman"/>
            <w:sz w:val="24"/>
            <w:szCs w:val="24"/>
            <w:lang w:val="en"/>
          </w:rPr>
          <w:delText>back</w:delText>
        </w:r>
      </w:del>
      <w:r>
        <w:rPr>
          <w:rFonts w:ascii="Times New Roman" w:hAnsi="Times New Roman" w:cs="Times New Roman"/>
          <w:sz w:val="24"/>
          <w:szCs w:val="24"/>
          <w:lang w:val="en"/>
        </w:rPr>
        <w:t xml:space="preserve"> end of the </w:t>
      </w:r>
      <w:r w:rsidR="00661D4A">
        <w:rPr>
          <w:rFonts w:ascii="Times New Roman" w:hAnsi="Times New Roman" w:cs="Times New Roman"/>
          <w:sz w:val="24"/>
          <w:szCs w:val="24"/>
          <w:lang w:val="en"/>
        </w:rPr>
        <w:t>S</w:t>
      </w:r>
      <w:r>
        <w:rPr>
          <w:rFonts w:ascii="Times New Roman" w:hAnsi="Times New Roman" w:cs="Times New Roman"/>
          <w:sz w:val="24"/>
          <w:szCs w:val="24"/>
          <w:lang w:val="en"/>
        </w:rPr>
        <w:t xml:space="preserve">econd </w:t>
      </w:r>
      <w:r w:rsidR="00661D4A">
        <w:rPr>
          <w:rFonts w:ascii="Times New Roman" w:hAnsi="Times New Roman" w:cs="Times New Roman"/>
          <w:sz w:val="24"/>
          <w:szCs w:val="24"/>
          <w:lang w:val="en"/>
        </w:rPr>
        <w:t>W</w:t>
      </w:r>
      <w:r>
        <w:rPr>
          <w:rFonts w:ascii="Times New Roman" w:hAnsi="Times New Roman" w:cs="Times New Roman"/>
          <w:sz w:val="24"/>
          <w:szCs w:val="24"/>
          <w:lang w:val="en"/>
        </w:rPr>
        <w:t xml:space="preserve">orld </w:t>
      </w:r>
      <w:r w:rsidR="00661D4A">
        <w:rPr>
          <w:rFonts w:ascii="Times New Roman" w:hAnsi="Times New Roman" w:cs="Times New Roman"/>
          <w:sz w:val="24"/>
          <w:szCs w:val="24"/>
          <w:lang w:val="en"/>
        </w:rPr>
        <w:t>War, and there was no War</w:t>
      </w:r>
      <w:ins w:id="47" w:author="HAWKES Natasha [Narrogin Senior High School]" w:date="2019-04-08T08:06:00Z">
        <w:r w:rsidR="00070996">
          <w:rPr>
            <w:rFonts w:ascii="Times New Roman" w:hAnsi="Times New Roman" w:cs="Times New Roman"/>
            <w:sz w:val="24"/>
            <w:szCs w:val="24"/>
            <w:lang w:val="en"/>
          </w:rPr>
          <w:t xml:space="preserve"> waged</w:t>
        </w:r>
      </w:ins>
      <w:r w:rsidR="00661D4A">
        <w:rPr>
          <w:rFonts w:ascii="Times New Roman" w:hAnsi="Times New Roman" w:cs="Times New Roman"/>
          <w:sz w:val="24"/>
          <w:szCs w:val="24"/>
          <w:lang w:val="en"/>
        </w:rPr>
        <w:t xml:space="preserve"> on US soil,</w:t>
      </w:r>
      <w:r>
        <w:rPr>
          <w:rFonts w:ascii="Times New Roman" w:hAnsi="Times New Roman" w:cs="Times New Roman"/>
          <w:sz w:val="24"/>
          <w:szCs w:val="24"/>
          <w:lang w:val="en"/>
        </w:rPr>
        <w:t xml:space="preserve"> they were able to sell </w:t>
      </w:r>
      <w:r w:rsidR="004F55D4">
        <w:rPr>
          <w:rFonts w:ascii="Times New Roman" w:hAnsi="Times New Roman" w:cs="Times New Roman"/>
          <w:sz w:val="24"/>
          <w:szCs w:val="24"/>
          <w:lang w:val="en"/>
        </w:rPr>
        <w:t>their</w:t>
      </w:r>
      <w:r>
        <w:rPr>
          <w:rFonts w:ascii="Times New Roman" w:hAnsi="Times New Roman" w:cs="Times New Roman"/>
          <w:sz w:val="24"/>
          <w:szCs w:val="24"/>
          <w:lang w:val="en"/>
        </w:rPr>
        <w:t xml:space="preserve"> resources, which were naturally rich at the time, therefore the economy was stabilised a</w:t>
      </w:r>
      <w:r w:rsidR="00661D4A">
        <w:rPr>
          <w:rFonts w:ascii="Times New Roman" w:hAnsi="Times New Roman" w:cs="Times New Roman"/>
          <w:sz w:val="24"/>
          <w:szCs w:val="24"/>
          <w:lang w:val="en"/>
        </w:rPr>
        <w:t>nd</w:t>
      </w:r>
      <w:r>
        <w:rPr>
          <w:rFonts w:ascii="Times New Roman" w:hAnsi="Times New Roman" w:cs="Times New Roman"/>
          <w:sz w:val="24"/>
          <w:szCs w:val="24"/>
          <w:lang w:val="en"/>
        </w:rPr>
        <w:t xml:space="preserve"> there was no major damage done to US and while other countries were facing huge backlash America has time to grow and prosper. Roosevelt began</w:t>
      </w:r>
      <w:r w:rsidR="00661D4A">
        <w:rPr>
          <w:rFonts w:ascii="Times New Roman" w:hAnsi="Times New Roman" w:cs="Times New Roman"/>
          <w:sz w:val="24"/>
          <w:szCs w:val="24"/>
          <w:lang w:val="en"/>
        </w:rPr>
        <w:t xml:space="preserve"> by</w:t>
      </w:r>
      <w:r>
        <w:rPr>
          <w:rFonts w:ascii="Times New Roman" w:hAnsi="Times New Roman" w:cs="Times New Roman"/>
          <w:sz w:val="24"/>
          <w:szCs w:val="24"/>
          <w:lang w:val="en"/>
        </w:rPr>
        <w:t xml:space="preserve"> declaring America neutral throughout the majority of the war. Although it is evident that Roosevelt indirectly supported Britain and </w:t>
      </w:r>
      <w:r w:rsidR="00661D4A">
        <w:rPr>
          <w:rFonts w:ascii="Times New Roman" w:hAnsi="Times New Roman" w:cs="Times New Roman"/>
          <w:sz w:val="24"/>
          <w:szCs w:val="24"/>
          <w:lang w:val="en"/>
        </w:rPr>
        <w:t xml:space="preserve">the </w:t>
      </w:r>
      <w:r>
        <w:rPr>
          <w:rFonts w:ascii="Times New Roman" w:hAnsi="Times New Roman" w:cs="Times New Roman"/>
          <w:sz w:val="24"/>
          <w:szCs w:val="24"/>
          <w:lang w:val="en"/>
        </w:rPr>
        <w:t xml:space="preserve">allies in their battle against Nazi </w:t>
      </w:r>
      <w:r w:rsidR="004F55D4">
        <w:rPr>
          <w:rFonts w:ascii="Times New Roman" w:hAnsi="Times New Roman" w:cs="Times New Roman"/>
          <w:sz w:val="24"/>
          <w:szCs w:val="24"/>
          <w:lang w:val="en"/>
        </w:rPr>
        <w:t>Germany. In</w:t>
      </w:r>
      <w:r>
        <w:rPr>
          <w:rFonts w:ascii="Times New Roman" w:hAnsi="Times New Roman" w:cs="Times New Roman"/>
          <w:sz w:val="24"/>
          <w:szCs w:val="24"/>
          <w:lang w:val="en"/>
        </w:rPr>
        <w:t xml:space="preserve"> 1942 Roosevelt made speech and declared that America would serve as an “arsenal of democracy” by sending American made weapons and other equipment supporting Britain and their allies. Eventually (the final four months of the war) 16 million American men were sent to fight, 405000 lost their lives. As stated in article II, section 2 of the constitution, “The President shall be Commander-in-Chief pf the Army and Navy of the United States.” Leading the nation in war, keeping with this constitutional grant of authority, Roosevelt endeavored to maintain a close relationship with British Prime Minister Winston Churchill, and Soviet Union Premier Joseph Stalin in the battle against Nazi Germany. Roosevelt hono</w:t>
      </w:r>
      <w:r w:rsidR="0077374E">
        <w:rPr>
          <w:rFonts w:ascii="Times New Roman" w:hAnsi="Times New Roman" w:cs="Times New Roman"/>
          <w:sz w:val="24"/>
          <w:szCs w:val="24"/>
          <w:lang w:val="en"/>
        </w:rPr>
        <w:t>u</w:t>
      </w:r>
      <w:r>
        <w:rPr>
          <w:rFonts w:ascii="Times New Roman" w:hAnsi="Times New Roman" w:cs="Times New Roman"/>
          <w:sz w:val="24"/>
          <w:szCs w:val="24"/>
          <w:lang w:val="en"/>
        </w:rPr>
        <w:t>red his word and len</w:t>
      </w:r>
      <w:r w:rsidR="007E33EC">
        <w:rPr>
          <w:rFonts w:ascii="Times New Roman" w:hAnsi="Times New Roman" w:cs="Times New Roman"/>
          <w:sz w:val="24"/>
          <w:szCs w:val="24"/>
          <w:lang w:val="en"/>
        </w:rPr>
        <w:t xml:space="preserve">t </w:t>
      </w:r>
      <w:r>
        <w:rPr>
          <w:rFonts w:ascii="Times New Roman" w:hAnsi="Times New Roman" w:cs="Times New Roman"/>
          <w:sz w:val="24"/>
          <w:szCs w:val="24"/>
          <w:lang w:val="en"/>
        </w:rPr>
        <w:t xml:space="preserve">50 billion dollars for the purchase of equipment for the British and Soviet Union. Without his massive contribution to ended the </w:t>
      </w:r>
      <w:r w:rsidR="0077374E">
        <w:rPr>
          <w:rFonts w:ascii="Times New Roman" w:hAnsi="Times New Roman" w:cs="Times New Roman"/>
          <w:sz w:val="24"/>
          <w:szCs w:val="24"/>
          <w:lang w:val="en"/>
        </w:rPr>
        <w:t>S</w:t>
      </w:r>
      <w:r>
        <w:rPr>
          <w:rFonts w:ascii="Times New Roman" w:hAnsi="Times New Roman" w:cs="Times New Roman"/>
          <w:sz w:val="24"/>
          <w:szCs w:val="24"/>
          <w:lang w:val="en"/>
        </w:rPr>
        <w:t xml:space="preserve">econd </w:t>
      </w:r>
      <w:r w:rsidR="0077374E">
        <w:rPr>
          <w:rFonts w:ascii="Times New Roman" w:hAnsi="Times New Roman" w:cs="Times New Roman"/>
          <w:sz w:val="24"/>
          <w:szCs w:val="24"/>
          <w:lang w:val="en"/>
        </w:rPr>
        <w:t>W</w:t>
      </w:r>
      <w:r>
        <w:rPr>
          <w:rFonts w:ascii="Times New Roman" w:hAnsi="Times New Roman" w:cs="Times New Roman"/>
          <w:sz w:val="24"/>
          <w:szCs w:val="24"/>
          <w:lang w:val="en"/>
        </w:rPr>
        <w:t xml:space="preserve">orld </w:t>
      </w:r>
      <w:r w:rsidR="0077374E">
        <w:rPr>
          <w:rFonts w:ascii="Times New Roman" w:hAnsi="Times New Roman" w:cs="Times New Roman"/>
          <w:sz w:val="24"/>
          <w:szCs w:val="24"/>
          <w:lang w:val="en"/>
        </w:rPr>
        <w:t>W</w:t>
      </w:r>
      <w:r>
        <w:rPr>
          <w:rFonts w:ascii="Times New Roman" w:hAnsi="Times New Roman" w:cs="Times New Roman"/>
          <w:sz w:val="24"/>
          <w:szCs w:val="24"/>
          <w:lang w:val="en"/>
        </w:rPr>
        <w:t xml:space="preserve">ar there is no telling how </w:t>
      </w:r>
      <w:r w:rsidR="0077374E">
        <w:rPr>
          <w:rFonts w:ascii="Times New Roman" w:hAnsi="Times New Roman" w:cs="Times New Roman"/>
          <w:sz w:val="24"/>
          <w:szCs w:val="24"/>
          <w:lang w:val="en"/>
        </w:rPr>
        <w:t>detrimental</w:t>
      </w:r>
      <w:r>
        <w:rPr>
          <w:rFonts w:ascii="Times New Roman" w:hAnsi="Times New Roman" w:cs="Times New Roman"/>
          <w:sz w:val="24"/>
          <w:szCs w:val="24"/>
          <w:lang w:val="en"/>
        </w:rPr>
        <w:t xml:space="preserve"> the outcomes may have been. Towards the end of the period America was beginning to emerge as a first world powered socially, economically and politically.</w:t>
      </w:r>
      <w:r w:rsidR="004F55D4">
        <w:rPr>
          <w:rFonts w:ascii="Times New Roman" w:hAnsi="Times New Roman" w:cs="Times New Roman"/>
          <w:sz w:val="24"/>
          <w:szCs w:val="24"/>
          <w:lang w:val="en"/>
        </w:rPr>
        <w:t xml:space="preserve"> </w:t>
      </w:r>
      <w:r w:rsidR="007E33EC">
        <w:rPr>
          <w:rFonts w:ascii="Times New Roman" w:hAnsi="Times New Roman" w:cs="Times New Roman"/>
          <w:sz w:val="24"/>
          <w:szCs w:val="24"/>
          <w:lang w:val="en"/>
        </w:rPr>
        <w:t>Historian Arthur M. Schlesinger Jr, one of the first to chronicle Roosevelts years wrote in his essay, “Take a look at the world we live in</w:t>
      </w:r>
      <w:r w:rsidR="005F1FBF">
        <w:rPr>
          <w:rFonts w:ascii="Times New Roman" w:hAnsi="Times New Roman" w:cs="Times New Roman"/>
          <w:sz w:val="24"/>
          <w:szCs w:val="24"/>
          <w:lang w:val="en"/>
        </w:rPr>
        <w:t>…. It</w:t>
      </w:r>
      <w:r w:rsidR="007E33EC">
        <w:rPr>
          <w:rFonts w:ascii="Times New Roman" w:hAnsi="Times New Roman" w:cs="Times New Roman"/>
          <w:sz w:val="24"/>
          <w:szCs w:val="24"/>
          <w:lang w:val="en"/>
        </w:rPr>
        <w:t xml:space="preserve"> is manifestly not </w:t>
      </w:r>
      <w:r w:rsidR="005F1FBF">
        <w:rPr>
          <w:rFonts w:ascii="Times New Roman" w:hAnsi="Times New Roman" w:cs="Times New Roman"/>
          <w:sz w:val="24"/>
          <w:szCs w:val="24"/>
          <w:lang w:val="en"/>
        </w:rPr>
        <w:t>J</w:t>
      </w:r>
      <w:r w:rsidR="007E33EC">
        <w:rPr>
          <w:rFonts w:ascii="Times New Roman" w:hAnsi="Times New Roman" w:cs="Times New Roman"/>
          <w:sz w:val="24"/>
          <w:szCs w:val="24"/>
          <w:lang w:val="en"/>
        </w:rPr>
        <w:t xml:space="preserve">oseph </w:t>
      </w:r>
      <w:r w:rsidR="005F1FBF">
        <w:rPr>
          <w:rFonts w:ascii="Times New Roman" w:hAnsi="Times New Roman" w:cs="Times New Roman"/>
          <w:sz w:val="24"/>
          <w:szCs w:val="24"/>
          <w:lang w:val="en"/>
        </w:rPr>
        <w:t>Stalin’s</w:t>
      </w:r>
      <w:r w:rsidR="007E33EC">
        <w:rPr>
          <w:rFonts w:ascii="Times New Roman" w:hAnsi="Times New Roman" w:cs="Times New Roman"/>
          <w:sz w:val="24"/>
          <w:szCs w:val="24"/>
          <w:lang w:val="en"/>
        </w:rPr>
        <w:t xml:space="preserve"> </w:t>
      </w:r>
      <w:r w:rsidR="005F1FBF">
        <w:rPr>
          <w:rFonts w:ascii="Times New Roman" w:hAnsi="Times New Roman" w:cs="Times New Roman"/>
          <w:sz w:val="24"/>
          <w:szCs w:val="24"/>
          <w:lang w:val="en"/>
        </w:rPr>
        <w:t>world. That ghastly world self-destructed before our eyes. Nor is it Winston Churchill’s world. Empire and its glories have long since vanished in history. The world we live in today is Franklins Roosevelts’ world.”</w:t>
      </w:r>
      <w:r w:rsidR="0077374E">
        <w:rPr>
          <w:rFonts w:ascii="Times New Roman" w:hAnsi="Times New Roman" w:cs="Times New Roman"/>
          <w:sz w:val="24"/>
          <w:szCs w:val="24"/>
          <w:lang w:val="en"/>
        </w:rPr>
        <w:t xml:space="preserve"> This </w:t>
      </w:r>
      <w:r w:rsidR="0077374E">
        <w:rPr>
          <w:rFonts w:ascii="Times New Roman" w:hAnsi="Times New Roman" w:cs="Times New Roman"/>
          <w:sz w:val="24"/>
          <w:szCs w:val="24"/>
          <w:lang w:val="en"/>
        </w:rPr>
        <w:lastRenderedPageBreak/>
        <w:t>outlining the major significance and contribution FDR has had upon America during his presidency.</w:t>
      </w:r>
    </w:p>
    <w:p w14:paraId="0366CDF9" w14:textId="77777777" w:rsidR="007747DE" w:rsidRDefault="007747DE" w:rsidP="001770D7">
      <w:pPr>
        <w:spacing w:line="360" w:lineRule="auto"/>
        <w:rPr>
          <w:ins w:id="48" w:author="HAWKES Natasha [Narrogin Senior High School]" w:date="2019-04-08T08:09:00Z"/>
          <w:rFonts w:ascii="Times New Roman" w:hAnsi="Times New Roman" w:cs="Times New Roman"/>
          <w:sz w:val="24"/>
          <w:szCs w:val="24"/>
          <w:lang w:val="en"/>
        </w:rPr>
      </w:pPr>
      <w:r>
        <w:rPr>
          <w:rFonts w:ascii="Times New Roman" w:hAnsi="Times New Roman" w:cs="Times New Roman"/>
          <w:sz w:val="24"/>
          <w:szCs w:val="24"/>
          <w:lang w:val="en"/>
        </w:rPr>
        <w:t xml:space="preserve"> Roosevelt role and contribution throughout his years as President of the </w:t>
      </w:r>
      <w:ins w:id="49" w:author="HAWKES Natasha [Narrogin Senior High School]" w:date="2019-04-08T08:06:00Z">
        <w:r w:rsidR="00070996">
          <w:rPr>
            <w:rFonts w:ascii="Times New Roman" w:hAnsi="Times New Roman" w:cs="Times New Roman"/>
            <w:sz w:val="24"/>
            <w:szCs w:val="24"/>
            <w:lang w:val="en"/>
          </w:rPr>
          <w:t>U</w:t>
        </w:r>
      </w:ins>
      <w:del w:id="50" w:author="HAWKES Natasha [Narrogin Senior High School]" w:date="2019-04-08T08:06:00Z">
        <w:r w:rsidDel="00070996">
          <w:rPr>
            <w:rFonts w:ascii="Times New Roman" w:hAnsi="Times New Roman" w:cs="Times New Roman"/>
            <w:sz w:val="24"/>
            <w:szCs w:val="24"/>
            <w:lang w:val="en"/>
          </w:rPr>
          <w:delText>u</w:delText>
        </w:r>
      </w:del>
      <w:r>
        <w:rPr>
          <w:rFonts w:ascii="Times New Roman" w:hAnsi="Times New Roman" w:cs="Times New Roman"/>
          <w:sz w:val="24"/>
          <w:szCs w:val="24"/>
          <w:lang w:val="en"/>
        </w:rPr>
        <w:t xml:space="preserve">nited </w:t>
      </w:r>
      <w:ins w:id="51" w:author="HAWKES Natasha [Narrogin Senior High School]" w:date="2019-04-08T08:07:00Z">
        <w:r w:rsidR="00070996">
          <w:rPr>
            <w:rFonts w:ascii="Times New Roman" w:hAnsi="Times New Roman" w:cs="Times New Roman"/>
            <w:sz w:val="24"/>
            <w:szCs w:val="24"/>
            <w:lang w:val="en"/>
          </w:rPr>
          <w:t>S</w:t>
        </w:r>
      </w:ins>
      <w:del w:id="52" w:author="HAWKES Natasha [Narrogin Senior High School]" w:date="2019-04-08T08:07:00Z">
        <w:r w:rsidDel="00070996">
          <w:rPr>
            <w:rFonts w:ascii="Times New Roman" w:hAnsi="Times New Roman" w:cs="Times New Roman"/>
            <w:sz w:val="24"/>
            <w:szCs w:val="24"/>
            <w:lang w:val="en"/>
          </w:rPr>
          <w:delText>s</w:delText>
        </w:r>
      </w:del>
      <w:r>
        <w:rPr>
          <w:rFonts w:ascii="Times New Roman" w:hAnsi="Times New Roman" w:cs="Times New Roman"/>
          <w:sz w:val="24"/>
          <w:szCs w:val="24"/>
          <w:lang w:val="en"/>
        </w:rPr>
        <w:t>tates has a significant impact on the development of the</w:t>
      </w:r>
      <w:del w:id="53" w:author="HAWKES Natasha [Narrogin Senior High School]" w:date="2019-04-08T08:07:00Z">
        <w:r w:rsidDel="00070996">
          <w:rPr>
            <w:rFonts w:ascii="Times New Roman" w:hAnsi="Times New Roman" w:cs="Times New Roman"/>
            <w:sz w:val="24"/>
            <w:szCs w:val="24"/>
            <w:lang w:val="en"/>
          </w:rPr>
          <w:delText>ir</w:delText>
        </w:r>
      </w:del>
      <w:r>
        <w:rPr>
          <w:rFonts w:ascii="Times New Roman" w:hAnsi="Times New Roman" w:cs="Times New Roman"/>
          <w:sz w:val="24"/>
          <w:szCs w:val="24"/>
          <w:lang w:val="en"/>
        </w:rPr>
        <w:t xml:space="preserve"> country. His motivation</w:t>
      </w:r>
      <w:r w:rsidR="0077374E">
        <w:rPr>
          <w:rFonts w:ascii="Times New Roman" w:hAnsi="Times New Roman" w:cs="Times New Roman"/>
          <w:sz w:val="24"/>
          <w:szCs w:val="24"/>
          <w:lang w:val="en"/>
        </w:rPr>
        <w:t xml:space="preserve"> and action</w:t>
      </w:r>
      <w:ins w:id="54" w:author="HAWKES Natasha [Narrogin Senior High School]" w:date="2019-04-08T08:07:00Z">
        <w:r w:rsidR="00070996">
          <w:rPr>
            <w:rFonts w:ascii="Times New Roman" w:hAnsi="Times New Roman" w:cs="Times New Roman"/>
            <w:sz w:val="24"/>
            <w:szCs w:val="24"/>
            <w:lang w:val="en"/>
          </w:rPr>
          <w:t>s</w:t>
        </w:r>
      </w:ins>
      <w:r>
        <w:rPr>
          <w:rFonts w:ascii="Times New Roman" w:hAnsi="Times New Roman" w:cs="Times New Roman"/>
          <w:sz w:val="24"/>
          <w:szCs w:val="24"/>
          <w:lang w:val="en"/>
        </w:rPr>
        <w:t xml:space="preserve"> </w:t>
      </w:r>
      <w:r w:rsidR="0077374E">
        <w:rPr>
          <w:rFonts w:ascii="Times New Roman" w:hAnsi="Times New Roman" w:cs="Times New Roman"/>
          <w:sz w:val="24"/>
          <w:szCs w:val="24"/>
          <w:lang w:val="en"/>
        </w:rPr>
        <w:t>are</w:t>
      </w:r>
      <w:r>
        <w:rPr>
          <w:rFonts w:ascii="Times New Roman" w:hAnsi="Times New Roman" w:cs="Times New Roman"/>
          <w:sz w:val="24"/>
          <w:szCs w:val="24"/>
          <w:lang w:val="en"/>
        </w:rPr>
        <w:t xml:space="preserve"> one of the many reasons he was such an influential </w:t>
      </w:r>
      <w:ins w:id="55" w:author="HAWKES Natasha [Narrogin Senior High School]" w:date="2019-04-08T08:07:00Z">
        <w:r w:rsidR="00070996">
          <w:rPr>
            <w:rFonts w:ascii="Times New Roman" w:hAnsi="Times New Roman" w:cs="Times New Roman"/>
            <w:sz w:val="24"/>
            <w:szCs w:val="24"/>
            <w:lang w:val="en"/>
          </w:rPr>
          <w:t>D</w:t>
        </w:r>
      </w:ins>
      <w:del w:id="56" w:author="HAWKES Natasha [Narrogin Senior High School]" w:date="2019-04-08T08:07:00Z">
        <w:r w:rsidDel="00070996">
          <w:rPr>
            <w:rFonts w:ascii="Times New Roman" w:hAnsi="Times New Roman" w:cs="Times New Roman"/>
            <w:sz w:val="24"/>
            <w:szCs w:val="24"/>
            <w:lang w:val="en"/>
          </w:rPr>
          <w:delText>d</w:delText>
        </w:r>
      </w:del>
      <w:r>
        <w:rPr>
          <w:rFonts w:ascii="Times New Roman" w:hAnsi="Times New Roman" w:cs="Times New Roman"/>
          <w:sz w:val="24"/>
          <w:szCs w:val="24"/>
          <w:lang w:val="en"/>
        </w:rPr>
        <w:t>emocratic leader. Roosevelt had a remarkable, everlasting effect on America, socially, politically and economically. Without his guidance through The Great Depression America would not be such a powerful and dominant world power. Roosevelts</w:t>
      </w:r>
      <w:r w:rsidR="0077374E">
        <w:rPr>
          <w:rFonts w:ascii="Times New Roman" w:hAnsi="Times New Roman" w:cs="Times New Roman"/>
          <w:sz w:val="24"/>
          <w:szCs w:val="24"/>
          <w:lang w:val="en"/>
        </w:rPr>
        <w:t xml:space="preserve"> strong</w:t>
      </w:r>
      <w:r>
        <w:rPr>
          <w:rFonts w:ascii="Times New Roman" w:hAnsi="Times New Roman" w:cs="Times New Roman"/>
          <w:sz w:val="24"/>
          <w:szCs w:val="24"/>
          <w:lang w:val="en"/>
        </w:rPr>
        <w:t xml:space="preserve"> leadership </w:t>
      </w:r>
      <w:r w:rsidR="0077374E">
        <w:rPr>
          <w:rFonts w:ascii="Times New Roman" w:hAnsi="Times New Roman" w:cs="Times New Roman"/>
          <w:sz w:val="24"/>
          <w:szCs w:val="24"/>
          <w:lang w:val="en"/>
        </w:rPr>
        <w:t xml:space="preserve">during the Great Depression </w:t>
      </w:r>
      <w:r>
        <w:rPr>
          <w:rFonts w:ascii="Times New Roman" w:hAnsi="Times New Roman" w:cs="Times New Roman"/>
          <w:sz w:val="24"/>
          <w:szCs w:val="24"/>
          <w:lang w:val="en"/>
        </w:rPr>
        <w:t xml:space="preserve">was </w:t>
      </w:r>
      <w:ins w:id="57" w:author="HAWKES Natasha [Narrogin Senior High School]" w:date="2019-04-08T08:07:00Z">
        <w:r w:rsidR="00070996">
          <w:rPr>
            <w:rFonts w:ascii="Times New Roman" w:hAnsi="Times New Roman" w:cs="Times New Roman"/>
            <w:sz w:val="24"/>
            <w:szCs w:val="24"/>
            <w:lang w:val="en"/>
          </w:rPr>
          <w:t xml:space="preserve">evident </w:t>
        </w:r>
      </w:ins>
      <w:del w:id="58" w:author="HAWKES Natasha [Narrogin Senior High School]" w:date="2019-04-08T08:07:00Z">
        <w:r w:rsidDel="00070996">
          <w:rPr>
            <w:rFonts w:ascii="Times New Roman" w:hAnsi="Times New Roman" w:cs="Times New Roman"/>
            <w:sz w:val="24"/>
            <w:szCs w:val="24"/>
            <w:lang w:val="en"/>
          </w:rPr>
          <w:delText xml:space="preserve">portrayed </w:delText>
        </w:r>
      </w:del>
      <w:r>
        <w:rPr>
          <w:rFonts w:ascii="Times New Roman" w:hAnsi="Times New Roman" w:cs="Times New Roman"/>
          <w:sz w:val="24"/>
          <w:szCs w:val="24"/>
          <w:lang w:val="en"/>
        </w:rPr>
        <w:t xml:space="preserve">immediately as </w:t>
      </w:r>
      <w:del w:id="59" w:author="HAWKES Natasha [Narrogin Senior High School]" w:date="2019-04-08T08:07:00Z">
        <w:r w:rsidDel="00070996">
          <w:rPr>
            <w:rFonts w:ascii="Times New Roman" w:hAnsi="Times New Roman" w:cs="Times New Roman"/>
            <w:sz w:val="24"/>
            <w:szCs w:val="24"/>
            <w:lang w:val="en"/>
          </w:rPr>
          <w:delText>t</w:delText>
        </w:r>
      </w:del>
      <w:r>
        <w:rPr>
          <w:rFonts w:ascii="Times New Roman" w:hAnsi="Times New Roman" w:cs="Times New Roman"/>
          <w:sz w:val="24"/>
          <w:szCs w:val="24"/>
          <w:lang w:val="en"/>
        </w:rPr>
        <w:t>he introduced “The New Deal”, reforming America immensely in multiple aspects</w:t>
      </w:r>
      <w:ins w:id="60" w:author="HAWKES Natasha [Narrogin Senior High School]" w:date="2019-04-08T08:07:00Z">
        <w:r w:rsidR="00070996">
          <w:rPr>
            <w:rFonts w:ascii="Times New Roman" w:hAnsi="Times New Roman" w:cs="Times New Roman"/>
            <w:sz w:val="24"/>
            <w:szCs w:val="24"/>
            <w:lang w:val="en"/>
          </w:rPr>
          <w:t xml:space="preserve"> (be specific, what aspects?)</w:t>
        </w:r>
      </w:ins>
      <w:r>
        <w:rPr>
          <w:rFonts w:ascii="Times New Roman" w:hAnsi="Times New Roman" w:cs="Times New Roman"/>
          <w:sz w:val="24"/>
          <w:szCs w:val="24"/>
          <w:lang w:val="en"/>
        </w:rPr>
        <w:t xml:space="preserve">. Roosevelt ensured America excelled in these three areas upon the reformation of </w:t>
      </w:r>
      <w:ins w:id="61" w:author="HAWKES Natasha [Narrogin Senior High School]" w:date="2019-04-08T08:08:00Z">
        <w:r w:rsidR="00070996">
          <w:rPr>
            <w:rFonts w:ascii="Times New Roman" w:hAnsi="Times New Roman" w:cs="Times New Roman"/>
            <w:sz w:val="24"/>
            <w:szCs w:val="24"/>
            <w:lang w:val="en"/>
          </w:rPr>
          <w:t>the</w:t>
        </w:r>
      </w:ins>
      <w:del w:id="62" w:author="HAWKES Natasha [Narrogin Senior High School]" w:date="2019-04-08T08:07:00Z">
        <w:r w:rsidDel="00070996">
          <w:rPr>
            <w:rFonts w:ascii="Times New Roman" w:hAnsi="Times New Roman" w:cs="Times New Roman"/>
            <w:sz w:val="24"/>
            <w:szCs w:val="24"/>
            <w:lang w:val="en"/>
          </w:rPr>
          <w:delText>their</w:delText>
        </w:r>
      </w:del>
      <w:r>
        <w:rPr>
          <w:rFonts w:ascii="Times New Roman" w:hAnsi="Times New Roman" w:cs="Times New Roman"/>
          <w:sz w:val="24"/>
          <w:szCs w:val="24"/>
          <w:lang w:val="en"/>
        </w:rPr>
        <w:t xml:space="preserve"> </w:t>
      </w:r>
      <w:ins w:id="63" w:author="HAWKES Natasha [Narrogin Senior High School]" w:date="2019-04-08T08:08:00Z">
        <w:r w:rsidR="00070996">
          <w:rPr>
            <w:rFonts w:ascii="Times New Roman" w:hAnsi="Times New Roman" w:cs="Times New Roman"/>
            <w:sz w:val="24"/>
            <w:szCs w:val="24"/>
            <w:lang w:val="en"/>
          </w:rPr>
          <w:t xml:space="preserve">economy. </w:t>
        </w:r>
      </w:ins>
      <w:del w:id="64" w:author="HAWKES Natasha [Narrogin Senior High School]" w:date="2019-04-08T08:08:00Z">
        <w:r w:rsidDel="00070996">
          <w:rPr>
            <w:rFonts w:ascii="Times New Roman" w:hAnsi="Times New Roman" w:cs="Times New Roman"/>
            <w:sz w:val="24"/>
            <w:szCs w:val="24"/>
            <w:lang w:val="en"/>
          </w:rPr>
          <w:delText xml:space="preserve">society. </w:delText>
        </w:r>
      </w:del>
      <w:r>
        <w:rPr>
          <w:rFonts w:ascii="Times New Roman" w:hAnsi="Times New Roman" w:cs="Times New Roman"/>
          <w:sz w:val="24"/>
          <w:szCs w:val="24"/>
          <w:lang w:val="en"/>
        </w:rPr>
        <w:t>He took bold and daring risks, and without those America would have never became</w:t>
      </w:r>
      <w:ins w:id="65" w:author="HAWKES Natasha [Narrogin Senior High School]" w:date="2019-04-08T08:08:00Z">
        <w:r w:rsidR="00070996">
          <w:rPr>
            <w:rFonts w:ascii="Times New Roman" w:hAnsi="Times New Roman" w:cs="Times New Roman"/>
            <w:sz w:val="24"/>
            <w:szCs w:val="24"/>
            <w:lang w:val="en"/>
          </w:rPr>
          <w:t xml:space="preserve"> the global superpower it is today.</w:t>
        </w:r>
      </w:ins>
      <w:r>
        <w:rPr>
          <w:rFonts w:ascii="Times New Roman" w:hAnsi="Times New Roman" w:cs="Times New Roman"/>
          <w:sz w:val="24"/>
          <w:szCs w:val="24"/>
          <w:lang w:val="en"/>
        </w:rPr>
        <w:t xml:space="preserve"> great again</w:t>
      </w:r>
      <w:ins w:id="66" w:author="HAWKES Natasha [Narrogin Senior High School]" w:date="2019-04-08T08:08:00Z">
        <w:r w:rsidR="00070996">
          <w:rPr>
            <w:rFonts w:ascii="Times New Roman" w:hAnsi="Times New Roman" w:cs="Times New Roman"/>
            <w:sz w:val="24"/>
            <w:szCs w:val="24"/>
            <w:lang w:val="en"/>
          </w:rPr>
          <w:t xml:space="preserve"> (how were they great again? Strong economy? Global power?)</w:t>
        </w:r>
      </w:ins>
      <w:r>
        <w:rPr>
          <w:rFonts w:ascii="Times New Roman" w:hAnsi="Times New Roman" w:cs="Times New Roman"/>
          <w:sz w:val="24"/>
          <w:szCs w:val="24"/>
          <w:lang w:val="en"/>
        </w:rPr>
        <w:t xml:space="preserve">. </w:t>
      </w:r>
      <w:r w:rsidR="0077374E">
        <w:rPr>
          <w:rFonts w:ascii="Times New Roman" w:hAnsi="Times New Roman" w:cs="Times New Roman"/>
          <w:sz w:val="24"/>
          <w:szCs w:val="24"/>
          <w:lang w:val="en"/>
        </w:rPr>
        <w:t>Socially</w:t>
      </w:r>
      <w:r>
        <w:rPr>
          <w:rFonts w:ascii="Times New Roman" w:hAnsi="Times New Roman" w:cs="Times New Roman"/>
          <w:sz w:val="24"/>
          <w:szCs w:val="24"/>
          <w:lang w:val="en"/>
        </w:rPr>
        <w:t xml:space="preserve">, he </w:t>
      </w:r>
      <w:r w:rsidR="001E7D97">
        <w:rPr>
          <w:rFonts w:ascii="Times New Roman" w:hAnsi="Times New Roman" w:cs="Times New Roman"/>
          <w:sz w:val="24"/>
          <w:szCs w:val="24"/>
          <w:lang w:val="en"/>
        </w:rPr>
        <w:t>united</w:t>
      </w:r>
      <w:r>
        <w:rPr>
          <w:rFonts w:ascii="Times New Roman" w:hAnsi="Times New Roman" w:cs="Times New Roman"/>
          <w:sz w:val="24"/>
          <w:szCs w:val="24"/>
          <w:lang w:val="en"/>
        </w:rPr>
        <w:t xml:space="preserve"> the public and rallied support so they were properly represented, economically he went to great measure to stabalise finances and regain trust within banks so the economy could continually grow and in political sense he ran a hardline of </w:t>
      </w:r>
      <w:ins w:id="67" w:author="HAWKES Natasha [Narrogin Senior High School]" w:date="2019-04-08T08:08:00Z">
        <w:r w:rsidR="00070996">
          <w:rPr>
            <w:rFonts w:ascii="Times New Roman" w:hAnsi="Times New Roman" w:cs="Times New Roman"/>
            <w:sz w:val="24"/>
            <w:szCs w:val="24"/>
            <w:lang w:val="en"/>
          </w:rPr>
          <w:t>D</w:t>
        </w:r>
      </w:ins>
      <w:del w:id="68" w:author="HAWKES Natasha [Narrogin Senior High School]" w:date="2019-04-08T08:08:00Z">
        <w:r w:rsidDel="00070996">
          <w:rPr>
            <w:rFonts w:ascii="Times New Roman" w:hAnsi="Times New Roman" w:cs="Times New Roman"/>
            <w:sz w:val="24"/>
            <w:szCs w:val="24"/>
            <w:lang w:val="en"/>
          </w:rPr>
          <w:delText>d</w:delText>
        </w:r>
      </w:del>
      <w:r>
        <w:rPr>
          <w:rFonts w:ascii="Times New Roman" w:hAnsi="Times New Roman" w:cs="Times New Roman"/>
          <w:sz w:val="24"/>
          <w:szCs w:val="24"/>
          <w:lang w:val="en"/>
        </w:rPr>
        <w:t>emocracy in his 12 years of presidency. In FDRs first inaugural address, in front of thousands he stated that “the only thing we have to fear is fear itself”, what he meant by this, was that the pessimistic attitude that swept over America was making the problems worse, so along with the restoration of the economy, he also restored faith within Americans, Roosevelt single</w:t>
      </w:r>
      <w:ins w:id="69" w:author="HAWKES Natasha [Narrogin Senior High School]" w:date="2019-04-08T08:09:00Z">
        <w:r w:rsidR="00070996">
          <w:rPr>
            <w:rFonts w:ascii="Times New Roman" w:hAnsi="Times New Roman" w:cs="Times New Roman"/>
            <w:sz w:val="24"/>
            <w:szCs w:val="24"/>
            <w:lang w:val="en"/>
          </w:rPr>
          <w:t>-</w:t>
        </w:r>
      </w:ins>
      <w:del w:id="70" w:author="HAWKES Natasha [Narrogin Senior High School]" w:date="2019-04-08T08:09:00Z">
        <w:r w:rsidDel="00070996">
          <w:rPr>
            <w:rFonts w:ascii="Times New Roman" w:hAnsi="Times New Roman" w:cs="Times New Roman"/>
            <w:sz w:val="24"/>
            <w:szCs w:val="24"/>
            <w:lang w:val="en"/>
          </w:rPr>
          <w:delText xml:space="preserve"> </w:delText>
        </w:r>
      </w:del>
      <w:r>
        <w:rPr>
          <w:rFonts w:ascii="Times New Roman" w:hAnsi="Times New Roman" w:cs="Times New Roman"/>
          <w:sz w:val="24"/>
          <w:szCs w:val="24"/>
          <w:lang w:val="en"/>
        </w:rPr>
        <w:t xml:space="preserve">handedly made America unite. The </w:t>
      </w:r>
      <w:r w:rsidR="001E7D97">
        <w:rPr>
          <w:rFonts w:ascii="Times New Roman" w:hAnsi="Times New Roman" w:cs="Times New Roman"/>
          <w:sz w:val="24"/>
          <w:szCs w:val="24"/>
          <w:lang w:val="en"/>
        </w:rPr>
        <w:t>S</w:t>
      </w:r>
      <w:r>
        <w:rPr>
          <w:rFonts w:ascii="Times New Roman" w:hAnsi="Times New Roman" w:cs="Times New Roman"/>
          <w:sz w:val="24"/>
          <w:szCs w:val="24"/>
          <w:lang w:val="en"/>
        </w:rPr>
        <w:t xml:space="preserve">econd </w:t>
      </w:r>
      <w:r w:rsidR="001E7D97">
        <w:rPr>
          <w:rFonts w:ascii="Times New Roman" w:hAnsi="Times New Roman" w:cs="Times New Roman"/>
          <w:sz w:val="24"/>
          <w:szCs w:val="24"/>
          <w:lang w:val="en"/>
        </w:rPr>
        <w:t>W</w:t>
      </w:r>
      <w:r>
        <w:rPr>
          <w:rFonts w:ascii="Times New Roman" w:hAnsi="Times New Roman" w:cs="Times New Roman"/>
          <w:sz w:val="24"/>
          <w:szCs w:val="24"/>
          <w:lang w:val="en"/>
        </w:rPr>
        <w:t xml:space="preserve">orld </w:t>
      </w:r>
      <w:r w:rsidR="001E7D97">
        <w:rPr>
          <w:rFonts w:ascii="Times New Roman" w:hAnsi="Times New Roman" w:cs="Times New Roman"/>
          <w:sz w:val="24"/>
          <w:szCs w:val="24"/>
          <w:lang w:val="en"/>
        </w:rPr>
        <w:t>W</w:t>
      </w:r>
      <w:r>
        <w:rPr>
          <w:rFonts w:ascii="Times New Roman" w:hAnsi="Times New Roman" w:cs="Times New Roman"/>
          <w:sz w:val="24"/>
          <w:szCs w:val="24"/>
          <w:lang w:val="en"/>
        </w:rPr>
        <w:t xml:space="preserve">ar is one of the most historically </w:t>
      </w:r>
      <w:ins w:id="71" w:author="HAWKES Natasha [Narrogin Senior High School]" w:date="2019-04-08T08:09:00Z">
        <w:r w:rsidR="00070996">
          <w:rPr>
            <w:rFonts w:ascii="Times New Roman" w:hAnsi="Times New Roman" w:cs="Times New Roman"/>
            <w:sz w:val="24"/>
            <w:szCs w:val="24"/>
            <w:lang w:val="en"/>
          </w:rPr>
          <w:t xml:space="preserve">significant (too emtoive) </w:t>
        </w:r>
      </w:ins>
      <w:del w:id="72" w:author="HAWKES Natasha [Narrogin Senior High School]" w:date="2019-04-08T08:09:00Z">
        <w:r w:rsidDel="00070996">
          <w:rPr>
            <w:rFonts w:ascii="Times New Roman" w:hAnsi="Times New Roman" w:cs="Times New Roman"/>
            <w:sz w:val="24"/>
            <w:szCs w:val="24"/>
            <w:lang w:val="en"/>
          </w:rPr>
          <w:delText xml:space="preserve">upsetting </w:delText>
        </w:r>
      </w:del>
      <w:r>
        <w:rPr>
          <w:rFonts w:ascii="Times New Roman" w:hAnsi="Times New Roman" w:cs="Times New Roman"/>
          <w:sz w:val="24"/>
          <w:szCs w:val="24"/>
          <w:lang w:val="en"/>
        </w:rPr>
        <w:t xml:space="preserve">time periods for many countries, for America, because of the momentous support of their leader, Franklin D. Roosevelt, they were able to manipulate such circumstances and emerge beneficial. Roosevelt is renowned for being one of the most influential and significant leaders in the history of the United States. Without his guidance America would </w:t>
      </w:r>
      <w:r w:rsidR="001E7D97">
        <w:rPr>
          <w:rFonts w:ascii="Times New Roman" w:hAnsi="Times New Roman" w:cs="Times New Roman"/>
          <w:sz w:val="24"/>
          <w:szCs w:val="24"/>
          <w:lang w:val="en"/>
        </w:rPr>
        <w:t>have continuously suffered. T</w:t>
      </w:r>
      <w:r>
        <w:rPr>
          <w:rFonts w:ascii="Times New Roman" w:hAnsi="Times New Roman" w:cs="Times New Roman"/>
          <w:sz w:val="24"/>
          <w:szCs w:val="24"/>
          <w:lang w:val="en"/>
        </w:rPr>
        <w:t xml:space="preserve">hey would not be as authoritative and prosperous as they are today. Roosevelt shaped America future, he destined them for greatness. Without his democratic leadership </w:t>
      </w:r>
      <w:r w:rsidR="001E7D97">
        <w:rPr>
          <w:rFonts w:ascii="Times New Roman" w:hAnsi="Times New Roman" w:cs="Times New Roman"/>
          <w:sz w:val="24"/>
          <w:szCs w:val="24"/>
          <w:lang w:val="en"/>
        </w:rPr>
        <w:t xml:space="preserve">and major role and contribution on America during 1933-1945, it is apparent that the US would have suffered detrimental social, political and economic consequences. FDR essentially </w:t>
      </w:r>
      <w:r w:rsidR="001E7D97">
        <w:rPr>
          <w:rFonts w:ascii="Times New Roman" w:hAnsi="Times New Roman" w:cs="Times New Roman"/>
          <w:sz w:val="24"/>
          <w:szCs w:val="24"/>
          <w:lang w:val="en"/>
        </w:rPr>
        <w:lastRenderedPageBreak/>
        <w:t xml:space="preserve">made America great again with his significant contributions and forward thinking ideology’s.   </w:t>
      </w:r>
    </w:p>
    <w:p w14:paraId="19F868C8" w14:textId="77777777" w:rsidR="00070996" w:rsidRDefault="00070996" w:rsidP="001770D7">
      <w:pPr>
        <w:spacing w:line="360" w:lineRule="auto"/>
        <w:rPr>
          <w:ins w:id="73" w:author="HAWKES Natasha [Narrogin Senior High School]" w:date="2019-04-08T08:09:00Z"/>
          <w:rFonts w:ascii="Times New Roman" w:hAnsi="Times New Roman" w:cs="Times New Roman"/>
          <w:sz w:val="24"/>
          <w:szCs w:val="24"/>
          <w:lang w:val="en"/>
        </w:rPr>
      </w:pPr>
    </w:p>
    <w:p w14:paraId="69D87148" w14:textId="77777777" w:rsidR="00070996" w:rsidRDefault="00070996" w:rsidP="001770D7">
      <w:pPr>
        <w:spacing w:line="360" w:lineRule="auto"/>
        <w:rPr>
          <w:ins w:id="74" w:author="HAWKES Natasha [Narrogin Senior High School]" w:date="2019-04-08T08:09:00Z"/>
          <w:rFonts w:ascii="Times New Roman" w:hAnsi="Times New Roman" w:cs="Times New Roman"/>
          <w:sz w:val="24"/>
          <w:szCs w:val="24"/>
          <w:lang w:val="en"/>
        </w:rPr>
      </w:pPr>
      <w:ins w:id="75" w:author="HAWKES Natasha [Narrogin Senior High School]" w:date="2019-04-08T08:09:00Z">
        <w:r>
          <w:rPr>
            <w:rFonts w:ascii="Times New Roman" w:hAnsi="Times New Roman" w:cs="Times New Roman"/>
            <w:sz w:val="24"/>
            <w:szCs w:val="24"/>
            <w:lang w:val="en"/>
          </w:rPr>
          <w:t>Word count?</w:t>
        </w:r>
      </w:ins>
      <w:ins w:id="76" w:author="HAWKES Natasha [Narrogin Senior High School]" w:date="2019-04-08T08:10:00Z">
        <w:r>
          <w:rPr>
            <w:rFonts w:ascii="Times New Roman" w:hAnsi="Times New Roman" w:cs="Times New Roman"/>
            <w:sz w:val="24"/>
            <w:szCs w:val="24"/>
            <w:lang w:val="en"/>
          </w:rPr>
          <w:t xml:space="preserve"> You can shorten your brief introduction if you need to reduce the word count.</w:t>
        </w:r>
      </w:ins>
    </w:p>
    <w:p w14:paraId="2F7ED2F0" w14:textId="77777777" w:rsidR="00070996" w:rsidRDefault="00070996" w:rsidP="001770D7">
      <w:pPr>
        <w:spacing w:line="360" w:lineRule="auto"/>
        <w:rPr>
          <w:ins w:id="77" w:author="HAWKES Natasha [Narrogin Senior High School]" w:date="2019-04-08T08:09:00Z"/>
          <w:rFonts w:ascii="Times New Roman" w:hAnsi="Times New Roman" w:cs="Times New Roman"/>
          <w:sz w:val="24"/>
          <w:szCs w:val="24"/>
          <w:lang w:val="en"/>
        </w:rPr>
      </w:pPr>
    </w:p>
    <w:p w14:paraId="2F6F1DBA" w14:textId="77777777" w:rsidR="00070996" w:rsidRPr="00F878EC" w:rsidRDefault="00070996" w:rsidP="001770D7">
      <w:pPr>
        <w:spacing w:line="360" w:lineRule="auto"/>
        <w:rPr>
          <w:rFonts w:ascii="Times New Roman" w:hAnsi="Times New Roman" w:cs="Times New Roman"/>
          <w:sz w:val="24"/>
          <w:szCs w:val="24"/>
          <w:lang w:val="en"/>
        </w:rPr>
      </w:pPr>
    </w:p>
    <w:p w14:paraId="54D4288F" w14:textId="77777777" w:rsidR="007C6058" w:rsidRDefault="007C6058" w:rsidP="007C6058">
      <w:pPr>
        <w:rPr>
          <w:b/>
          <w:u w:val="single"/>
        </w:rPr>
      </w:pPr>
      <w:r w:rsidRPr="00E613D9">
        <w:rPr>
          <w:b/>
          <w:u w:val="single"/>
        </w:rPr>
        <w:t xml:space="preserve">Bibliography </w:t>
      </w:r>
      <w:ins w:id="78" w:author="HAWKES Natasha [Narrogin Senior High School]" w:date="2019-04-08T08:09:00Z">
        <w:r w:rsidR="00070996">
          <w:rPr>
            <w:b/>
            <w:u w:val="single"/>
          </w:rPr>
          <w:t>This needs to be alphabetised by author</w:t>
        </w:r>
      </w:ins>
    </w:p>
    <w:p w14:paraId="6A24D46E" w14:textId="77777777" w:rsidR="00070996" w:rsidRDefault="00070996" w:rsidP="007C6058">
      <w:pPr>
        <w:rPr>
          <w:ins w:id="79" w:author="HAWKES Natasha [Narrogin Senior High School]" w:date="2019-04-08T08:10:00Z"/>
        </w:rPr>
      </w:pPr>
      <w:moveToRangeStart w:id="80" w:author="HAWKES Natasha [Narrogin Senior High School]" w:date="2019-04-08T08:10:00Z" w:name="move5603425"/>
      <w:moveTo w:id="81" w:author="HAWKES Natasha [Narrogin Senior High School]" w:date="2019-04-08T08:10:00Z">
        <w:r>
          <w:t xml:space="preserve">Biography.com. (2019). </w:t>
        </w:r>
        <w:r>
          <w:rPr>
            <w:i/>
          </w:rPr>
          <w:t xml:space="preserve">Franklin D. Roosevelt Biography. </w:t>
        </w:r>
        <w:r>
          <w:t xml:space="preserve">Retrieved from </w:t>
        </w:r>
        <w:r>
          <w:rPr>
            <w:rStyle w:val="Hyperlink"/>
          </w:rPr>
          <w:fldChar w:fldCharType="begin"/>
        </w:r>
        <w:r>
          <w:rPr>
            <w:rStyle w:val="Hyperlink"/>
          </w:rPr>
          <w:instrText xml:space="preserve"> HYPERLINK "https://www.biography.com/people/franklin-d-roosevelt-9463381" </w:instrText>
        </w:r>
        <w:r>
          <w:rPr>
            <w:rStyle w:val="Hyperlink"/>
          </w:rPr>
          <w:fldChar w:fldCharType="separate"/>
        </w:r>
        <w:r w:rsidRPr="00886C0B">
          <w:rPr>
            <w:rStyle w:val="Hyperlink"/>
          </w:rPr>
          <w:t>https://www.biography.com/people/franklin-d-roosevelt-9463381</w:t>
        </w:r>
        <w:r>
          <w:rPr>
            <w:rStyle w:val="Hyperlink"/>
          </w:rPr>
          <w:fldChar w:fldCharType="end"/>
        </w:r>
      </w:moveTo>
      <w:moveToRangeEnd w:id="80"/>
    </w:p>
    <w:p w14:paraId="21F6820A" w14:textId="77777777" w:rsidR="00070996" w:rsidRDefault="00070996" w:rsidP="007C6058">
      <w:pPr>
        <w:rPr>
          <w:ins w:id="82" w:author="HAWKES Natasha [Narrogin Senior High School]" w:date="2019-04-08T08:10:00Z"/>
        </w:rPr>
      </w:pPr>
    </w:p>
    <w:p w14:paraId="08E779B3" w14:textId="77777777" w:rsidR="007C6058" w:rsidRDefault="00A54F72" w:rsidP="007C6058">
      <w:r>
        <w:t xml:space="preserve">Gereds. L. (2002) </w:t>
      </w:r>
      <w:r w:rsidRPr="00A54F72">
        <w:rPr>
          <w:i/>
        </w:rPr>
        <w:t>The Great Depression</w:t>
      </w:r>
      <w:r>
        <w:rPr>
          <w:i/>
        </w:rPr>
        <w:t xml:space="preserve">. San Diego U.S.A: </w:t>
      </w:r>
      <w:r w:rsidRPr="00A54F72">
        <w:t>Library of Congress</w:t>
      </w:r>
    </w:p>
    <w:p w14:paraId="3334871E" w14:textId="77777777" w:rsidR="00A54F72" w:rsidRDefault="00A54F72" w:rsidP="007C6058"/>
    <w:p w14:paraId="0130617E" w14:textId="77777777" w:rsidR="00A54F72" w:rsidRDefault="00A54F72" w:rsidP="007C6058">
      <w:r>
        <w:t xml:space="preserve">Freidel. F. (2001) </w:t>
      </w:r>
      <w:r w:rsidRPr="00A54F72">
        <w:rPr>
          <w:i/>
        </w:rPr>
        <w:t>Our Country’s Presidents</w:t>
      </w:r>
      <w:r>
        <w:t>. New York U.S.A: Harvard University</w:t>
      </w:r>
    </w:p>
    <w:p w14:paraId="3818DF36" w14:textId="77777777" w:rsidR="00A54F72" w:rsidRDefault="00A54F72" w:rsidP="007C6058"/>
    <w:p w14:paraId="2D37FC8D" w14:textId="77777777" w:rsidR="00F92E69" w:rsidRDefault="007C6058" w:rsidP="007C6058">
      <w:moveFromRangeStart w:id="83" w:author="HAWKES Natasha [Narrogin Senior High School]" w:date="2019-04-08T08:10:00Z" w:name="move5603425"/>
      <w:moveFrom w:id="84" w:author="HAWKES Natasha [Narrogin Senior High School]" w:date="2019-04-08T08:10:00Z">
        <w:r w:rsidDel="00070996">
          <w:t xml:space="preserve">Biography.com. </w:t>
        </w:r>
        <w:r w:rsidR="00F92E69" w:rsidDel="00070996">
          <w:t xml:space="preserve">(2019). </w:t>
        </w:r>
        <w:r w:rsidR="00F92E69" w:rsidDel="00070996">
          <w:rPr>
            <w:i/>
          </w:rPr>
          <w:t xml:space="preserve">Franklin D. Roosevelt Biography. </w:t>
        </w:r>
        <w:r w:rsidR="00F92E69" w:rsidDel="00070996">
          <w:t xml:space="preserve">Retrieved from </w:t>
        </w:r>
        <w:r w:rsidR="00E93DB0" w:rsidDel="00070996">
          <w:rPr>
            <w:rStyle w:val="Hyperlink"/>
          </w:rPr>
          <w:fldChar w:fldCharType="begin"/>
        </w:r>
        <w:r w:rsidR="00E93DB0" w:rsidDel="00070996">
          <w:rPr>
            <w:rStyle w:val="Hyperlink"/>
          </w:rPr>
          <w:instrText xml:space="preserve"> HYPERLINK "https://www.biography.com/people/franklin-d-roosevelt-9463381" </w:instrText>
        </w:r>
        <w:r w:rsidR="00E93DB0" w:rsidDel="00070996">
          <w:rPr>
            <w:rStyle w:val="Hyperlink"/>
          </w:rPr>
          <w:fldChar w:fldCharType="separate"/>
        </w:r>
        <w:r w:rsidR="00F92E69" w:rsidRPr="00886C0B" w:rsidDel="00070996">
          <w:rPr>
            <w:rStyle w:val="Hyperlink"/>
          </w:rPr>
          <w:t>https://www.biography.com/people/franklin-d-roosevelt-9463381</w:t>
        </w:r>
        <w:r w:rsidR="00E93DB0" w:rsidDel="00070996">
          <w:rPr>
            <w:rStyle w:val="Hyperlink"/>
          </w:rPr>
          <w:fldChar w:fldCharType="end"/>
        </w:r>
        <w:r w:rsidR="00F92E69" w:rsidDel="00070996">
          <w:t xml:space="preserve"> </w:t>
        </w:r>
      </w:moveFrom>
      <w:moveFromRangeEnd w:id="83"/>
    </w:p>
    <w:p w14:paraId="57E07BAC" w14:textId="77777777" w:rsidR="00A54F72" w:rsidRDefault="00A54F72" w:rsidP="007C6058"/>
    <w:p w14:paraId="59F55624" w14:textId="77777777" w:rsidR="00A54F72" w:rsidRDefault="00A54F72" w:rsidP="00A54F72">
      <w:r>
        <w:t xml:space="preserve">Hanes. S.(2003). </w:t>
      </w:r>
      <w:r w:rsidRPr="00F240A0">
        <w:rPr>
          <w:i/>
        </w:rPr>
        <w:t>The Great Depression and The New Deal</w:t>
      </w:r>
      <w:r>
        <w:rPr>
          <w:i/>
        </w:rPr>
        <w:t xml:space="preserve">. </w:t>
      </w:r>
      <w:r>
        <w:t>N.S.W: The Gale Group Incorporated</w:t>
      </w:r>
    </w:p>
    <w:p w14:paraId="33F6890E" w14:textId="77777777" w:rsidR="00F92E69" w:rsidRDefault="00F92E69" w:rsidP="007C6058"/>
    <w:p w14:paraId="13F4C018" w14:textId="77777777" w:rsidR="00F92E69" w:rsidRDefault="00F92E69" w:rsidP="007C6058">
      <w:pPr>
        <w:rPr>
          <w:rStyle w:val="Hyperlink"/>
          <w:rFonts w:cstheme="minorHAnsi"/>
          <w:color w:val="auto"/>
          <w:u w:val="none"/>
          <w:lang w:val="en"/>
        </w:rPr>
      </w:pPr>
      <w:r>
        <w:t xml:space="preserve">History.com. (2019). </w:t>
      </w:r>
      <w:r>
        <w:rPr>
          <w:i/>
        </w:rPr>
        <w:t xml:space="preserve">Franklin D. Roosevelt. </w:t>
      </w:r>
      <w:r>
        <w:t xml:space="preserve">Retrieved from </w:t>
      </w:r>
      <w:hyperlink r:id="rId12" w:history="1">
        <w:r w:rsidRPr="00BD514C">
          <w:rPr>
            <w:rStyle w:val="Hyperlink"/>
            <w:rFonts w:cstheme="minorHAnsi"/>
            <w:lang w:val="en"/>
          </w:rPr>
          <w:t>https://www.history.com/topics/us-presidents/franklin-d-roosevelt</w:t>
        </w:r>
      </w:hyperlink>
      <w:r>
        <w:rPr>
          <w:rStyle w:val="Hyperlink"/>
          <w:rFonts w:cstheme="minorHAnsi"/>
          <w:color w:val="auto"/>
          <w:u w:val="none"/>
          <w:lang w:val="en"/>
        </w:rPr>
        <w:t xml:space="preserve"> </w:t>
      </w:r>
    </w:p>
    <w:p w14:paraId="2F7A22AD" w14:textId="77777777" w:rsidR="00F92E69" w:rsidRDefault="00F92E69" w:rsidP="007C6058">
      <w:pPr>
        <w:rPr>
          <w:rStyle w:val="Hyperlink"/>
          <w:rFonts w:cstheme="minorHAnsi"/>
          <w:color w:val="auto"/>
          <w:u w:val="none"/>
          <w:lang w:val="en"/>
        </w:rPr>
      </w:pPr>
    </w:p>
    <w:p w14:paraId="7B910509" w14:textId="77777777" w:rsidR="00F92E69" w:rsidRDefault="00F92E69" w:rsidP="007C6058">
      <w:pPr>
        <w:rPr>
          <w:rFonts w:cstheme="minorHAnsi"/>
          <w:color w:val="181818"/>
          <w:lang w:val="en"/>
        </w:rPr>
      </w:pPr>
      <w:r>
        <w:rPr>
          <w:rStyle w:val="Hyperlink"/>
          <w:rFonts w:cstheme="minorHAnsi"/>
          <w:color w:val="auto"/>
          <w:u w:val="none"/>
          <w:lang w:val="en"/>
        </w:rPr>
        <w:t xml:space="preserve">History.com. (2019). </w:t>
      </w:r>
      <w:r>
        <w:rPr>
          <w:rStyle w:val="Hyperlink"/>
          <w:rFonts w:cstheme="minorHAnsi"/>
          <w:i/>
          <w:color w:val="auto"/>
          <w:u w:val="none"/>
          <w:lang w:val="en"/>
        </w:rPr>
        <w:t xml:space="preserve">New Deal. </w:t>
      </w:r>
      <w:r>
        <w:rPr>
          <w:rStyle w:val="Hyperlink"/>
          <w:rFonts w:cstheme="minorHAnsi"/>
          <w:color w:val="auto"/>
          <w:u w:val="none"/>
          <w:lang w:val="en"/>
        </w:rPr>
        <w:t xml:space="preserve">Retrieved from </w:t>
      </w:r>
      <w:hyperlink r:id="rId13" w:history="1">
        <w:r w:rsidRPr="00886C0B">
          <w:rPr>
            <w:rStyle w:val="Hyperlink"/>
            <w:rFonts w:cstheme="minorHAnsi"/>
            <w:lang w:val="en"/>
          </w:rPr>
          <w:t>https://www.history.com/topics/great-depression/new-deal</w:t>
        </w:r>
      </w:hyperlink>
      <w:r>
        <w:rPr>
          <w:rFonts w:cstheme="minorHAnsi"/>
          <w:color w:val="181818"/>
          <w:lang w:val="en"/>
        </w:rPr>
        <w:t xml:space="preserve"> </w:t>
      </w:r>
    </w:p>
    <w:p w14:paraId="057B2156" w14:textId="77777777" w:rsidR="00F92E69" w:rsidRDefault="00F92E69" w:rsidP="007C6058">
      <w:pPr>
        <w:rPr>
          <w:rFonts w:cstheme="minorHAnsi"/>
          <w:color w:val="181818"/>
          <w:lang w:val="en"/>
        </w:rPr>
      </w:pPr>
    </w:p>
    <w:p w14:paraId="5FBA857B" w14:textId="77777777" w:rsidR="00F92E69" w:rsidRPr="00F92E69" w:rsidRDefault="00F92E69" w:rsidP="007C6058">
      <w:pPr>
        <w:rPr>
          <w:rFonts w:cstheme="minorHAnsi"/>
          <w:color w:val="181818"/>
          <w:lang w:val="en"/>
        </w:rPr>
      </w:pPr>
      <w:r w:rsidRPr="00F92E69">
        <w:rPr>
          <w:rFonts w:cstheme="minorHAnsi"/>
          <w:color w:val="181818"/>
          <w:lang w:val="en"/>
        </w:rPr>
        <w:t>Leuchtenburg</w:t>
      </w:r>
      <w:r>
        <w:rPr>
          <w:rFonts w:cstheme="minorHAnsi"/>
          <w:color w:val="181818"/>
          <w:lang w:val="en"/>
        </w:rPr>
        <w:t xml:space="preserve">, W. (2019). </w:t>
      </w:r>
      <w:r>
        <w:rPr>
          <w:rFonts w:cstheme="minorHAnsi"/>
          <w:i/>
          <w:color w:val="181818"/>
          <w:lang w:val="en"/>
        </w:rPr>
        <w:t xml:space="preserve">Franklin D. Roosevelt: Impact and Legacy. </w:t>
      </w:r>
      <w:r>
        <w:rPr>
          <w:rFonts w:cstheme="minorHAnsi"/>
          <w:color w:val="181818"/>
          <w:lang w:val="en"/>
        </w:rPr>
        <w:t xml:space="preserve">Retrieved from </w:t>
      </w:r>
      <w:hyperlink r:id="rId14" w:history="1">
        <w:r w:rsidRPr="007F3770">
          <w:rPr>
            <w:rStyle w:val="Hyperlink"/>
            <w:rFonts w:cstheme="minorHAnsi"/>
            <w:lang w:val="en"/>
          </w:rPr>
          <w:t>https://millercenter.org/president/fdroosevelt/impact-and-legacy</w:t>
        </w:r>
      </w:hyperlink>
      <w:r>
        <w:rPr>
          <w:rStyle w:val="Hyperlink"/>
          <w:rFonts w:cstheme="minorHAnsi"/>
          <w:color w:val="auto"/>
          <w:u w:val="none"/>
          <w:lang w:val="en"/>
        </w:rPr>
        <w:t xml:space="preserve"> </w:t>
      </w:r>
    </w:p>
    <w:p w14:paraId="119FA417" w14:textId="77777777" w:rsidR="007C6058" w:rsidRDefault="007C6058" w:rsidP="007C6058">
      <w:pPr>
        <w:rPr>
          <w:rFonts w:cstheme="minorHAnsi"/>
          <w:color w:val="181818"/>
          <w:lang w:val="en"/>
        </w:rPr>
      </w:pPr>
    </w:p>
    <w:p w14:paraId="3466C91E" w14:textId="77777777" w:rsidR="00F92E69" w:rsidRDefault="00F92E69" w:rsidP="007C6058">
      <w:pPr>
        <w:rPr>
          <w:rFonts w:cstheme="minorHAnsi"/>
          <w:color w:val="181818"/>
          <w:lang w:val="en"/>
        </w:rPr>
      </w:pPr>
      <w:r>
        <w:rPr>
          <w:rFonts w:cstheme="minorHAnsi"/>
          <w:color w:val="181818"/>
          <w:lang w:val="en"/>
        </w:rPr>
        <w:t xml:space="preserve">Mirams, S. (2015). </w:t>
      </w:r>
      <w:r>
        <w:rPr>
          <w:rFonts w:cstheme="minorHAnsi"/>
          <w:i/>
          <w:color w:val="181818"/>
          <w:lang w:val="en"/>
        </w:rPr>
        <w:t xml:space="preserve">The USA 1900-1945. </w:t>
      </w:r>
      <w:r>
        <w:rPr>
          <w:rFonts w:cstheme="minorHAnsi"/>
          <w:color w:val="181818"/>
          <w:lang w:val="en"/>
        </w:rPr>
        <w:t>South Melbourne, V.I.C: Cengage Learning Australia</w:t>
      </w:r>
    </w:p>
    <w:p w14:paraId="663E57AB" w14:textId="77777777" w:rsidR="00D65246" w:rsidRDefault="00D65246" w:rsidP="007C6058">
      <w:pPr>
        <w:rPr>
          <w:rFonts w:cstheme="minorHAnsi"/>
          <w:color w:val="181818"/>
          <w:lang w:val="en"/>
        </w:rPr>
      </w:pPr>
    </w:p>
    <w:p w14:paraId="00B617D0" w14:textId="77777777" w:rsidR="00D65246" w:rsidRDefault="00D65246" w:rsidP="007C6058">
      <w:pPr>
        <w:rPr>
          <w:rStyle w:val="Hyperlink"/>
          <w:color w:val="auto"/>
          <w:u w:val="none"/>
        </w:rPr>
      </w:pPr>
      <w:r>
        <w:t xml:space="preserve">Smoop. (2016). </w:t>
      </w:r>
      <w:r w:rsidRPr="00D65246">
        <w:rPr>
          <w:i/>
        </w:rPr>
        <w:t>Franklin D. Roosevelt in World War Two</w:t>
      </w:r>
      <w:r>
        <w:rPr>
          <w:i/>
        </w:rPr>
        <w:t xml:space="preserve">. </w:t>
      </w:r>
      <w:r>
        <w:t xml:space="preserve">Retrieved from </w:t>
      </w:r>
      <w:r w:rsidRPr="001B48BE">
        <w:t xml:space="preserve"> </w:t>
      </w:r>
      <w:hyperlink r:id="rId15" w:history="1">
        <w:r w:rsidRPr="001B48BE">
          <w:rPr>
            <w:rStyle w:val="Hyperlink"/>
          </w:rPr>
          <w:t>https://www.shmoop.com/wwii/franklin-d-roosevelt.html</w:t>
        </w:r>
      </w:hyperlink>
    </w:p>
    <w:p w14:paraId="64BC2E1F" w14:textId="77777777" w:rsidR="00A54F72" w:rsidRDefault="00A54F72" w:rsidP="007C6058">
      <w:pPr>
        <w:rPr>
          <w:rStyle w:val="Hyperlink"/>
          <w:color w:val="auto"/>
          <w:u w:val="none"/>
        </w:rPr>
      </w:pPr>
    </w:p>
    <w:p w14:paraId="224257DF" w14:textId="77777777" w:rsidR="00A54F72" w:rsidRPr="00D65246" w:rsidRDefault="00A54F72" w:rsidP="007C6058"/>
    <w:p w14:paraId="6631C792" w14:textId="77777777" w:rsidR="007C6058" w:rsidRDefault="007C6058" w:rsidP="007C6058"/>
    <w:p w14:paraId="1EC229C5" w14:textId="77777777" w:rsidR="00A54F72" w:rsidRPr="00F240A0" w:rsidRDefault="00A54F72" w:rsidP="007C6058"/>
    <w:p w14:paraId="19C93C77" w14:textId="77777777" w:rsidR="00D25F3D" w:rsidRDefault="00D25F3D" w:rsidP="007C6058"/>
    <w:p w14:paraId="58216929" w14:textId="77777777" w:rsidR="00066E6B" w:rsidRDefault="00066E6B"/>
    <w:sectPr w:rsidR="00066E6B" w:rsidSect="004A32C5">
      <w:footerReference w:type="default" r:id="rId16"/>
      <w:pgSz w:w="11906" w:h="16838"/>
      <w:pgMar w:top="1440" w:right="1440" w:bottom="1440" w:left="1440" w:header="708" w:footer="708" w:gutter="0"/>
      <w:pgBorders w:display="firstPage" w:offsetFrom="page">
        <w:top w:val="triple" w:sz="4" w:space="24" w:color="auto"/>
        <w:left w:val="triple" w:sz="4" w:space="24" w:color="auto"/>
        <w:bottom w:val="triple" w:sz="4" w:space="24" w:color="auto"/>
        <w:right w:val="trip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 w:author="HAWKES Natasha [Narrogin Senior High School]" w:date="2019-04-08T07:57:00Z" w:initials="HN[SHS">
    <w:p w14:paraId="190E8A29" w14:textId="77777777" w:rsidR="009E240A" w:rsidRDefault="009E240A">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90E8A2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A7396B" w14:textId="77777777" w:rsidR="00503435" w:rsidRDefault="00503435" w:rsidP="00503435">
      <w:pPr>
        <w:spacing w:after="0" w:line="240" w:lineRule="auto"/>
      </w:pPr>
      <w:r>
        <w:separator/>
      </w:r>
    </w:p>
  </w:endnote>
  <w:endnote w:type="continuationSeparator" w:id="0">
    <w:p w14:paraId="38030DBF" w14:textId="77777777" w:rsidR="00503435" w:rsidRDefault="00503435" w:rsidP="00503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2980979"/>
      <w:docPartObj>
        <w:docPartGallery w:val="Page Numbers (Bottom of Page)"/>
        <w:docPartUnique/>
      </w:docPartObj>
    </w:sdtPr>
    <w:sdtEndPr>
      <w:rPr>
        <w:color w:val="7F7F7F" w:themeColor="background1" w:themeShade="7F"/>
        <w:spacing w:val="60"/>
      </w:rPr>
    </w:sdtEndPr>
    <w:sdtContent>
      <w:p w14:paraId="0DF579F0" w14:textId="40AB2C7B" w:rsidR="00503435" w:rsidRDefault="0050343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93DB0" w:rsidRPr="00E93DB0">
          <w:rPr>
            <w:b/>
            <w:bCs/>
            <w:noProof/>
          </w:rPr>
          <w:t>7</w:t>
        </w:r>
        <w:r>
          <w:rPr>
            <w:b/>
            <w:bCs/>
            <w:noProof/>
          </w:rPr>
          <w:fldChar w:fldCharType="end"/>
        </w:r>
        <w:r>
          <w:rPr>
            <w:b/>
            <w:bCs/>
          </w:rPr>
          <w:t xml:space="preserve"> | </w:t>
        </w:r>
        <w:r>
          <w:rPr>
            <w:color w:val="7F7F7F" w:themeColor="background1" w:themeShade="7F"/>
            <w:spacing w:val="60"/>
          </w:rPr>
          <w:t>Page</w:t>
        </w:r>
      </w:p>
    </w:sdtContent>
  </w:sdt>
  <w:p w14:paraId="1D539D91" w14:textId="77777777" w:rsidR="00503435" w:rsidRDefault="00503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BC98BE" w14:textId="77777777" w:rsidR="00503435" w:rsidRDefault="00503435" w:rsidP="00503435">
      <w:pPr>
        <w:spacing w:after="0" w:line="240" w:lineRule="auto"/>
      </w:pPr>
      <w:r>
        <w:separator/>
      </w:r>
    </w:p>
  </w:footnote>
  <w:footnote w:type="continuationSeparator" w:id="0">
    <w:p w14:paraId="5D32E54C" w14:textId="77777777" w:rsidR="00503435" w:rsidRDefault="00503435" w:rsidP="00503435">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AWKES Natasha [Narrogin Senior High School]">
    <w15:presenceInfo w15:providerId="AD" w15:userId="S-1-5-21-2688374614-2727847420-1261802764-1370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en-US" w:vendorID="64" w:dllVersion="6" w:nlCheck="1" w:checkStyle="0"/>
  <w:activeWritingStyle w:appName="MSWord" w:lang="en-AU" w:vendorID="64" w:dllVersion="6" w:nlCheck="1" w:checkStyle="0"/>
  <w:activeWritingStyle w:appName="MSWord" w:lang="en-AU" w:vendorID="64" w:dllVersion="4096" w:nlCheck="1" w:checkStyle="0"/>
  <w:activeWritingStyle w:appName="MSWord" w:lang="en-US" w:vendorID="64" w:dllVersion="4096" w:nlCheck="1" w:checkStyle="0"/>
  <w:activeWritingStyle w:appName="MSWord" w:lang="en-AU" w:vendorID="64" w:dllVersion="131078" w:nlCheck="1" w:checkStyle="0"/>
  <w:activeWritingStyle w:appName="MSWord" w:lang="en-US" w:vendorID="64" w:dllVersion="131078" w:nlCheck="1" w:checkStyle="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DE"/>
    <w:rsid w:val="00066E6B"/>
    <w:rsid w:val="00070996"/>
    <w:rsid w:val="000C757D"/>
    <w:rsid w:val="000E4258"/>
    <w:rsid w:val="001770D7"/>
    <w:rsid w:val="0019736A"/>
    <w:rsid w:val="001C225F"/>
    <w:rsid w:val="001E7D97"/>
    <w:rsid w:val="00331B5E"/>
    <w:rsid w:val="003E4C20"/>
    <w:rsid w:val="004072C1"/>
    <w:rsid w:val="0041417E"/>
    <w:rsid w:val="00460FBA"/>
    <w:rsid w:val="004A32C5"/>
    <w:rsid w:val="004F25A5"/>
    <w:rsid w:val="004F55D4"/>
    <w:rsid w:val="00503435"/>
    <w:rsid w:val="005837E6"/>
    <w:rsid w:val="005D55C0"/>
    <w:rsid w:val="005F1FBF"/>
    <w:rsid w:val="00661D4A"/>
    <w:rsid w:val="0067202B"/>
    <w:rsid w:val="006E6D23"/>
    <w:rsid w:val="0077374E"/>
    <w:rsid w:val="007747DE"/>
    <w:rsid w:val="007C1876"/>
    <w:rsid w:val="007C6058"/>
    <w:rsid w:val="007C647A"/>
    <w:rsid w:val="007E33EC"/>
    <w:rsid w:val="00822607"/>
    <w:rsid w:val="009E240A"/>
    <w:rsid w:val="009F0F37"/>
    <w:rsid w:val="00A54F72"/>
    <w:rsid w:val="00A86AC0"/>
    <w:rsid w:val="00B10287"/>
    <w:rsid w:val="00B26E2B"/>
    <w:rsid w:val="00B534DA"/>
    <w:rsid w:val="00B65E0D"/>
    <w:rsid w:val="00C1212E"/>
    <w:rsid w:val="00C75861"/>
    <w:rsid w:val="00CD5409"/>
    <w:rsid w:val="00D23C00"/>
    <w:rsid w:val="00D25F3D"/>
    <w:rsid w:val="00D65246"/>
    <w:rsid w:val="00D65F25"/>
    <w:rsid w:val="00DD2C97"/>
    <w:rsid w:val="00E93DB0"/>
    <w:rsid w:val="00F04476"/>
    <w:rsid w:val="00F240A0"/>
    <w:rsid w:val="00F92E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EE4CC"/>
  <w15:docId w15:val="{9BA3BE7B-D451-456F-872D-FCFE0AEFE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47DE"/>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47D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7747DE"/>
    <w:rPr>
      <w:color w:val="0000FF"/>
      <w:u w:val="single"/>
    </w:rPr>
  </w:style>
  <w:style w:type="paragraph" w:styleId="Header">
    <w:name w:val="header"/>
    <w:basedOn w:val="Normal"/>
    <w:link w:val="HeaderChar"/>
    <w:uiPriority w:val="99"/>
    <w:unhideWhenUsed/>
    <w:rsid w:val="005034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3435"/>
  </w:style>
  <w:style w:type="paragraph" w:styleId="Footer">
    <w:name w:val="footer"/>
    <w:basedOn w:val="Normal"/>
    <w:link w:val="FooterChar"/>
    <w:uiPriority w:val="99"/>
    <w:unhideWhenUsed/>
    <w:rsid w:val="005034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3435"/>
  </w:style>
  <w:style w:type="character" w:styleId="CommentReference">
    <w:name w:val="annotation reference"/>
    <w:basedOn w:val="DefaultParagraphFont"/>
    <w:uiPriority w:val="99"/>
    <w:semiHidden/>
    <w:unhideWhenUsed/>
    <w:rsid w:val="009E240A"/>
    <w:rPr>
      <w:sz w:val="16"/>
      <w:szCs w:val="16"/>
    </w:rPr>
  </w:style>
  <w:style w:type="paragraph" w:styleId="CommentText">
    <w:name w:val="annotation text"/>
    <w:basedOn w:val="Normal"/>
    <w:link w:val="CommentTextChar"/>
    <w:uiPriority w:val="99"/>
    <w:semiHidden/>
    <w:unhideWhenUsed/>
    <w:rsid w:val="009E240A"/>
    <w:pPr>
      <w:spacing w:line="240" w:lineRule="auto"/>
    </w:pPr>
    <w:rPr>
      <w:sz w:val="20"/>
      <w:szCs w:val="20"/>
    </w:rPr>
  </w:style>
  <w:style w:type="character" w:customStyle="1" w:styleId="CommentTextChar">
    <w:name w:val="Comment Text Char"/>
    <w:basedOn w:val="DefaultParagraphFont"/>
    <w:link w:val="CommentText"/>
    <w:uiPriority w:val="99"/>
    <w:semiHidden/>
    <w:rsid w:val="009E240A"/>
    <w:rPr>
      <w:sz w:val="20"/>
      <w:szCs w:val="20"/>
    </w:rPr>
  </w:style>
  <w:style w:type="paragraph" w:styleId="CommentSubject">
    <w:name w:val="annotation subject"/>
    <w:basedOn w:val="CommentText"/>
    <w:next w:val="CommentText"/>
    <w:link w:val="CommentSubjectChar"/>
    <w:uiPriority w:val="99"/>
    <w:semiHidden/>
    <w:unhideWhenUsed/>
    <w:rsid w:val="009E240A"/>
    <w:rPr>
      <w:b/>
      <w:bCs/>
    </w:rPr>
  </w:style>
  <w:style w:type="character" w:customStyle="1" w:styleId="CommentSubjectChar">
    <w:name w:val="Comment Subject Char"/>
    <w:basedOn w:val="CommentTextChar"/>
    <w:link w:val="CommentSubject"/>
    <w:uiPriority w:val="99"/>
    <w:semiHidden/>
    <w:rsid w:val="009E240A"/>
    <w:rPr>
      <w:b/>
      <w:bCs/>
      <w:sz w:val="20"/>
      <w:szCs w:val="20"/>
    </w:rPr>
  </w:style>
  <w:style w:type="paragraph" w:styleId="Revision">
    <w:name w:val="Revision"/>
    <w:hidden/>
    <w:uiPriority w:val="99"/>
    <w:semiHidden/>
    <w:rsid w:val="009E240A"/>
    <w:pPr>
      <w:spacing w:after="0" w:line="240" w:lineRule="auto"/>
    </w:pPr>
  </w:style>
  <w:style w:type="paragraph" w:styleId="BalloonText">
    <w:name w:val="Balloon Text"/>
    <w:basedOn w:val="Normal"/>
    <w:link w:val="BalloonTextChar"/>
    <w:uiPriority w:val="99"/>
    <w:semiHidden/>
    <w:unhideWhenUsed/>
    <w:rsid w:val="009E24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240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history.com/topics/great-depression/new-deal" TargetMode="External"/><Relationship Id="rId18" Type="http://schemas.microsoft.com/office/2011/relationships/people" Target="people.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hyperlink" Target="https://www.history.com/topics/us-presidents/franklin-d-roosevelt"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www.google.com.au/url?sa=i&amp;rct=j&amp;q=&amp;esrc=s&amp;source=images&amp;cd=&amp;cad=rja&amp;uact=8&amp;ved=2ahUKEwjTzL6HrrDgAhVNeH0KHdUYDC0QjRx6BAgBEAU&amp;url=http://favobooks.com/politicians/117-franklin-roosevelt-favorite-books-of-president.html&amp;psig=AOvVaw2kSQ3pE5s-bjS9DY_BVGCK&amp;ust=1549860389568406" TargetMode="External"/><Relationship Id="rId11" Type="http://schemas.openxmlformats.org/officeDocument/2006/relationships/hyperlink" Target="https://www.u-s-history.com/pages/h1661.html" TargetMode="External"/><Relationship Id="rId5" Type="http://schemas.openxmlformats.org/officeDocument/2006/relationships/endnotes" Target="endnotes.xml"/><Relationship Id="rId15" Type="http://schemas.openxmlformats.org/officeDocument/2006/relationships/hyperlink" Target="https://www.shmoop.com/wwii/franklin-d-roosevelt.html" TargetMode="External"/><Relationship Id="rId10" Type="http://schemas.openxmlformats.org/officeDocument/2006/relationships/hyperlink" Target="https://www.u-s-history.com/pages/h1525.html" TargetMode="External"/><Relationship Id="rId19" Type="http://schemas.openxmlformats.org/officeDocument/2006/relationships/theme" Target="theme/theme1.xm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hyperlink" Target="https://millercenter.org/president/fdroosevelt/impact-and-leg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CEAF1F1E</Template>
  <TotalTime>0</TotalTime>
  <Pages>9</Pages>
  <Words>2927</Words>
  <Characters>16687</Characters>
  <Application>Microsoft Office Word</Application>
  <DocSecurity>4</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O'NEILL Kaitlyn</dc:creator>
  <cp:keywords/>
  <dc:description/>
  <cp:lastModifiedBy>HAWKES Natasha [Narrogin Senior High School]</cp:lastModifiedBy>
  <cp:revision>2</cp:revision>
  <cp:lastPrinted>2019-04-08T00:12:00Z</cp:lastPrinted>
  <dcterms:created xsi:type="dcterms:W3CDTF">2019-04-08T00:12:00Z</dcterms:created>
  <dcterms:modified xsi:type="dcterms:W3CDTF">2019-04-08T00:12:00Z</dcterms:modified>
</cp:coreProperties>
</file>