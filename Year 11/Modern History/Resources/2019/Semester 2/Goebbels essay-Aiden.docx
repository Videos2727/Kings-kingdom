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0162" w:rsidRDefault="00EF0162">
      <w:r>
        <w:t xml:space="preserve">The Nazi rise to power and continued influence over Europe can be greatly attributed to their extremely persuasive propaganda. The propaganda juggernaut that was Nazi Germany </w:t>
      </w:r>
      <w:r w:rsidR="00E850EF">
        <w:t xml:space="preserve">was headed by the master propagandist Joseph Goebbels. Goebbels was an exceptionally loyal </w:t>
      </w:r>
      <w:r w:rsidR="0085057F">
        <w:t xml:space="preserve">soldier to Adolf Hitler taking on board most of Hitler’s extremist views. He utilised these views and the speeches delivered by both himself and the Fuhrer to convince the German public of their views. Goebbels was an exceedingly important historical figure for his intensely persuasive public speaking, the </w:t>
      </w:r>
      <w:del w:id="0" w:author="HAWKES Natasha [Narrogin Senior High School]" w:date="2019-07-31T08:35:00Z">
        <w:r w:rsidR="0085057F" w:rsidDel="00ED42D6">
          <w:delText xml:space="preserve">NAZI </w:delText>
        </w:r>
      </w:del>
      <w:r w:rsidR="0085057F">
        <w:t>propaganda machine that he forged and his high level</w:t>
      </w:r>
      <w:r w:rsidR="00C16C4F">
        <w:t xml:space="preserve"> of</w:t>
      </w:r>
      <w:r w:rsidR="0085057F">
        <w:t xml:space="preserve"> trust from Hitler in his decision making. </w:t>
      </w:r>
      <w:ins w:id="1" w:author="HAWKES Natasha [Narrogin Senior High School]" w:date="2019-07-31T08:35:00Z">
        <w:r w:rsidR="00ED42D6">
          <w:t>Maybe just mention his role as Nazi Propaganda Minister.</w:t>
        </w:r>
      </w:ins>
    </w:p>
    <w:p w:rsidR="00176D20" w:rsidRDefault="00176D20"/>
    <w:p w:rsidR="00403CC6" w:rsidRDefault="00BD7F52">
      <w:r>
        <w:t>Goebbels was born on 29</w:t>
      </w:r>
      <w:r w:rsidRPr="00BD7F52">
        <w:rPr>
          <w:vertAlign w:val="superscript"/>
        </w:rPr>
        <w:t>th</w:t>
      </w:r>
      <w:r>
        <w:t xml:space="preserve"> of October, 1897. He was one of five children. </w:t>
      </w:r>
      <w:del w:id="2" w:author="HAWKES Natasha [Narrogin Senior High School]" w:date="2019-07-31T08:35:00Z">
        <w:r w:rsidDel="00ED42D6">
          <w:delText xml:space="preserve">He </w:delText>
        </w:r>
      </w:del>
      <w:ins w:id="3" w:author="HAWKES Natasha [Narrogin Senior High School]" w:date="2019-07-31T08:35:00Z">
        <w:r w:rsidR="00ED42D6">
          <w:t>Goebbels</w:t>
        </w:r>
        <w:r w:rsidR="00ED42D6">
          <w:t xml:space="preserve"> </w:t>
        </w:r>
      </w:ins>
      <w:r>
        <w:t xml:space="preserve">graduated in 1921 from the university of Hindenburg and got </w:t>
      </w:r>
      <w:del w:id="4" w:author="HAWKES Natasha [Narrogin Senior High School]" w:date="2019-07-31T08:35:00Z">
        <w:r w:rsidDel="00ED42D6">
          <w:delText>caught up</w:delText>
        </w:r>
      </w:del>
      <w:ins w:id="5" w:author="HAWKES Natasha [Narrogin Senior High School]" w:date="2019-07-31T08:35:00Z">
        <w:r w:rsidR="00ED42D6">
          <w:t xml:space="preserve"> (what do you mean?)</w:t>
        </w:r>
      </w:ins>
      <w:del w:id="6" w:author="HAWKES Natasha [Narrogin Senior High School]" w:date="2019-07-31T08:35:00Z">
        <w:r w:rsidDel="00ED42D6">
          <w:delText xml:space="preserve"> </w:delText>
        </w:r>
      </w:del>
      <w:r>
        <w:t xml:space="preserve">by the nationalistic tide sweeping the nation. In late 1924 he joined the </w:t>
      </w:r>
      <w:del w:id="7" w:author="HAWKES Natasha [Narrogin Senior High School]" w:date="2019-07-31T08:35:00Z">
        <w:r w:rsidDel="00ED42D6">
          <w:delText xml:space="preserve">national </w:delText>
        </w:r>
      </w:del>
      <w:ins w:id="8" w:author="HAWKES Natasha [Narrogin Senior High School]" w:date="2019-07-31T08:35:00Z">
        <w:r w:rsidR="00ED42D6">
          <w:t>N</w:t>
        </w:r>
        <w:r w:rsidR="00ED42D6">
          <w:t xml:space="preserve">ational </w:t>
        </w:r>
      </w:ins>
      <w:proofErr w:type="spellStart"/>
      <w:ins w:id="9" w:author="HAWKES Natasha [Narrogin Senior High School]" w:date="2019-07-31T08:36:00Z">
        <w:r w:rsidR="00ED42D6">
          <w:t>N</w:t>
        </w:r>
      </w:ins>
      <w:del w:id="10" w:author="HAWKES Natasha [Narrogin Senior High School]" w:date="2019-07-31T08:36:00Z">
        <w:r w:rsidDel="00ED42D6">
          <w:delText>s</w:delText>
        </w:r>
      </w:del>
      <w:r>
        <w:t>ocialist</w:t>
      </w:r>
      <w:proofErr w:type="spellEnd"/>
      <w:r>
        <w:t xml:space="preserve"> </w:t>
      </w:r>
      <w:r w:rsidR="00C16C4F">
        <w:t>German</w:t>
      </w:r>
      <w:r>
        <w:t xml:space="preserve"> </w:t>
      </w:r>
      <w:ins w:id="11" w:author="HAWKES Natasha [Narrogin Senior High School]" w:date="2019-07-31T08:36:00Z">
        <w:r w:rsidR="00ED42D6">
          <w:t>W</w:t>
        </w:r>
      </w:ins>
      <w:del w:id="12" w:author="HAWKES Natasha [Narrogin Senior High School]" w:date="2019-07-31T08:36:00Z">
        <w:r w:rsidDel="00ED42D6">
          <w:delText>w</w:delText>
        </w:r>
      </w:del>
      <w:r>
        <w:t xml:space="preserve">orkers </w:t>
      </w:r>
      <w:ins w:id="13" w:author="HAWKES Natasha [Narrogin Senior High School]" w:date="2019-07-31T08:36:00Z">
        <w:r w:rsidR="00ED42D6">
          <w:t>P</w:t>
        </w:r>
      </w:ins>
      <w:del w:id="14" w:author="HAWKES Natasha [Narrogin Senior High School]" w:date="2019-07-31T08:36:00Z">
        <w:r w:rsidDel="00ED42D6">
          <w:delText>p</w:delText>
        </w:r>
      </w:del>
      <w:r>
        <w:t xml:space="preserve">arty (NSDAP or Nazis) and became the editor of a biweekly National Socialist magazine. His slow progression up the ranks eventuated in 1926 with Goebbels being chosen as the </w:t>
      </w:r>
      <w:r w:rsidR="00C16C4F">
        <w:t xml:space="preserve">district leader in Berlin. In 1927 he founded </w:t>
      </w:r>
      <w:r w:rsidR="00C16C4F" w:rsidRPr="00C16C4F">
        <w:rPr>
          <w:i/>
        </w:rPr>
        <w:t>Der Angriff</w:t>
      </w:r>
      <w:r w:rsidR="00C16C4F">
        <w:t xml:space="preserve"> a weekly socialist newspaper, a year later being rewarded with the position of national director of propaganda. He used this role to convince the German people that the Nazi cause was right and that the people should vote for them. His propaganda machine had a far reaching influence, with Nazi propaganda appearing</w:t>
      </w:r>
      <w:del w:id="15" w:author="HAWKES Natasha [Narrogin Senior High School]" w:date="2019-07-31T08:36:00Z">
        <w:r w:rsidR="00C16C4F" w:rsidDel="00ED42D6">
          <w:delText xml:space="preserve"> all over the place</w:delText>
        </w:r>
      </w:del>
      <w:ins w:id="16" w:author="HAWKES Natasha [Narrogin Senior High School]" w:date="2019-07-31T08:36:00Z">
        <w:r w:rsidR="00ED42D6">
          <w:t xml:space="preserve"> (what do you mean? Formalise this statement)</w:t>
        </w:r>
      </w:ins>
      <w:r w:rsidR="00C16C4F">
        <w:t xml:space="preserve">, including </w:t>
      </w:r>
      <w:r w:rsidR="00C16C4F" w:rsidRPr="00C16C4F">
        <w:t>newspapers, radio, films, theatre, literature, music and the arts</w:t>
      </w:r>
      <w:r w:rsidR="00C16C4F">
        <w:t xml:space="preserve">. </w:t>
      </w:r>
      <w:ins w:id="17" w:author="HAWKES Natasha [Narrogin Senior High School]" w:date="2019-07-31T08:37:00Z">
        <w:r w:rsidR="00ED42D6">
          <w:t>A</w:t>
        </w:r>
      </w:ins>
      <w:del w:id="18" w:author="HAWKES Natasha [Narrogin Senior High School]" w:date="2019-07-31T08:37:00Z">
        <w:r w:rsidR="00082D1E" w:rsidDel="00ED42D6">
          <w:delText>a</w:delText>
        </w:r>
      </w:del>
      <w:r w:rsidR="00082D1E">
        <w:t xml:space="preserve"> large contingency of people feared</w:t>
      </w:r>
      <w:ins w:id="19" w:author="HAWKES Natasha [Narrogin Senior High School]" w:date="2019-07-31T08:37:00Z">
        <w:r w:rsidR="00ED42D6">
          <w:t xml:space="preserve"> (what?)</w:t>
        </w:r>
      </w:ins>
      <w:r w:rsidR="00082D1E">
        <w:t>, especially the Jewish communities who were becoming increasingly targeted by the Nazis. Goebbels</w:t>
      </w:r>
      <w:ins w:id="20" w:author="HAWKES Natasha [Narrogin Senior High School]" w:date="2019-07-31T08:37:00Z">
        <w:r w:rsidR="00ED42D6">
          <w:t>’</w:t>
        </w:r>
      </w:ins>
      <w:r w:rsidR="00082D1E">
        <w:t xml:space="preserve"> influence over the media convinced the mass majority that the Jewish people were ‘subhuman’ and were the causes for all of the problems Germany had experienced in the last decade. Goebbels influence off the German population continued for the rest of his shortened life, right up to his death via suicide with his wife, </w:t>
      </w:r>
      <w:r w:rsidR="00082D1E" w:rsidRPr="00082D1E">
        <w:t>Magda Ritschel</w:t>
      </w:r>
      <w:r w:rsidR="00082D1E">
        <w:t xml:space="preserve"> and their six children. The day before the event Hitler committed suicide himself and passed on his role of </w:t>
      </w:r>
      <w:r w:rsidR="009F06AB">
        <w:t xml:space="preserve">chancellor of the Reich. </w:t>
      </w:r>
      <w:r w:rsidR="00082D1E">
        <w:t xml:space="preserve"> </w:t>
      </w:r>
      <w:r w:rsidR="00403CC6">
        <w:t xml:space="preserve">Goebbels public speaking was a massively influential politician, gaining popularity through his public speaking. </w:t>
      </w:r>
    </w:p>
    <w:p w:rsidR="00403CC6" w:rsidRDefault="00403CC6">
      <w:pPr>
        <w:rPr>
          <w:ins w:id="21" w:author="HAWKES Natasha [Narrogin Senior High School]" w:date="2019-07-31T08:37:00Z"/>
        </w:rPr>
      </w:pPr>
    </w:p>
    <w:p w:rsidR="00ED42D6" w:rsidRDefault="00ED42D6">
      <w:pPr>
        <w:rPr>
          <w:ins w:id="22" w:author="HAWKES Natasha [Narrogin Senior High School]" w:date="2019-07-31T08:38:00Z"/>
        </w:rPr>
      </w:pPr>
      <w:ins w:id="23" w:author="HAWKES Natasha [Narrogin Senior High School]" w:date="2019-07-31T08:37:00Z">
        <w:r>
          <w:t xml:space="preserve">What was Goebbels’ motivations for what he did? Did he agree with Hitler’s views? Why </w:t>
        </w:r>
      </w:ins>
      <w:ins w:id="24" w:author="HAWKES Natasha [Narrogin Senior High School]" w:date="2019-07-31T08:38:00Z">
        <w:r>
          <w:t>did he agree with Hitler’s views?</w:t>
        </w:r>
      </w:ins>
    </w:p>
    <w:p w:rsidR="00ED42D6" w:rsidRDefault="00ED42D6">
      <w:pPr>
        <w:rPr>
          <w:ins w:id="25" w:author="HAWKES Natasha [Narrogin Senior High School]" w:date="2019-07-31T08:38:00Z"/>
        </w:rPr>
      </w:pPr>
    </w:p>
    <w:p w:rsidR="00ED42D6" w:rsidRDefault="00ED42D6">
      <w:ins w:id="26" w:author="HAWKES Natasha [Narrogin Senior High School]" w:date="2019-07-31T08:38:00Z">
        <w:r>
          <w:t>Try to explain Goebbels’ influence chronologically. It may be easier to discuss in th</w:t>
        </w:r>
      </w:ins>
      <w:ins w:id="27" w:author="HAWKES Natasha [Narrogin Senior High School]" w:date="2019-07-31T08:39:00Z">
        <w:r>
          <w:t>i</w:t>
        </w:r>
      </w:ins>
      <w:ins w:id="28" w:author="HAWKES Natasha [Narrogin Senior High School]" w:date="2019-07-31T08:38:00Z">
        <w:r>
          <w:t>s way.</w:t>
        </w:r>
      </w:ins>
      <w:ins w:id="29" w:author="HAWKES Natasha [Narrogin Senior High School]" w:date="2019-07-31T08:39:00Z">
        <w:r>
          <w:t xml:space="preserve"> Discuss his roles within the Nazi Party and what he accomplished within these roles. </w:t>
        </w:r>
      </w:ins>
    </w:p>
    <w:p w:rsidR="00403CC6" w:rsidRDefault="00403CC6">
      <w:pPr>
        <w:rPr>
          <w:ins w:id="30" w:author="HAWKES Natasha [Narrogin Senior High School]" w:date="2019-07-31T08:39:00Z"/>
        </w:rPr>
      </w:pPr>
      <w:r>
        <w:t xml:space="preserve">The Nazi parties influence was largely </w:t>
      </w:r>
      <w:ins w:id="31" w:author="HAWKES Natasha [Narrogin Senior High School]" w:date="2019-07-31T08:38:00Z">
        <w:r w:rsidR="00ED42D6">
          <w:t xml:space="preserve">accredited </w:t>
        </w:r>
      </w:ins>
      <w:del w:id="32" w:author="HAWKES Natasha [Narrogin Senior High School]" w:date="2019-07-31T08:38:00Z">
        <w:r w:rsidDel="00ED42D6">
          <w:delText xml:space="preserve">down </w:delText>
        </w:r>
      </w:del>
      <w:r>
        <w:t>to the expert public</w:t>
      </w:r>
      <w:r w:rsidR="00931705">
        <w:t xml:space="preserve"> speaking of its members. </w:t>
      </w:r>
      <w:r w:rsidR="004A5D1F">
        <w:t>Of all the members that did this, Joseph Goebbels was arguably the most compelling and effectual of them all, only being surpassed by the Nazi leader himself Adolf Hitler. Goebbels</w:t>
      </w:r>
      <w:ins w:id="33" w:author="HAWKES Natasha [Narrogin Senior High School]" w:date="2019-07-31T08:38:00Z">
        <w:r w:rsidR="00ED42D6">
          <w:t>’</w:t>
        </w:r>
      </w:ins>
      <w:r w:rsidR="004A5D1F">
        <w:t xml:space="preserve"> speeches ranged from convincing the German public that Hitler’s ideologies were right to generating public support for his plans for total war in Germany</w:t>
      </w:r>
      <w:r w:rsidR="001A299D">
        <w:t xml:space="preserve">. </w:t>
      </w:r>
      <w:r w:rsidR="00D13C22">
        <w:t xml:space="preserve">his most famous speech was the speech aimed at convincing the German public of the need for total war, winning over the gathered crowd and convincing them of the need to put 100% of their endeavour into the war effort, alerting the people to the need for their sacrifice </w:t>
      </w:r>
    </w:p>
    <w:p w:rsidR="00ED42D6" w:rsidRDefault="00ED42D6">
      <w:pPr>
        <w:rPr>
          <w:ins w:id="34" w:author="HAWKES Natasha [Narrogin Senior High School]" w:date="2019-07-31T08:39:00Z"/>
        </w:rPr>
      </w:pPr>
      <w:bookmarkStart w:id="35" w:name="_GoBack"/>
      <w:bookmarkEnd w:id="35"/>
    </w:p>
    <w:p w:rsidR="00ED42D6" w:rsidRPr="00C16C4F" w:rsidRDefault="00ED42D6">
      <w:ins w:id="36" w:author="HAWKES Natasha [Narrogin Senior High School]" w:date="2019-07-31T08:39:00Z">
        <w:r>
          <w:lastRenderedPageBreak/>
          <w:t>Make sure you state what your argument is (Goebbels was one of the most influential Nazi Party members because</w:t>
        </w:r>
      </w:ins>
      <w:proofErr w:type="gramStart"/>
      <w:ins w:id="37" w:author="HAWKES Natasha [Narrogin Senior High School]" w:date="2019-07-31T08:40:00Z">
        <w:r>
          <w:t>…..</w:t>
        </w:r>
        <w:proofErr w:type="gramEnd"/>
        <w:r>
          <w:t>)</w:t>
        </w:r>
      </w:ins>
    </w:p>
    <w:sectPr w:rsidR="00ED42D6" w:rsidRPr="00C16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AWKES Natasha [Narrogin Senior High School]">
    <w15:presenceInfo w15:providerId="AD" w15:userId="S-1-5-21-2688374614-2727847420-1261802764-137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ctiveWritingStyle w:appName="MSWord" w:lang="en-AU" w:vendorID="64" w:dllVersion="131078" w:nlCheck="1" w:checkStyle="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162"/>
    <w:rsid w:val="00082D1E"/>
    <w:rsid w:val="00176D20"/>
    <w:rsid w:val="001A299D"/>
    <w:rsid w:val="00403CC6"/>
    <w:rsid w:val="004A5D1F"/>
    <w:rsid w:val="0085057F"/>
    <w:rsid w:val="00931705"/>
    <w:rsid w:val="009F06AB"/>
    <w:rsid w:val="00BD7F52"/>
    <w:rsid w:val="00C16C4F"/>
    <w:rsid w:val="00D13C22"/>
    <w:rsid w:val="00E850EF"/>
    <w:rsid w:val="00ED42D6"/>
    <w:rsid w:val="00EF01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0B06"/>
  <w15:chartTrackingRefBased/>
  <w15:docId w15:val="{F669AB48-E57D-42A2-ABD6-DCF52DFC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6EC9A26E</Template>
  <TotalTime>0</TotalTime>
  <Pages>2</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 Aiden</dc:creator>
  <cp:keywords/>
  <dc:description/>
  <cp:lastModifiedBy>HAWKES Natasha [Narrogin Senior High School]</cp:lastModifiedBy>
  <cp:revision>2</cp:revision>
  <cp:lastPrinted>2019-07-31T00:40:00Z</cp:lastPrinted>
  <dcterms:created xsi:type="dcterms:W3CDTF">2019-07-31T00:40:00Z</dcterms:created>
  <dcterms:modified xsi:type="dcterms:W3CDTF">2019-07-31T00:40:00Z</dcterms:modified>
</cp:coreProperties>
</file>