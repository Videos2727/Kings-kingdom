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horzAnchor="margin" w:tblpXSpec="center" w:tblpY="-345"/>
        <w:tblW w:w="15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9"/>
        <w:gridCol w:w="3034"/>
        <w:gridCol w:w="3035"/>
        <w:gridCol w:w="3035"/>
        <w:gridCol w:w="3035"/>
        <w:gridCol w:w="3035"/>
      </w:tblGrid>
      <w:tr w:rsidR="00826E4F" w14:paraId="4BB2829F" w14:textId="77777777" w:rsidTr="00826E4F">
        <w:trPr>
          <w:trHeight w:val="345"/>
        </w:trPr>
        <w:tc>
          <w:tcPr>
            <w:tcW w:w="779" w:type="dxa"/>
            <w:shd w:val="clear" w:color="auto" w:fill="auto"/>
            <w:vAlign w:val="center"/>
          </w:tcPr>
          <w:p w14:paraId="2054B584" w14:textId="77777777" w:rsidR="00826E4F" w:rsidRDefault="00826E4F" w:rsidP="00826E4F">
            <w:pPr>
              <w:ind w:left="233" w:hanging="23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Week</w:t>
            </w:r>
          </w:p>
          <w:p w14:paraId="6CC44A23" w14:textId="77777777" w:rsidR="00826E4F" w:rsidRPr="00071C3B" w:rsidRDefault="00826E4F" w:rsidP="00826E4F">
            <w:pPr>
              <w:ind w:left="233" w:hanging="23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5D21F7" w14:textId="77777777" w:rsidR="00826E4F" w:rsidRPr="00071C3B" w:rsidRDefault="00826E4F" w:rsidP="00826E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Lesson 1 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ECE74F" w14:textId="77777777" w:rsidR="00826E4F" w:rsidRPr="00071C3B" w:rsidRDefault="00826E4F" w:rsidP="00826E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Lesson 2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728EBA" w14:textId="77777777" w:rsidR="00826E4F" w:rsidRPr="00071C3B" w:rsidRDefault="00826E4F" w:rsidP="00826E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Lesson 3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20DA44EC" w14:textId="77777777" w:rsidR="00826E4F" w:rsidRPr="00071C3B" w:rsidRDefault="00826E4F" w:rsidP="00826E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Lesson 4</w:t>
            </w:r>
          </w:p>
        </w:tc>
        <w:tc>
          <w:tcPr>
            <w:tcW w:w="3035" w:type="dxa"/>
            <w:vAlign w:val="center"/>
          </w:tcPr>
          <w:p w14:paraId="7092D2EB" w14:textId="77777777" w:rsidR="00826E4F" w:rsidRDefault="00826E4F" w:rsidP="00826E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Assessment</w:t>
            </w:r>
          </w:p>
        </w:tc>
      </w:tr>
      <w:tr w:rsidR="00826E4F" w:rsidRPr="00A2727E" w14:paraId="1FE187F8" w14:textId="77777777" w:rsidTr="00826E4F">
        <w:trPr>
          <w:trHeight w:hRule="exact" w:val="851"/>
        </w:trPr>
        <w:tc>
          <w:tcPr>
            <w:tcW w:w="779" w:type="dxa"/>
            <w:shd w:val="clear" w:color="auto" w:fill="auto"/>
            <w:vAlign w:val="center"/>
          </w:tcPr>
          <w:p w14:paraId="1A49F457" w14:textId="77777777" w:rsidR="00826E4F" w:rsidRDefault="00826E4F" w:rsidP="00826E4F">
            <w:pPr>
              <w:jc w:val="center"/>
              <w:rPr>
                <w:b/>
                <w:bCs/>
                <w:sz w:val="28"/>
              </w:rPr>
            </w:pPr>
            <w:r w:rsidRPr="0012775F">
              <w:rPr>
                <w:b/>
                <w:bCs/>
                <w:sz w:val="28"/>
              </w:rPr>
              <w:t>1</w:t>
            </w:r>
          </w:p>
          <w:p w14:paraId="222F7AA2" w14:textId="77777777" w:rsidR="00826E4F" w:rsidRPr="00952D66" w:rsidRDefault="00826E4F" w:rsidP="00826E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3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806834" w14:textId="376A2C27" w:rsidR="00826E4F" w:rsidRPr="00F21E42" w:rsidRDefault="00826E4F" w:rsidP="00826E4F">
            <w:pPr>
              <w:jc w:val="center"/>
              <w:rPr>
                <w:rFonts w:cs="Arial"/>
                <w:b/>
                <w:sz w:val="22"/>
                <w:szCs w:val="20"/>
              </w:rPr>
            </w:pPr>
            <w:r>
              <w:rPr>
                <w:sz w:val="20"/>
                <w:szCs w:val="20"/>
              </w:rPr>
              <w:t>PPT 5</w:t>
            </w:r>
            <w:r w:rsidR="0089479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– Review Measures of Centre and Spread</w:t>
            </w:r>
          </w:p>
        </w:tc>
        <w:tc>
          <w:tcPr>
            <w:tcW w:w="303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2A5414" w14:textId="6D873224" w:rsidR="00826E4F" w:rsidRPr="009F6C7F" w:rsidRDefault="00826E4F" w:rsidP="00826E4F">
            <w:pPr>
              <w:tabs>
                <w:tab w:val="left" w:pos="2228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5</w:t>
            </w:r>
            <w:r w:rsidR="0089479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– Review Interpreting Graphs</w:t>
            </w:r>
          </w:p>
        </w:tc>
        <w:tc>
          <w:tcPr>
            <w:tcW w:w="30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9E85E27" w14:textId="47142314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5</w:t>
            </w:r>
            <w:r w:rsidR="0089479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– Ex 2.2 Part 1 Box Plots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70E4AC" w14:textId="1347B224" w:rsidR="00826E4F" w:rsidRPr="000B778E" w:rsidRDefault="00826E4F" w:rsidP="00826E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5</w:t>
            </w:r>
            <w:r w:rsidR="00894798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– Ex 2.2 Part 2 Box Plots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vAlign w:val="center"/>
          </w:tcPr>
          <w:p w14:paraId="1001608C" w14:textId="77777777" w:rsidR="00826E4F" w:rsidRPr="00A2727E" w:rsidRDefault="00826E4F" w:rsidP="00826E4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26E4F" w:rsidRPr="009F6C7F" w14:paraId="20A42C1A" w14:textId="77777777" w:rsidTr="00826E4F">
        <w:trPr>
          <w:trHeight w:hRule="exact" w:val="851"/>
        </w:trPr>
        <w:tc>
          <w:tcPr>
            <w:tcW w:w="779" w:type="dxa"/>
            <w:shd w:val="clear" w:color="auto" w:fill="auto"/>
            <w:vAlign w:val="center"/>
          </w:tcPr>
          <w:p w14:paraId="2A29F5E9" w14:textId="77777777" w:rsidR="00826E4F" w:rsidRPr="0012775F" w:rsidRDefault="00826E4F" w:rsidP="00826E4F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26CBA3B1" w14:textId="7270D398" w:rsidR="00826E4F" w:rsidRDefault="00826E4F" w:rsidP="00826E4F">
            <w:pPr>
              <w:tabs>
                <w:tab w:val="left" w:pos="2228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6D53920B" w14:textId="7F24DCD3" w:rsidR="00826E4F" w:rsidRDefault="00826E4F" w:rsidP="00826E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5</w:t>
            </w:r>
            <w:r w:rsidR="00894798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– Ex </w:t>
            </w:r>
            <w:proofErr w:type="gramStart"/>
            <w:r>
              <w:rPr>
                <w:sz w:val="20"/>
                <w:szCs w:val="20"/>
              </w:rPr>
              <w:t>2.3  Comparing</w:t>
            </w:r>
            <w:proofErr w:type="gramEnd"/>
            <w:r>
              <w:rPr>
                <w:sz w:val="20"/>
                <w:szCs w:val="20"/>
              </w:rPr>
              <w:t xml:space="preserve"> Data Sets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A169A8B" w14:textId="0396E03D" w:rsidR="00826E4F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Practice 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33ABBA" w14:textId="47D7C972" w:rsidR="00826E4F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5</w:t>
            </w:r>
            <w:r w:rsidR="00894798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– Ex 2.4 Scatter Plots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vAlign w:val="center"/>
          </w:tcPr>
          <w:p w14:paraId="294FC142" w14:textId="77777777" w:rsidR="00826E4F" w:rsidRPr="00504ED5" w:rsidRDefault="00826E4F" w:rsidP="00826E4F">
            <w:pPr>
              <w:jc w:val="center"/>
              <w:rPr>
                <w:b/>
                <w:sz w:val="20"/>
                <w:szCs w:val="20"/>
              </w:rPr>
            </w:pPr>
            <w:r w:rsidRPr="00504ED5">
              <w:rPr>
                <w:b/>
                <w:sz w:val="20"/>
                <w:szCs w:val="20"/>
              </w:rPr>
              <w:t xml:space="preserve">Investigation Take Home </w:t>
            </w:r>
          </w:p>
          <w:p w14:paraId="73B5CDC6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 w:rsidRPr="00504ED5">
              <w:rPr>
                <w:b/>
                <w:sz w:val="20"/>
                <w:szCs w:val="20"/>
              </w:rPr>
              <w:t xml:space="preserve">Ch 2.1 – 2.4 </w:t>
            </w:r>
          </w:p>
        </w:tc>
      </w:tr>
      <w:tr w:rsidR="00826E4F" w:rsidRPr="009F6C7F" w14:paraId="1F1FEE7E" w14:textId="77777777" w:rsidTr="00826E4F">
        <w:trPr>
          <w:trHeight w:hRule="exact" w:val="851"/>
        </w:trPr>
        <w:tc>
          <w:tcPr>
            <w:tcW w:w="779" w:type="dxa"/>
            <w:shd w:val="clear" w:color="auto" w:fill="auto"/>
            <w:vAlign w:val="center"/>
          </w:tcPr>
          <w:p w14:paraId="553CAEFF" w14:textId="77777777" w:rsidR="00826E4F" w:rsidRPr="0012775F" w:rsidRDefault="00826E4F" w:rsidP="00826E4F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4124667" w14:textId="77777777" w:rsidR="00826E4F" w:rsidRPr="009F6C7F" w:rsidRDefault="00826E4F" w:rsidP="00826E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Review Chapter 2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1C23A820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 w:rsidRPr="001635BA"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1EF58AC6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 w:rsidRPr="001635BA"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D99BC8" w14:textId="77777777" w:rsidR="00826E4F" w:rsidRPr="00504ED5" w:rsidRDefault="00826E4F" w:rsidP="00826E4F">
            <w:pPr>
              <w:jc w:val="center"/>
              <w:rPr>
                <w:b/>
                <w:sz w:val="20"/>
                <w:szCs w:val="20"/>
              </w:rPr>
            </w:pPr>
            <w:r w:rsidRPr="00504ED5">
              <w:rPr>
                <w:b/>
                <w:sz w:val="20"/>
                <w:szCs w:val="20"/>
              </w:rPr>
              <w:t>Investigation Validation 2</w:t>
            </w:r>
          </w:p>
          <w:p w14:paraId="533A16EE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 w:rsidRPr="00504ED5">
              <w:rPr>
                <w:b/>
                <w:sz w:val="20"/>
                <w:szCs w:val="20"/>
              </w:rPr>
              <w:t>Ch 2.1 – 2.4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vAlign w:val="center"/>
          </w:tcPr>
          <w:p w14:paraId="768E890A" w14:textId="77777777" w:rsidR="00826E4F" w:rsidRPr="00504ED5" w:rsidRDefault="00826E4F" w:rsidP="00826E4F">
            <w:pPr>
              <w:jc w:val="center"/>
              <w:rPr>
                <w:b/>
                <w:sz w:val="20"/>
                <w:szCs w:val="20"/>
              </w:rPr>
            </w:pPr>
            <w:r w:rsidRPr="00504ED5">
              <w:rPr>
                <w:b/>
                <w:sz w:val="20"/>
                <w:szCs w:val="20"/>
              </w:rPr>
              <w:t>Investigation Validation 2</w:t>
            </w:r>
          </w:p>
          <w:p w14:paraId="552C4A01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 w:rsidRPr="00504ED5">
              <w:rPr>
                <w:b/>
                <w:sz w:val="20"/>
                <w:szCs w:val="20"/>
              </w:rPr>
              <w:t>Ch 2.1 – 2.4</w:t>
            </w:r>
          </w:p>
        </w:tc>
      </w:tr>
      <w:tr w:rsidR="00826E4F" w:rsidRPr="009F6C7F" w14:paraId="6DC62D43" w14:textId="77777777" w:rsidTr="00826E4F">
        <w:trPr>
          <w:trHeight w:hRule="exact" w:val="851"/>
        </w:trPr>
        <w:tc>
          <w:tcPr>
            <w:tcW w:w="779" w:type="dxa"/>
            <w:shd w:val="clear" w:color="auto" w:fill="auto"/>
            <w:vAlign w:val="center"/>
          </w:tcPr>
          <w:p w14:paraId="270D215B" w14:textId="77777777" w:rsidR="00826E4F" w:rsidRPr="0012775F" w:rsidRDefault="00826E4F" w:rsidP="00826E4F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  <w:tc>
          <w:tcPr>
            <w:tcW w:w="3034" w:type="dxa"/>
            <w:shd w:val="clear" w:color="auto" w:fill="A6A6A6"/>
          </w:tcPr>
          <w:p w14:paraId="3DC561C5" w14:textId="77777777" w:rsidR="00826E4F" w:rsidRPr="00F21E42" w:rsidRDefault="00826E4F" w:rsidP="00826E4F">
            <w:pPr>
              <w:jc w:val="center"/>
              <w:rPr>
                <w:rFonts w:cs="Arial"/>
                <w:b/>
                <w:sz w:val="22"/>
                <w:szCs w:val="20"/>
              </w:rPr>
            </w:pPr>
          </w:p>
          <w:p w14:paraId="5844A7DE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b/>
                <w:sz w:val="22"/>
                <w:szCs w:val="20"/>
              </w:rPr>
              <w:t>Staff PD Day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5CE8DFAA" w14:textId="4DA7AF62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4</w:t>
            </w:r>
            <w:r w:rsidR="0089479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–Probability Review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6CD96BCD" w14:textId="063EC8C6" w:rsidR="00826E4F" w:rsidRDefault="00894798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Practice</w:t>
            </w:r>
          </w:p>
          <w:p w14:paraId="6C0978A7" w14:textId="77777777" w:rsidR="00826E4F" w:rsidRPr="009C001F" w:rsidRDefault="00826E4F" w:rsidP="00826E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(Awards Assembly)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668F23" w14:textId="77777777" w:rsidR="00826E4F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Practice</w:t>
            </w:r>
          </w:p>
          <w:p w14:paraId="738DFDEA" w14:textId="77777777" w:rsidR="00826E4F" w:rsidRPr="009C001F" w:rsidRDefault="00826E4F" w:rsidP="00826E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(Year 10 Lightning Carnival)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vAlign w:val="center"/>
          </w:tcPr>
          <w:p w14:paraId="2952EFCC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</w:p>
        </w:tc>
      </w:tr>
      <w:tr w:rsidR="00826E4F" w:rsidRPr="009F6C7F" w14:paraId="521210B4" w14:textId="77777777" w:rsidTr="00826E4F">
        <w:trPr>
          <w:trHeight w:hRule="exact" w:val="851"/>
        </w:trPr>
        <w:tc>
          <w:tcPr>
            <w:tcW w:w="779" w:type="dxa"/>
            <w:shd w:val="clear" w:color="auto" w:fill="auto"/>
            <w:vAlign w:val="center"/>
          </w:tcPr>
          <w:p w14:paraId="66C36078" w14:textId="77777777" w:rsidR="00826E4F" w:rsidRDefault="00826E4F" w:rsidP="00826E4F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5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7058C29E" w14:textId="3DBEA4BF" w:rsidR="00826E4F" w:rsidRPr="00C71E71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4</w:t>
            </w:r>
            <w:r w:rsidR="0089479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– Ex 10.2 Part 1 Two – Way Tables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182F1E3D" w14:textId="3CA29DC0" w:rsidR="00826E4F" w:rsidRPr="00C71E71" w:rsidRDefault="00894798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Practice 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62A7C0EE" w14:textId="722D4388" w:rsidR="00826E4F" w:rsidRPr="00C71E71" w:rsidRDefault="00894798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43 – Ex 10.2 Part 2 Venn Diagrams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A16232" w14:textId="77777777" w:rsidR="00826E4F" w:rsidRPr="00C71E71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vAlign w:val="center"/>
          </w:tcPr>
          <w:p w14:paraId="4240FC0B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</w:p>
        </w:tc>
      </w:tr>
      <w:tr w:rsidR="00826E4F" w:rsidRPr="00504ED5" w14:paraId="670D17F6" w14:textId="77777777" w:rsidTr="00826E4F">
        <w:trPr>
          <w:trHeight w:hRule="exact" w:val="851"/>
        </w:trPr>
        <w:tc>
          <w:tcPr>
            <w:tcW w:w="779" w:type="dxa"/>
            <w:shd w:val="clear" w:color="auto" w:fill="auto"/>
            <w:vAlign w:val="center"/>
          </w:tcPr>
          <w:p w14:paraId="1A17BA03" w14:textId="77777777" w:rsidR="00826E4F" w:rsidRDefault="00826E4F" w:rsidP="00826E4F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6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B47B8CB" w14:textId="749D6D13" w:rsidR="00826E4F" w:rsidRPr="00C71E71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4</w:t>
            </w:r>
            <w:r w:rsidR="00894798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– Ex 10.3 Mutually Exclusive Events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298903F6" w14:textId="77777777" w:rsidR="00826E4F" w:rsidRPr="00C71E71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869C166" w14:textId="66F2ACEE" w:rsidR="00826E4F" w:rsidRPr="00C71E71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4</w:t>
            </w:r>
            <w:r w:rsidR="00894798">
              <w:rPr>
                <w:sz w:val="20"/>
                <w:szCs w:val="20"/>
              </w:rPr>
              <w:t>5</w:t>
            </w:r>
            <w:r w:rsidRPr="00C71E71">
              <w:rPr>
                <w:sz w:val="20"/>
                <w:szCs w:val="20"/>
              </w:rPr>
              <w:t>– Ex 10.4</w:t>
            </w:r>
            <w:r>
              <w:rPr>
                <w:sz w:val="20"/>
                <w:szCs w:val="20"/>
              </w:rPr>
              <w:t xml:space="preserve"> Probability Tree Diagrams</w:t>
            </w:r>
            <w:r w:rsidR="00894798">
              <w:rPr>
                <w:sz w:val="20"/>
                <w:szCs w:val="20"/>
              </w:rPr>
              <w:t xml:space="preserve"> with replacement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2D0F0A" w14:textId="1D530F3F" w:rsidR="00826E4F" w:rsidRPr="00C71E71" w:rsidRDefault="00894798" w:rsidP="00894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PPT46- Tree diagrams without replacement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vAlign w:val="center"/>
          </w:tcPr>
          <w:p w14:paraId="47A6DA2F" w14:textId="77777777" w:rsidR="00826E4F" w:rsidRPr="00504ED5" w:rsidRDefault="00826E4F" w:rsidP="00826E4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26E4F" w:rsidRPr="00504ED5" w14:paraId="689190E4" w14:textId="77777777" w:rsidTr="00826E4F">
        <w:trPr>
          <w:trHeight w:hRule="exact" w:val="851"/>
        </w:trPr>
        <w:tc>
          <w:tcPr>
            <w:tcW w:w="779" w:type="dxa"/>
            <w:shd w:val="clear" w:color="auto" w:fill="auto"/>
            <w:vAlign w:val="center"/>
          </w:tcPr>
          <w:p w14:paraId="7C5D1EDE" w14:textId="77777777" w:rsidR="00826E4F" w:rsidRDefault="00826E4F" w:rsidP="00826E4F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B761712" w14:textId="7E2F8B87" w:rsidR="00826E4F" w:rsidRPr="006927EE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PPT </w:t>
            </w:r>
            <w:r w:rsidR="00894798">
              <w:rPr>
                <w:sz w:val="20"/>
                <w:szCs w:val="20"/>
              </w:rPr>
              <w:t>46</w:t>
            </w:r>
            <w:r w:rsidRPr="00C71E71">
              <w:rPr>
                <w:sz w:val="20"/>
                <w:szCs w:val="20"/>
              </w:rPr>
              <w:t xml:space="preserve"> – Ex </w:t>
            </w:r>
            <w:r>
              <w:rPr>
                <w:sz w:val="20"/>
                <w:szCs w:val="20"/>
              </w:rPr>
              <w:t>10.5 Conditional Statements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1C5FE116" w14:textId="6FC1B8B2" w:rsidR="00826E4F" w:rsidRPr="006927EE" w:rsidRDefault="00894798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254AD0C7" w14:textId="64828A98" w:rsidR="00826E4F" w:rsidRPr="006927EE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PPT </w:t>
            </w:r>
            <w:r w:rsidR="00894798">
              <w:rPr>
                <w:sz w:val="20"/>
                <w:szCs w:val="20"/>
              </w:rPr>
              <w:t>49- Probability Revision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381638" w14:textId="77777777" w:rsidR="00826E4F" w:rsidRPr="006927EE" w:rsidRDefault="00826E4F" w:rsidP="00826E4F">
            <w:pPr>
              <w:jc w:val="center"/>
              <w:rPr>
                <w:sz w:val="20"/>
                <w:szCs w:val="20"/>
              </w:rPr>
            </w:pPr>
            <w:r w:rsidRPr="001635BA"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vAlign w:val="center"/>
          </w:tcPr>
          <w:p w14:paraId="7CB93775" w14:textId="77777777" w:rsidR="00826E4F" w:rsidRPr="00504ED5" w:rsidRDefault="00826E4F" w:rsidP="00826E4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26E4F" w:rsidRPr="00504ED5" w14:paraId="3F2AD1F7" w14:textId="77777777" w:rsidTr="00826E4F">
        <w:trPr>
          <w:trHeight w:hRule="exact" w:val="851"/>
        </w:trPr>
        <w:tc>
          <w:tcPr>
            <w:tcW w:w="779" w:type="dxa"/>
            <w:shd w:val="clear" w:color="auto" w:fill="auto"/>
            <w:vAlign w:val="center"/>
          </w:tcPr>
          <w:p w14:paraId="337071BE" w14:textId="77777777" w:rsidR="00826E4F" w:rsidRDefault="00826E4F" w:rsidP="00826E4F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8</w:t>
            </w:r>
          </w:p>
          <w:p w14:paraId="7BC8439C" w14:textId="77777777" w:rsidR="00826E4F" w:rsidRPr="007550A9" w:rsidRDefault="00826E4F" w:rsidP="00826E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34" w:type="dxa"/>
            <w:shd w:val="clear" w:color="auto" w:fill="auto"/>
            <w:vAlign w:val="center"/>
          </w:tcPr>
          <w:p w14:paraId="4CD6C3B6" w14:textId="069C886B" w:rsidR="00826E4F" w:rsidRPr="006927EE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5</w:t>
            </w:r>
            <w:r w:rsidR="00894798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– Ex 3.1 Part 1 Expanding Brackets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661F09B0" w14:textId="77777777" w:rsidR="00826E4F" w:rsidRPr="006927EE" w:rsidRDefault="00826E4F" w:rsidP="00826E4F">
            <w:pPr>
              <w:jc w:val="center"/>
              <w:rPr>
                <w:sz w:val="20"/>
                <w:szCs w:val="20"/>
              </w:rPr>
            </w:pPr>
            <w:r w:rsidRPr="001635BA"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FC38658" w14:textId="18203133" w:rsidR="00826E4F" w:rsidRPr="006927EE" w:rsidRDefault="00171ACC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PPT </w:t>
            </w:r>
            <w:r>
              <w:rPr>
                <w:sz w:val="20"/>
                <w:szCs w:val="20"/>
              </w:rPr>
              <w:t>56a</w:t>
            </w:r>
            <w:r>
              <w:rPr>
                <w:sz w:val="20"/>
                <w:szCs w:val="20"/>
              </w:rPr>
              <w:t xml:space="preserve"> – Ex 3.2 Factorising</w:t>
            </w:r>
            <w:r>
              <w:rPr>
                <w:sz w:val="20"/>
                <w:szCs w:val="20"/>
              </w:rPr>
              <w:t xml:space="preserve"> Expressions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05BCE8" w14:textId="77777777" w:rsidR="00826E4F" w:rsidRPr="006927EE" w:rsidRDefault="00826E4F" w:rsidP="00826E4F">
            <w:pPr>
              <w:jc w:val="center"/>
              <w:rPr>
                <w:sz w:val="20"/>
                <w:szCs w:val="20"/>
              </w:rPr>
            </w:pPr>
            <w:r w:rsidRPr="001635BA"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vAlign w:val="center"/>
          </w:tcPr>
          <w:p w14:paraId="462CC914" w14:textId="77777777" w:rsidR="00826E4F" w:rsidRPr="00504ED5" w:rsidRDefault="00826E4F" w:rsidP="00826E4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26E4F" w:rsidRPr="009F6C7F" w14:paraId="6500D028" w14:textId="77777777" w:rsidTr="00826E4F">
        <w:trPr>
          <w:trHeight w:hRule="exact" w:val="851"/>
        </w:trPr>
        <w:tc>
          <w:tcPr>
            <w:tcW w:w="779" w:type="dxa"/>
            <w:shd w:val="clear" w:color="auto" w:fill="auto"/>
            <w:vAlign w:val="center"/>
          </w:tcPr>
          <w:p w14:paraId="68C5D86E" w14:textId="77777777" w:rsidR="00826E4F" w:rsidRDefault="00826E4F" w:rsidP="00826E4F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9</w:t>
            </w:r>
          </w:p>
          <w:p w14:paraId="090CDCCA" w14:textId="77777777" w:rsidR="00826E4F" w:rsidRPr="00952D66" w:rsidRDefault="00826E4F" w:rsidP="00826E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34" w:type="dxa"/>
            <w:shd w:val="clear" w:color="auto" w:fill="auto"/>
            <w:vAlign w:val="center"/>
          </w:tcPr>
          <w:p w14:paraId="4D7EE947" w14:textId="5369127F" w:rsidR="00826E4F" w:rsidRPr="009F6C7F" w:rsidRDefault="00171ACC" w:rsidP="00826E4F">
            <w:pPr>
              <w:tabs>
                <w:tab w:val="left" w:pos="2228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PPT 57- Expanding Binomials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835F7" w14:textId="77777777" w:rsidR="00826E4F" w:rsidRPr="009F6C7F" w:rsidRDefault="00826E4F" w:rsidP="00826E4F">
            <w:pPr>
              <w:tabs>
                <w:tab w:val="left" w:pos="2228"/>
              </w:tabs>
              <w:jc w:val="center"/>
              <w:rPr>
                <w:sz w:val="20"/>
                <w:szCs w:val="20"/>
              </w:rPr>
            </w:pPr>
            <w:r w:rsidRPr="001635BA"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53CB1128" w14:textId="3FA780B5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PPT </w:t>
            </w:r>
            <w:r w:rsidR="00171ACC">
              <w:rPr>
                <w:sz w:val="20"/>
                <w:szCs w:val="20"/>
              </w:rPr>
              <w:t>58- Factorising by grouping pairs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5E0FDD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 w:rsidRPr="001635BA">
              <w:rPr>
                <w:sz w:val="20"/>
                <w:szCs w:val="20"/>
              </w:rPr>
              <w:t>Practice</w:t>
            </w:r>
          </w:p>
        </w:tc>
        <w:tc>
          <w:tcPr>
            <w:tcW w:w="3035" w:type="dxa"/>
            <w:tcBorders>
              <w:bottom w:val="single" w:sz="4" w:space="0" w:color="auto"/>
            </w:tcBorders>
            <w:vAlign w:val="center"/>
          </w:tcPr>
          <w:p w14:paraId="23934D14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</w:p>
        </w:tc>
      </w:tr>
      <w:tr w:rsidR="00826E4F" w:rsidRPr="009F6C7F" w14:paraId="43328E1A" w14:textId="77777777" w:rsidTr="00826E4F">
        <w:trPr>
          <w:trHeight w:hRule="exact" w:val="966"/>
        </w:trPr>
        <w:tc>
          <w:tcPr>
            <w:tcW w:w="779" w:type="dxa"/>
            <w:shd w:val="clear" w:color="auto" w:fill="auto"/>
            <w:vAlign w:val="center"/>
          </w:tcPr>
          <w:p w14:paraId="6B3E6AD7" w14:textId="77777777" w:rsidR="00826E4F" w:rsidRDefault="00826E4F" w:rsidP="00826E4F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lastRenderedPageBreak/>
              <w:t>10</w:t>
            </w:r>
          </w:p>
          <w:p w14:paraId="5495B1EA" w14:textId="77777777" w:rsidR="00826E4F" w:rsidRPr="008502A9" w:rsidRDefault="00826E4F" w:rsidP="00826E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34" w:type="dxa"/>
            <w:shd w:val="clear" w:color="auto" w:fill="auto"/>
            <w:vAlign w:val="center"/>
          </w:tcPr>
          <w:p w14:paraId="0DD748EF" w14:textId="3CA8B453" w:rsidR="00826E4F" w:rsidRPr="009F6C7F" w:rsidRDefault="00826E4F" w:rsidP="00826E4F">
            <w:pPr>
              <w:tabs>
                <w:tab w:val="left" w:pos="2228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PPT </w:t>
            </w:r>
            <w:r w:rsidR="00171ACC">
              <w:rPr>
                <w:sz w:val="20"/>
                <w:szCs w:val="20"/>
              </w:rPr>
              <w:t>59</w:t>
            </w:r>
            <w:r>
              <w:rPr>
                <w:sz w:val="20"/>
                <w:szCs w:val="20"/>
              </w:rPr>
              <w:t xml:space="preserve"> – Ex 3.5 Factorising Monic Quadratic Expressions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1715B405" w14:textId="77777777" w:rsidR="00826E4F" w:rsidRPr="009F6C7F" w:rsidRDefault="00826E4F" w:rsidP="00826E4F">
            <w:pPr>
              <w:tabs>
                <w:tab w:val="left" w:pos="2228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Revision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6A7EA53" w14:textId="77777777" w:rsidR="00826E4F" w:rsidRDefault="00826E4F" w:rsidP="00826E4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3</w:t>
            </w:r>
          </w:p>
          <w:p w14:paraId="62D54911" w14:textId="77777777" w:rsidR="00826E4F" w:rsidRPr="00966AC6" w:rsidRDefault="00826E4F" w:rsidP="00826E4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 3.1 – 3.5</w:t>
            </w:r>
          </w:p>
          <w:p w14:paraId="2B6105FE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 w:rsidRPr="00966AC6">
              <w:rPr>
                <w:b/>
                <w:sz w:val="20"/>
                <w:szCs w:val="20"/>
              </w:rPr>
              <w:t>Ch 10.1 – 10.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42F9B91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Catch up Lesson</w:t>
            </w:r>
          </w:p>
        </w:tc>
        <w:tc>
          <w:tcPr>
            <w:tcW w:w="3035" w:type="dxa"/>
            <w:vAlign w:val="center"/>
          </w:tcPr>
          <w:p w14:paraId="716FEFA7" w14:textId="77777777" w:rsidR="00826E4F" w:rsidRDefault="00826E4F" w:rsidP="00826E4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Test </w:t>
            </w:r>
            <w:del w:id="0" w:author="TENG Douglas [Harrisdale Senior High School]" w:date="2021-12-16T09:25:00Z">
              <w:r>
                <w:rPr>
                  <w:b/>
                  <w:sz w:val="20"/>
                  <w:szCs w:val="20"/>
                </w:rPr>
                <w:delText>3</w:delText>
              </w:r>
            </w:del>
            <w:ins w:id="1" w:author="TENG Douglas [Harrisdale Senior High School]" w:date="2021-12-16T09:25:00Z">
              <w:r>
                <w:rPr>
                  <w:b/>
                  <w:sz w:val="20"/>
                  <w:szCs w:val="20"/>
                </w:rPr>
                <w:t>4</w:t>
              </w:r>
            </w:ins>
          </w:p>
          <w:p w14:paraId="6E49BBAC" w14:textId="77777777" w:rsidR="00826E4F" w:rsidRPr="00966AC6" w:rsidRDefault="00826E4F" w:rsidP="00826E4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 3.1 – 3.5</w:t>
            </w:r>
          </w:p>
          <w:p w14:paraId="1DB1A5CE" w14:textId="77777777" w:rsidR="00826E4F" w:rsidRPr="009F6C7F" w:rsidRDefault="00826E4F" w:rsidP="00826E4F">
            <w:pPr>
              <w:jc w:val="center"/>
              <w:rPr>
                <w:sz w:val="20"/>
                <w:szCs w:val="20"/>
              </w:rPr>
            </w:pPr>
            <w:r w:rsidRPr="00966AC6">
              <w:rPr>
                <w:b/>
                <w:sz w:val="20"/>
                <w:szCs w:val="20"/>
              </w:rPr>
              <w:t>Ch 10.1 – 10.</w:t>
            </w:r>
            <w:r>
              <w:rPr>
                <w:b/>
                <w:sz w:val="20"/>
                <w:szCs w:val="20"/>
              </w:rPr>
              <w:t>5</w:t>
            </w:r>
          </w:p>
        </w:tc>
      </w:tr>
    </w:tbl>
    <w:p w14:paraId="170420B6" w14:textId="77777777" w:rsidR="00203655" w:rsidRDefault="00EA57DD"/>
    <w:sectPr w:rsidR="00203655" w:rsidSect="00826E4F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C2521D" w14:textId="77777777" w:rsidR="00EA57DD" w:rsidRDefault="00EA57DD" w:rsidP="00826E4F">
      <w:r>
        <w:separator/>
      </w:r>
    </w:p>
  </w:endnote>
  <w:endnote w:type="continuationSeparator" w:id="0">
    <w:p w14:paraId="79A60C3D" w14:textId="77777777" w:rsidR="00EA57DD" w:rsidRDefault="00EA57DD" w:rsidP="00826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0E6885" w14:textId="77777777" w:rsidR="00EA57DD" w:rsidRDefault="00EA57DD" w:rsidP="00826E4F">
      <w:r>
        <w:separator/>
      </w:r>
    </w:p>
  </w:footnote>
  <w:footnote w:type="continuationSeparator" w:id="0">
    <w:p w14:paraId="55BCDDEE" w14:textId="77777777" w:rsidR="00EA57DD" w:rsidRDefault="00EA57DD" w:rsidP="00826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A81D9" w14:textId="45BE3EFA" w:rsidR="00826E4F" w:rsidRPr="00826E4F" w:rsidRDefault="00826E4F" w:rsidP="00826E4F">
    <w:pPr>
      <w:pStyle w:val="Header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803B8C8" wp14:editId="7CBB0DD8">
          <wp:simplePos x="0" y="0"/>
          <wp:positionH relativeFrom="column">
            <wp:posOffset>-279400</wp:posOffset>
          </wp:positionH>
          <wp:positionV relativeFrom="paragraph">
            <wp:posOffset>-280988</wp:posOffset>
          </wp:positionV>
          <wp:extent cx="1841500" cy="552450"/>
          <wp:effectExtent l="0" t="0" r="6350" b="0"/>
          <wp:wrapNone/>
          <wp:docPr id="1" name="Picture 1" descr="Harrisdale SHS - Excellence in Learning and Teach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arrisdale SHS - Excellence in Learning and Teach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15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26E4F">
      <w:rPr>
        <w:b/>
        <w:bCs/>
      </w:rPr>
      <w:t>Term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4F"/>
    <w:rsid w:val="00171ACC"/>
    <w:rsid w:val="002F5F60"/>
    <w:rsid w:val="00826E4F"/>
    <w:rsid w:val="00894798"/>
    <w:rsid w:val="00E55E2B"/>
    <w:rsid w:val="00EA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766E26"/>
  <w15:chartTrackingRefBased/>
  <w15:docId w15:val="{BD7773BF-6297-443B-9790-34534E23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E4F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6E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E4F"/>
    <w:rPr>
      <w:rFonts w:ascii="Arial" w:eastAsia="Times New Roman" w:hAnsi="Arial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826E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E4F"/>
    <w:rPr>
      <w:rFonts w:ascii="Arial" w:eastAsia="Times New Roman" w:hAnsi="Arial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[Harrisdale Senior High School]</dc:creator>
  <cp:keywords/>
  <dc:description/>
  <cp:lastModifiedBy>MORGAN Adam [Harrisdale Senior High School]</cp:lastModifiedBy>
  <cp:revision>1</cp:revision>
  <dcterms:created xsi:type="dcterms:W3CDTF">2022-07-18T03:48:00Z</dcterms:created>
  <dcterms:modified xsi:type="dcterms:W3CDTF">2022-07-18T04:13:00Z</dcterms:modified>
</cp:coreProperties>
</file>