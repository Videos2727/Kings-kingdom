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656" w:rsidRPr="00EA1536" w:rsidRDefault="00F57656" w:rsidP="00F57656">
      <w:pPr>
        <w:widowControl w:val="0"/>
        <w:jc w:val="center"/>
        <w:rPr>
          <w:rFonts w:ascii="Arial" w:hAnsi="Arial" w:cs="Arial"/>
          <w:b/>
          <w:sz w:val="20"/>
          <w:szCs w:val="20"/>
        </w:rPr>
      </w:pPr>
      <w:r w:rsidRPr="00EA1536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536">
        <w:rPr>
          <w:rFonts w:ascii="Arial" w:hAnsi="Arial" w:cs="Arial"/>
          <w:b/>
          <w:sz w:val="20"/>
          <w:szCs w:val="20"/>
        </w:rPr>
        <w:t xml:space="preserve"> </w:t>
      </w:r>
      <w:r w:rsidRPr="00EA1536">
        <w:rPr>
          <w:rFonts w:ascii="Arial" w:hAnsi="Arial" w:cs="Arial"/>
          <w:b/>
          <w:sz w:val="20"/>
          <w:szCs w:val="20"/>
        </w:rPr>
        <w:tab/>
        <w:t xml:space="preserve">NARROGIN SENIOR HIGH SCHOOL   </w:t>
      </w:r>
      <w:r w:rsidRPr="00EA1536">
        <w:rPr>
          <w:rFonts w:ascii="Arial" w:hAnsi="Arial" w:cs="Arial"/>
          <w:b/>
          <w:sz w:val="20"/>
          <w:szCs w:val="20"/>
        </w:rPr>
        <w:tab/>
      </w:r>
      <w:r w:rsidRPr="00EA1536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656" w:rsidRPr="00EA1536" w:rsidRDefault="00F57656" w:rsidP="00F57656">
      <w:pPr>
        <w:jc w:val="center"/>
        <w:rPr>
          <w:rFonts w:ascii="Arial" w:hAnsi="Arial" w:cs="Arial"/>
          <w:b/>
          <w:sz w:val="20"/>
          <w:szCs w:val="20"/>
        </w:rPr>
      </w:pPr>
    </w:p>
    <w:p w:rsidR="00F57656" w:rsidRPr="00EA1536" w:rsidRDefault="00F57656" w:rsidP="00F57656">
      <w:pPr>
        <w:jc w:val="center"/>
        <w:rPr>
          <w:rFonts w:ascii="Arial" w:hAnsi="Arial" w:cs="Arial"/>
          <w:b/>
          <w:sz w:val="20"/>
          <w:szCs w:val="20"/>
        </w:rPr>
      </w:pPr>
      <w:r w:rsidRPr="00EA1536">
        <w:rPr>
          <w:rFonts w:ascii="Arial" w:hAnsi="Arial" w:cs="Arial"/>
          <w:b/>
          <w:sz w:val="20"/>
          <w:szCs w:val="20"/>
        </w:rPr>
        <w:t>English Year 10 2020</w:t>
      </w:r>
    </w:p>
    <w:p w:rsidR="00F57656" w:rsidRPr="00EA1536" w:rsidRDefault="00F57656" w:rsidP="00F57656">
      <w:pPr>
        <w:jc w:val="center"/>
        <w:rPr>
          <w:rFonts w:ascii="Arial" w:hAnsi="Arial" w:cs="Arial"/>
          <w:b/>
          <w:sz w:val="20"/>
          <w:szCs w:val="20"/>
        </w:rPr>
      </w:pPr>
      <w:r w:rsidRPr="00EA1536">
        <w:rPr>
          <w:rFonts w:ascii="Arial" w:hAnsi="Arial" w:cs="Arial"/>
          <w:b/>
          <w:sz w:val="20"/>
          <w:szCs w:val="20"/>
        </w:rPr>
        <w:t>Assessment Outline</w:t>
      </w:r>
    </w:p>
    <w:p w:rsidR="00F57656" w:rsidRPr="00EA1536" w:rsidRDefault="00F57656" w:rsidP="00F57656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3474"/>
        <w:gridCol w:w="1401"/>
        <w:gridCol w:w="1284"/>
        <w:gridCol w:w="1273"/>
        <w:gridCol w:w="1714"/>
      </w:tblGrid>
      <w:tr w:rsidR="000A1B48" w:rsidRPr="00EA1536" w:rsidTr="00EF5A30">
        <w:tc>
          <w:tcPr>
            <w:tcW w:w="1331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Term One</w:t>
            </w:r>
          </w:p>
        </w:tc>
        <w:tc>
          <w:tcPr>
            <w:tcW w:w="3578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402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142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0A1B48" w:rsidRPr="00EA1536" w:rsidRDefault="000A1B48" w:rsidP="000A1B48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9" w:type="dxa"/>
            <w:shd w:val="clear" w:color="auto" w:fill="D9D9D9" w:themeFill="background1" w:themeFillShade="D9"/>
          </w:tcPr>
          <w:p w:rsidR="000A1B48" w:rsidRDefault="000A1B48" w:rsidP="000A1B48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One goal for</w:t>
            </w:r>
          </w:p>
          <w:p w:rsidR="000A1B48" w:rsidRPr="00EA1536" w:rsidRDefault="000A1B48" w:rsidP="000A1B48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Next </w:t>
            </w:r>
            <w:r w:rsidRPr="00EA1536">
              <w:rPr>
                <w:rFonts w:ascii="Arial" w:hAnsi="Arial" w:cs="Arial"/>
                <w:b/>
              </w:rPr>
              <w:t>Assessment</w:t>
            </w:r>
          </w:p>
        </w:tc>
      </w:tr>
      <w:tr w:rsidR="000A1B48" w:rsidRPr="00EA1536" w:rsidTr="00EF5A30">
        <w:tc>
          <w:tcPr>
            <w:tcW w:w="1331" w:type="dxa"/>
          </w:tcPr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Weeks</w:t>
            </w: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2-5</w:t>
            </w: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78" w:type="dxa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Task 1: Writing Journal - in-class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Produce three texts from the set text types studied in class. Students will write for one lesson.</w:t>
            </w:r>
          </w:p>
          <w:p w:rsidR="000A1B48" w:rsidRPr="00EA1536" w:rsidRDefault="000A1B48" w:rsidP="000A1B48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Due: staggered dates as below: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2: </w:t>
            </w:r>
            <w:r w:rsidRPr="00EA1536">
              <w:rPr>
                <w:rFonts w:ascii="Arial" w:hAnsi="Arial" w:cs="Arial"/>
              </w:rPr>
              <w:t>Instructional text (2%)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3: </w:t>
            </w:r>
            <w:proofErr w:type="spellStart"/>
            <w:r w:rsidRPr="000D53EA">
              <w:rPr>
                <w:rFonts w:ascii="Arial" w:hAnsi="Arial" w:cs="Arial"/>
                <w:i/>
              </w:rPr>
              <w:t>Heywire</w:t>
            </w:r>
            <w:proofErr w:type="spellEnd"/>
            <w:r w:rsidRPr="00EA1536">
              <w:rPr>
                <w:rFonts w:ascii="Arial" w:hAnsi="Arial" w:cs="Arial"/>
              </w:rPr>
              <w:t xml:space="preserve"> </w:t>
            </w:r>
            <w:r w:rsidR="000D53EA">
              <w:rPr>
                <w:rFonts w:ascii="Arial" w:hAnsi="Arial" w:cs="Arial"/>
              </w:rPr>
              <w:t xml:space="preserve">booklet </w:t>
            </w:r>
            <w:r w:rsidRPr="00EA1536">
              <w:rPr>
                <w:rFonts w:ascii="Arial" w:hAnsi="Arial" w:cs="Arial"/>
              </w:rPr>
              <w:t>(2%)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4: </w:t>
            </w:r>
            <w:proofErr w:type="spellStart"/>
            <w:r w:rsidR="000D53EA" w:rsidRPr="000D53EA">
              <w:rPr>
                <w:rFonts w:ascii="Arial" w:hAnsi="Arial" w:cs="Arial"/>
                <w:i/>
              </w:rPr>
              <w:t>Heywire</w:t>
            </w:r>
            <w:proofErr w:type="spellEnd"/>
            <w:r w:rsidR="000D53EA" w:rsidRPr="000D53EA">
              <w:rPr>
                <w:rFonts w:ascii="Arial" w:hAnsi="Arial" w:cs="Arial"/>
                <w:i/>
              </w:rPr>
              <w:t xml:space="preserve"> </w:t>
            </w:r>
            <w:r w:rsidR="000D53EA" w:rsidRPr="00EA1536">
              <w:rPr>
                <w:rFonts w:ascii="Arial" w:hAnsi="Arial" w:cs="Arial"/>
              </w:rPr>
              <w:t xml:space="preserve">draft </w:t>
            </w:r>
            <w:r w:rsidRPr="00EA1536">
              <w:rPr>
                <w:rFonts w:ascii="Arial" w:hAnsi="Arial" w:cs="Arial"/>
              </w:rPr>
              <w:t>(2%)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5: </w:t>
            </w:r>
            <w:proofErr w:type="spellStart"/>
            <w:r w:rsidRPr="000D53EA">
              <w:rPr>
                <w:rFonts w:ascii="Arial" w:hAnsi="Arial" w:cs="Arial"/>
                <w:i/>
              </w:rPr>
              <w:t>Heywire</w:t>
            </w:r>
            <w:proofErr w:type="spellEnd"/>
            <w:r w:rsidRPr="00EA1536">
              <w:rPr>
                <w:rFonts w:ascii="Arial" w:hAnsi="Arial" w:cs="Arial"/>
              </w:rPr>
              <w:t xml:space="preserve"> good copy (4%)</w:t>
            </w:r>
          </w:p>
          <w:p w:rsidR="000A1B48" w:rsidRPr="00EA1536" w:rsidRDefault="000A1B48" w:rsidP="000A1B48">
            <w:pPr>
              <w:spacing w:after="120"/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402" w:type="dxa"/>
          </w:tcPr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7354D" w:rsidRPr="00EA1536" w:rsidRDefault="0007354D" w:rsidP="000A1B48">
            <w:pPr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Writing 10%</w:t>
            </w:r>
          </w:p>
        </w:tc>
        <w:tc>
          <w:tcPr>
            <w:tcW w:w="1142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7354D" w:rsidRDefault="0007354D" w:rsidP="000A1B48">
            <w:pPr>
              <w:rPr>
                <w:rFonts w:ascii="Arial" w:hAnsi="Arial" w:cs="Arial"/>
              </w:rPr>
            </w:pPr>
          </w:p>
          <w:p w:rsidR="0007354D" w:rsidRPr="00EA1536" w:rsidRDefault="0007354D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/100</w:t>
            </w:r>
          </w:p>
        </w:tc>
        <w:tc>
          <w:tcPr>
            <w:tcW w:w="1284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7354D" w:rsidRPr="00EA1536" w:rsidRDefault="0007354D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/100</w:t>
            </w:r>
          </w:p>
        </w:tc>
        <w:tc>
          <w:tcPr>
            <w:tcW w:w="1719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</w:tr>
      <w:tr w:rsidR="000A1B48" w:rsidRPr="00EA1536" w:rsidTr="00EF5A30">
        <w:tc>
          <w:tcPr>
            <w:tcW w:w="1331" w:type="dxa"/>
          </w:tcPr>
          <w:p w:rsidR="000A1B48" w:rsidRPr="00EA1536" w:rsidDel="00C24C79" w:rsidRDefault="000A1B48" w:rsidP="000A1B48">
            <w:pPr>
              <w:spacing w:before="120"/>
              <w:jc w:val="center"/>
              <w:rPr>
                <w:del w:id="0" w:author="MCWILLIAMS Hayden [Narrogin Senior High School]" w:date="2020-05-20T09:37:00Z"/>
                <w:rFonts w:ascii="Arial" w:hAnsi="Arial" w:cs="Arial"/>
                <w:b/>
              </w:rPr>
            </w:pPr>
            <w:del w:id="1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 xml:space="preserve">Weeks </w:delText>
              </w:r>
            </w:del>
          </w:p>
          <w:p w:rsidR="000A1B48" w:rsidDel="00C24C79" w:rsidRDefault="000A1B48" w:rsidP="000A1B48">
            <w:pPr>
              <w:jc w:val="center"/>
              <w:rPr>
                <w:del w:id="2" w:author="MCWILLIAMS Hayden [Narrogin Senior High School]" w:date="2020-05-20T09:37:00Z"/>
                <w:rFonts w:ascii="Arial" w:hAnsi="Arial" w:cs="Arial"/>
                <w:b/>
              </w:rPr>
            </w:pPr>
            <w:del w:id="3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6-7</w:delText>
              </w:r>
            </w:del>
          </w:p>
          <w:p w:rsidR="00031D0B" w:rsidDel="00C24C79" w:rsidRDefault="00031D0B" w:rsidP="000A1B48">
            <w:pPr>
              <w:jc w:val="center"/>
              <w:rPr>
                <w:del w:id="4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A1B48">
            <w:pPr>
              <w:jc w:val="center"/>
              <w:rPr>
                <w:del w:id="5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6" w:author="MCWILLIAMS Hayden [Narrogin Senior High School]" w:date="2020-05-20T09:37:00Z"/>
                <w:rFonts w:ascii="Arial" w:hAnsi="Arial" w:cs="Arial"/>
                <w:b/>
              </w:rPr>
            </w:pPr>
            <w:del w:id="7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Due: Week 6</w:delText>
              </w:r>
            </w:del>
          </w:p>
          <w:p w:rsidR="00031D0B" w:rsidDel="00C24C79" w:rsidRDefault="00031D0B" w:rsidP="00031D0B">
            <w:pPr>
              <w:rPr>
                <w:del w:id="8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9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0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1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2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3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4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5" w:author="MCWILLIAMS Hayden [Narrogin Senior High School]" w:date="2020-05-20T09:37:00Z"/>
                <w:rFonts w:ascii="Arial" w:hAnsi="Arial" w:cs="Arial"/>
                <w:b/>
              </w:rPr>
            </w:pPr>
            <w:del w:id="16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Due: Week 7</w:delText>
              </w:r>
            </w:del>
          </w:p>
          <w:p w:rsidR="00031D0B" w:rsidRPr="00EA1536" w:rsidRDefault="00031D0B" w:rsidP="000A1B4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78" w:type="dxa"/>
          </w:tcPr>
          <w:p w:rsidR="000A1B48" w:rsidRPr="00EA1536" w:rsidDel="00C24C79" w:rsidRDefault="000A1B48" w:rsidP="000A1B48">
            <w:pPr>
              <w:spacing w:before="120"/>
              <w:rPr>
                <w:del w:id="17" w:author="MCWILLIAMS Hayden [Narrogin Senior High School]" w:date="2020-05-20T09:37:00Z"/>
                <w:rFonts w:ascii="Arial" w:hAnsi="Arial" w:cs="Arial"/>
                <w:b/>
              </w:rPr>
            </w:pPr>
            <w:del w:id="18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Task 2: Documentary – in-class</w:delText>
              </w:r>
            </w:del>
          </w:p>
          <w:p w:rsidR="00031D0B" w:rsidDel="00C24C79" w:rsidRDefault="000A1B48" w:rsidP="00031D0B">
            <w:pPr>
              <w:rPr>
                <w:del w:id="19" w:author="MCWILLIAMS Hayden [Narrogin Senior High School]" w:date="2020-05-20T09:37:00Z"/>
                <w:rFonts w:ascii="Arial" w:hAnsi="Arial" w:cs="Arial"/>
              </w:rPr>
            </w:pPr>
            <w:del w:id="20" w:author="MCWILLIAMS Hayden [Narrogin Senior High School]" w:date="2020-05-20T09:37:00Z">
              <w:r w:rsidRPr="00EA1536" w:rsidDel="00C24C79">
                <w:rPr>
                  <w:rFonts w:ascii="Arial" w:eastAsiaTheme="minorHAnsi" w:hAnsi="Arial" w:cs="Arial"/>
                </w:rPr>
                <w:delText>Take notes, identifying the key facts, opinions and supporting evidence, as well as the film techniques used in the construction of the text.</w:delText>
              </w:r>
              <w:r w:rsidR="00031D0B" w:rsidDel="00C24C79">
                <w:rPr>
                  <w:rFonts w:ascii="Arial" w:eastAsiaTheme="minorHAnsi" w:hAnsi="Arial" w:cs="Arial"/>
                </w:rPr>
                <w:delText xml:space="preserve"> </w:delText>
              </w:r>
              <w:r w:rsidR="00031D0B" w:rsidDel="00C24C79">
                <w:rPr>
                  <w:rFonts w:ascii="Arial" w:hAnsi="Arial" w:cs="Arial"/>
                </w:rPr>
                <w:delText>Use the retrieval chart to write a review of the documentary.</w:delText>
              </w:r>
            </w:del>
          </w:p>
          <w:p w:rsidR="000A1B48" w:rsidRPr="00EA1536" w:rsidDel="00C24C79" w:rsidRDefault="000A1B48" w:rsidP="000A1B48">
            <w:pPr>
              <w:spacing w:before="120"/>
              <w:rPr>
                <w:del w:id="21" w:author="MCWILLIAMS Hayden [Narrogin Senior High School]" w:date="2020-05-20T09:37:00Z"/>
                <w:rFonts w:ascii="Arial" w:hAnsi="Arial" w:cs="Arial"/>
                <w:b/>
              </w:rPr>
            </w:pPr>
            <w:del w:id="22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Task 3: Cultural Baggage Activities - in-class and at home</w:delText>
              </w:r>
            </w:del>
          </w:p>
          <w:p w:rsidR="000A1B48" w:rsidRPr="00031D0B" w:rsidRDefault="000A1B48" w:rsidP="00031D0B">
            <w:pPr>
              <w:spacing w:after="120" w:line="259" w:lineRule="auto"/>
              <w:rPr>
                <w:rFonts w:ascii="Arial" w:eastAsiaTheme="minorHAnsi" w:hAnsi="Arial" w:cs="Arial"/>
              </w:rPr>
            </w:pPr>
            <w:del w:id="23" w:author="MCWILLIAMS Hayden [Narrogin Senior High School]" w:date="2020-05-20T09:37:00Z">
              <w:r w:rsidRPr="00EA1536" w:rsidDel="00C24C79">
                <w:rPr>
                  <w:rFonts w:ascii="Arial" w:eastAsiaTheme="minorHAnsi" w:hAnsi="Arial" w:cs="Arial"/>
                </w:rPr>
                <w:delText>Complete a series of small written activities exploring Australian Identity</w:delText>
              </w:r>
            </w:del>
          </w:p>
        </w:tc>
        <w:tc>
          <w:tcPr>
            <w:tcW w:w="1402" w:type="dxa"/>
          </w:tcPr>
          <w:p w:rsidR="000A1B48" w:rsidDel="00C24C79" w:rsidRDefault="000A1B48" w:rsidP="000A1B48">
            <w:pPr>
              <w:jc w:val="center"/>
              <w:rPr>
                <w:del w:id="24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jc w:val="center"/>
              <w:rPr>
                <w:del w:id="25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jc w:val="center"/>
              <w:rPr>
                <w:del w:id="26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jc w:val="center"/>
              <w:rPr>
                <w:del w:id="27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jc w:val="center"/>
              <w:rPr>
                <w:del w:id="28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jc w:val="center"/>
              <w:rPr>
                <w:del w:id="29" w:author="MCWILLIAMS Hayden [Narrogin Senior High School]" w:date="2020-05-20T09:37:00Z"/>
                <w:rFonts w:ascii="Arial" w:hAnsi="Arial" w:cs="Arial"/>
              </w:rPr>
            </w:pPr>
            <w:del w:id="30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Reading &amp; Viewing 5%</w:delText>
              </w:r>
            </w:del>
          </w:p>
          <w:p w:rsidR="000A1B48" w:rsidRPr="00EA1536" w:rsidDel="00C24C79" w:rsidRDefault="000A1B48" w:rsidP="000A1B48">
            <w:pPr>
              <w:jc w:val="center"/>
              <w:rPr>
                <w:del w:id="31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jc w:val="center"/>
              <w:rPr>
                <w:del w:id="32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33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jc w:val="center"/>
              <w:rPr>
                <w:del w:id="34" w:author="MCWILLIAMS Hayden [Narrogin Senior High School]" w:date="2020-05-20T09:37:00Z"/>
                <w:rFonts w:ascii="Arial" w:hAnsi="Arial" w:cs="Arial"/>
              </w:rPr>
            </w:pPr>
          </w:p>
          <w:p w:rsidR="00643886" w:rsidDel="00C24C79" w:rsidRDefault="00643886" w:rsidP="000A1B48">
            <w:pPr>
              <w:jc w:val="center"/>
              <w:rPr>
                <w:del w:id="35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jc w:val="center"/>
              <w:rPr>
                <w:del w:id="36" w:author="MCWILLIAMS Hayden [Narrogin Senior High School]" w:date="2020-05-20T09:37:00Z"/>
                <w:rFonts w:ascii="Arial" w:hAnsi="Arial" w:cs="Arial"/>
              </w:rPr>
            </w:pPr>
            <w:del w:id="37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Writing</w:delText>
              </w:r>
            </w:del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  <w:del w:id="38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2.5%</w:delText>
              </w:r>
            </w:del>
          </w:p>
        </w:tc>
        <w:tc>
          <w:tcPr>
            <w:tcW w:w="1142" w:type="dxa"/>
          </w:tcPr>
          <w:p w:rsidR="000A1B48" w:rsidDel="00C24C79" w:rsidRDefault="000A1B48" w:rsidP="000A1B48">
            <w:pPr>
              <w:rPr>
                <w:del w:id="39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40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41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42" w:author="MCWILLIAMS Hayden [Narrogin Senior High School]" w:date="2020-05-20T09:37:00Z"/>
                <w:rFonts w:ascii="Arial" w:hAnsi="Arial" w:cs="Arial"/>
              </w:rPr>
            </w:pPr>
            <w:del w:id="43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</w:delText>
              </w:r>
            </w:del>
          </w:p>
          <w:p w:rsidR="000A1B48" w:rsidDel="00C24C79" w:rsidRDefault="000A1B48" w:rsidP="000A1B48">
            <w:pPr>
              <w:rPr>
                <w:del w:id="44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45" w:author="MCWILLIAMS Hayden [Narrogin Senior High School]" w:date="2020-05-20T09:37:00Z"/>
                <w:rFonts w:ascii="Arial" w:hAnsi="Arial" w:cs="Arial"/>
              </w:rPr>
            </w:pPr>
            <w:del w:id="46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</w:delText>
              </w:r>
              <w:r w:rsidR="00C10517" w:rsidDel="00C24C79">
                <w:rPr>
                  <w:rFonts w:ascii="Arial" w:hAnsi="Arial" w:cs="Arial"/>
                </w:rPr>
                <w:delText xml:space="preserve">      </w:delText>
              </w:r>
              <w:r w:rsidRPr="00EA1536" w:rsidDel="00C24C79">
                <w:rPr>
                  <w:rFonts w:ascii="Arial" w:hAnsi="Arial" w:cs="Arial"/>
                </w:rPr>
                <w:delText>/100</w:delText>
              </w:r>
            </w:del>
          </w:p>
          <w:p w:rsidR="000A1B48" w:rsidRPr="00EA1536" w:rsidDel="00C24C79" w:rsidRDefault="000A1B48" w:rsidP="000A1B48">
            <w:pPr>
              <w:rPr>
                <w:del w:id="47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48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49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50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51" w:author="MCWILLIAMS Hayden [Narrogin Senior High School]" w:date="2020-05-20T09:37:00Z"/>
                <w:rFonts w:ascii="Arial" w:hAnsi="Arial" w:cs="Arial"/>
              </w:rPr>
            </w:pPr>
          </w:p>
          <w:p w:rsidR="00643886" w:rsidDel="00C24C79" w:rsidRDefault="00643886" w:rsidP="000A1B48">
            <w:pPr>
              <w:rPr>
                <w:del w:id="52" w:author="MCWILLIAMS Hayden [Narrogin Senior High School]" w:date="2020-05-20T09:37:00Z"/>
                <w:rFonts w:ascii="Arial" w:hAnsi="Arial" w:cs="Arial"/>
              </w:rPr>
            </w:pPr>
          </w:p>
          <w:p w:rsidR="00643886" w:rsidDel="00C24C79" w:rsidRDefault="00643886" w:rsidP="000A1B48">
            <w:pPr>
              <w:rPr>
                <w:del w:id="53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54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55" w:author="MCWILLIAMS Hayden [Narrogin Senior High School]" w:date="2020-05-20T09:37:00Z"/>
                <w:rFonts w:ascii="Arial" w:hAnsi="Arial" w:cs="Arial"/>
              </w:rPr>
            </w:pPr>
            <w:del w:id="56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 </w:delText>
              </w:r>
              <w:r w:rsidR="00C10517" w:rsidDel="00C24C79">
                <w:rPr>
                  <w:rFonts w:ascii="Arial" w:hAnsi="Arial" w:cs="Arial"/>
                </w:rPr>
                <w:delText xml:space="preserve">  </w:delText>
              </w:r>
              <w:r w:rsidRPr="00EA1536" w:rsidDel="00C24C79">
                <w:rPr>
                  <w:rFonts w:ascii="Arial" w:hAnsi="Arial" w:cs="Arial"/>
                </w:rPr>
                <w:delText xml:space="preserve"> /100</w:delText>
              </w:r>
            </w:del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0A1B48" w:rsidRPr="00EA1536" w:rsidDel="00C24C79" w:rsidRDefault="000A1B48" w:rsidP="000A1B48">
            <w:pPr>
              <w:rPr>
                <w:del w:id="57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58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59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60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61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62" w:author="MCWILLIAMS Hayden [Narrogin Senior High School]" w:date="2020-05-20T09:37:00Z"/>
                <w:rFonts w:ascii="Arial" w:hAnsi="Arial" w:cs="Arial"/>
              </w:rPr>
            </w:pPr>
            <w:del w:id="63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    /100</w:delText>
              </w:r>
            </w:del>
          </w:p>
          <w:p w:rsidR="000A1B48" w:rsidRPr="00EA1536" w:rsidDel="00C24C79" w:rsidRDefault="000A1B48" w:rsidP="000A1B48">
            <w:pPr>
              <w:rPr>
                <w:del w:id="64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65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66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67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68" w:author="MCWILLIAMS Hayden [Narrogin Senior High School]" w:date="2020-05-20T09:37:00Z"/>
                <w:rFonts w:ascii="Arial" w:hAnsi="Arial" w:cs="Arial"/>
              </w:rPr>
            </w:pPr>
          </w:p>
          <w:p w:rsidR="00643886" w:rsidDel="00C24C79" w:rsidRDefault="00643886" w:rsidP="000A1B48">
            <w:pPr>
              <w:rPr>
                <w:del w:id="69" w:author="MCWILLIAMS Hayden [Narrogin Senior High School]" w:date="2020-05-20T09:37:00Z"/>
                <w:rFonts w:ascii="Arial" w:hAnsi="Arial" w:cs="Arial"/>
              </w:rPr>
            </w:pPr>
          </w:p>
          <w:p w:rsidR="00643886" w:rsidDel="00C24C79" w:rsidRDefault="00643886" w:rsidP="000A1B48">
            <w:pPr>
              <w:rPr>
                <w:del w:id="70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71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RDefault="000A1B48" w:rsidP="00C10517">
            <w:pPr>
              <w:rPr>
                <w:rFonts w:ascii="Arial" w:hAnsi="Arial" w:cs="Arial"/>
              </w:rPr>
            </w:pPr>
            <w:del w:id="72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   </w:delText>
              </w:r>
              <w:r w:rsidR="00C10517" w:rsidDel="00C24C79">
                <w:rPr>
                  <w:rFonts w:ascii="Arial" w:hAnsi="Arial" w:cs="Arial"/>
                </w:rPr>
                <w:delText xml:space="preserve"> </w:delText>
              </w:r>
              <w:r w:rsidRPr="00EA1536" w:rsidDel="00C24C79">
                <w:rPr>
                  <w:rFonts w:ascii="Arial" w:hAnsi="Arial" w:cs="Arial"/>
                </w:rPr>
                <w:delText>/100</w:delText>
              </w:r>
            </w:del>
          </w:p>
        </w:tc>
        <w:tc>
          <w:tcPr>
            <w:tcW w:w="1719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</w:tr>
      <w:tr w:rsidR="000A1B48" w:rsidRPr="00EA1536" w:rsidTr="00EF5A30">
        <w:tc>
          <w:tcPr>
            <w:tcW w:w="1331" w:type="dxa"/>
          </w:tcPr>
          <w:p w:rsidR="000A1B48" w:rsidRPr="00EA1536" w:rsidDel="00C24C79" w:rsidRDefault="000A1B48" w:rsidP="000A1B48">
            <w:pPr>
              <w:spacing w:before="120"/>
              <w:jc w:val="center"/>
              <w:rPr>
                <w:del w:id="73" w:author="MCWILLIAMS Hayden [Narrogin Senior High School]" w:date="2020-05-20T09:37:00Z"/>
                <w:rFonts w:ascii="Arial" w:hAnsi="Arial" w:cs="Arial"/>
                <w:b/>
              </w:rPr>
            </w:pPr>
            <w:del w:id="74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Week</w:delText>
              </w:r>
            </w:del>
          </w:p>
          <w:p w:rsidR="000A1B48" w:rsidDel="00C24C79" w:rsidRDefault="000A1B48" w:rsidP="000A1B48">
            <w:pPr>
              <w:jc w:val="center"/>
              <w:rPr>
                <w:del w:id="75" w:author="MCWILLIAMS Hayden [Narrogin Senior High School]" w:date="2020-05-20T09:37:00Z"/>
                <w:rFonts w:ascii="Arial" w:hAnsi="Arial" w:cs="Arial"/>
                <w:b/>
              </w:rPr>
            </w:pPr>
            <w:del w:id="76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8</w:delText>
              </w:r>
            </w:del>
          </w:p>
          <w:p w:rsidR="004408C9" w:rsidDel="00C24C79" w:rsidRDefault="004408C9" w:rsidP="000A1B48">
            <w:pPr>
              <w:jc w:val="center"/>
              <w:rPr>
                <w:del w:id="77" w:author="MCWILLIAMS Hayden [Narrogin Senior High School]" w:date="2020-05-20T09:37:00Z"/>
                <w:rFonts w:ascii="Arial" w:hAnsi="Arial" w:cs="Arial"/>
                <w:b/>
              </w:rPr>
            </w:pPr>
          </w:p>
          <w:p w:rsidR="004408C9" w:rsidDel="00C24C79" w:rsidRDefault="004408C9" w:rsidP="000A1B48">
            <w:pPr>
              <w:jc w:val="center"/>
              <w:rPr>
                <w:del w:id="78" w:author="MCWILLIAMS Hayden [Narrogin Senior High School]" w:date="2020-05-20T09:37:00Z"/>
                <w:rFonts w:ascii="Arial" w:hAnsi="Arial" w:cs="Arial"/>
                <w:b/>
              </w:rPr>
            </w:pPr>
          </w:p>
          <w:p w:rsidR="004408C9" w:rsidDel="00C24C79" w:rsidRDefault="004408C9" w:rsidP="000A1B48">
            <w:pPr>
              <w:jc w:val="center"/>
              <w:rPr>
                <w:del w:id="79" w:author="MCWILLIAMS Hayden [Narrogin Senior High School]" w:date="2020-05-20T09:37:00Z"/>
                <w:rFonts w:ascii="Arial" w:hAnsi="Arial" w:cs="Arial"/>
                <w:b/>
              </w:rPr>
            </w:pPr>
          </w:p>
          <w:p w:rsidR="004408C9" w:rsidRPr="00EA1536" w:rsidRDefault="004408C9" w:rsidP="000A1B48">
            <w:pPr>
              <w:jc w:val="center"/>
              <w:rPr>
                <w:rFonts w:ascii="Arial" w:hAnsi="Arial" w:cs="Arial"/>
              </w:rPr>
            </w:pPr>
            <w:del w:id="80" w:author="MCWILLIAMS Hayden [Narrogin Senior High School]" w:date="2020-05-20T09:37:00Z">
              <w:r w:rsidRPr="00EA1536" w:rsidDel="00C24C79">
                <w:rPr>
                  <w:rFonts w:ascii="Arial" w:eastAsiaTheme="minorHAnsi" w:hAnsi="Arial" w:cs="Arial"/>
                  <w:b/>
                </w:rPr>
                <w:delText>Due: Week 8</w:delText>
              </w:r>
            </w:del>
          </w:p>
        </w:tc>
        <w:tc>
          <w:tcPr>
            <w:tcW w:w="3578" w:type="dxa"/>
          </w:tcPr>
          <w:p w:rsidR="000A1B48" w:rsidRPr="00EA1536" w:rsidDel="00C24C79" w:rsidRDefault="000A1B48" w:rsidP="000A1B48">
            <w:pPr>
              <w:spacing w:before="120"/>
              <w:rPr>
                <w:del w:id="81" w:author="MCWILLIAMS Hayden [Narrogin Senior High School]" w:date="2020-05-20T09:37:00Z"/>
                <w:rFonts w:ascii="Arial" w:hAnsi="Arial" w:cs="Arial"/>
                <w:b/>
              </w:rPr>
            </w:pPr>
            <w:del w:id="82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Task 4: Essay on Australian Identity – in-class</w:delText>
              </w:r>
            </w:del>
          </w:p>
          <w:p w:rsidR="000A1B48" w:rsidRPr="00EA1536" w:rsidDel="00C24C79" w:rsidRDefault="000A1B48" w:rsidP="000A1B48">
            <w:pPr>
              <w:spacing w:line="259" w:lineRule="auto"/>
              <w:rPr>
                <w:del w:id="83" w:author="MCWILLIAMS Hayden [Narrogin Senior High School]" w:date="2020-05-20T09:37:00Z"/>
                <w:rFonts w:ascii="Arial" w:eastAsiaTheme="minorHAnsi" w:hAnsi="Arial" w:cs="Arial"/>
              </w:rPr>
            </w:pPr>
            <w:del w:id="84" w:author="MCWILLIAMS Hayden [Narrogin Senior High School]" w:date="2020-05-20T09:37:00Z">
              <w:r w:rsidRPr="00A7144C" w:rsidDel="00C24C79">
                <w:rPr>
                  <w:rFonts w:ascii="Arial" w:eastAsiaTheme="minorHAnsi" w:hAnsi="Arial" w:cs="Arial"/>
                </w:rPr>
                <w:delText>Write an essay in response to the topic below. Identify three values that you believe prevail in Australian culture. Discuss their significance in our society using cultural and/or historical examples.</w:delText>
              </w:r>
            </w:del>
          </w:p>
          <w:p w:rsidR="000A1B48" w:rsidRPr="00EA1536" w:rsidRDefault="000A1B48" w:rsidP="000A1B48">
            <w:pPr>
              <w:spacing w:after="120" w:line="259" w:lineRule="auto"/>
              <w:rPr>
                <w:rFonts w:ascii="Arial" w:hAnsi="Arial" w:cs="Arial"/>
                <w:b/>
              </w:rPr>
            </w:pPr>
          </w:p>
        </w:tc>
        <w:tc>
          <w:tcPr>
            <w:tcW w:w="1402" w:type="dxa"/>
          </w:tcPr>
          <w:p w:rsidR="000A1B48" w:rsidDel="00C24C79" w:rsidRDefault="000A1B48" w:rsidP="000A1B48">
            <w:pPr>
              <w:spacing w:before="120"/>
              <w:jc w:val="center"/>
              <w:rPr>
                <w:del w:id="85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spacing w:before="120"/>
              <w:jc w:val="center"/>
              <w:rPr>
                <w:del w:id="86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spacing w:before="120"/>
              <w:jc w:val="center"/>
              <w:rPr>
                <w:del w:id="87" w:author="MCWILLIAMS Hayden [Narrogin Senior High School]" w:date="2020-05-20T09:37:00Z"/>
                <w:rFonts w:ascii="Arial" w:hAnsi="Arial" w:cs="Arial"/>
              </w:rPr>
            </w:pPr>
            <w:del w:id="88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Writing</w:delText>
              </w:r>
            </w:del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  <w:del w:id="89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2.5%</w:delText>
              </w:r>
            </w:del>
          </w:p>
        </w:tc>
        <w:tc>
          <w:tcPr>
            <w:tcW w:w="1142" w:type="dxa"/>
          </w:tcPr>
          <w:p w:rsidR="000A1B48" w:rsidDel="00C24C79" w:rsidRDefault="000A1B48" w:rsidP="000A1B48">
            <w:pPr>
              <w:spacing w:before="120"/>
              <w:rPr>
                <w:del w:id="90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spacing w:before="120"/>
              <w:rPr>
                <w:del w:id="91" w:author="MCWILLIAMS Hayden [Narrogin Senior High School]" w:date="2020-05-20T09:37:00Z"/>
                <w:rFonts w:ascii="Arial" w:hAnsi="Arial" w:cs="Arial"/>
              </w:rPr>
            </w:pPr>
          </w:p>
          <w:p w:rsidR="00C10517" w:rsidDel="00C24C79" w:rsidRDefault="000A1B48" w:rsidP="000A1B48">
            <w:pPr>
              <w:rPr>
                <w:del w:id="92" w:author="MCWILLIAMS Hayden [Narrogin Senior High School]" w:date="2020-05-20T09:37:00Z"/>
                <w:rFonts w:ascii="Arial" w:hAnsi="Arial" w:cs="Arial"/>
              </w:rPr>
            </w:pPr>
            <w:del w:id="93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    </w:delText>
              </w:r>
            </w:del>
          </w:p>
          <w:p w:rsidR="000A1B48" w:rsidRPr="00EA1536" w:rsidRDefault="00C10517" w:rsidP="000A1B48">
            <w:pPr>
              <w:rPr>
                <w:rFonts w:ascii="Arial" w:hAnsi="Arial" w:cs="Arial"/>
              </w:rPr>
            </w:pPr>
            <w:del w:id="94" w:author="MCWILLIAMS Hayden [Narrogin Senior High School]" w:date="2020-05-20T09:37:00Z">
              <w:r w:rsidDel="00C24C79">
                <w:rPr>
                  <w:rFonts w:ascii="Arial" w:hAnsi="Arial" w:cs="Arial"/>
                </w:rPr>
                <w:delText xml:space="preserve">        </w:delText>
              </w:r>
              <w:r w:rsidR="000A1B48" w:rsidRPr="00EA1536" w:rsidDel="00C24C79">
                <w:rPr>
                  <w:rFonts w:ascii="Arial" w:hAnsi="Arial" w:cs="Arial"/>
                </w:rPr>
                <w:delText>/100</w:delText>
              </w:r>
            </w:del>
          </w:p>
        </w:tc>
        <w:tc>
          <w:tcPr>
            <w:tcW w:w="1284" w:type="dxa"/>
          </w:tcPr>
          <w:p w:rsidR="000A1B48" w:rsidDel="00C24C79" w:rsidRDefault="000A1B48" w:rsidP="000A1B48">
            <w:pPr>
              <w:spacing w:before="120"/>
              <w:rPr>
                <w:del w:id="95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spacing w:before="120"/>
              <w:rPr>
                <w:del w:id="96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97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del w:id="98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    /100</w:delText>
              </w:r>
            </w:del>
          </w:p>
        </w:tc>
        <w:tc>
          <w:tcPr>
            <w:tcW w:w="1719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</w:tr>
    </w:tbl>
    <w:p w:rsidR="00EA1536" w:rsidRPr="00EA1536" w:rsidRDefault="00EA1536" w:rsidP="00EA1536">
      <w:pPr>
        <w:jc w:val="center"/>
        <w:rPr>
          <w:rFonts w:ascii="Arial" w:hAnsi="Arial" w:cs="Arial"/>
          <w:b/>
          <w:sz w:val="20"/>
          <w:szCs w:val="20"/>
        </w:rPr>
      </w:pPr>
    </w:p>
    <w:p w:rsidR="00EA1536" w:rsidRPr="00EA1536" w:rsidRDefault="00EA1536" w:rsidP="00EA1536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3484"/>
        <w:gridCol w:w="1399"/>
        <w:gridCol w:w="1284"/>
        <w:gridCol w:w="1284"/>
        <w:gridCol w:w="1711"/>
      </w:tblGrid>
      <w:tr w:rsidR="00EA1536" w:rsidRPr="00EA1536" w:rsidTr="000A1B48">
        <w:tc>
          <w:tcPr>
            <w:tcW w:w="1294" w:type="dxa"/>
            <w:shd w:val="clear" w:color="auto" w:fill="D9D9D9" w:themeFill="background1" w:themeFillShade="D9"/>
          </w:tcPr>
          <w:p w:rsidR="00EA1536" w:rsidRPr="00EA1536" w:rsidRDefault="00EA1536" w:rsidP="00EF5A3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Term </w:t>
            </w:r>
            <w:r w:rsidR="00EF5A30">
              <w:rPr>
                <w:rFonts w:ascii="Arial" w:hAnsi="Arial" w:cs="Arial"/>
                <w:b/>
              </w:rPr>
              <w:t>One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 w:rsidR="00EA1536" w:rsidRPr="00EA1536" w:rsidRDefault="00EA1536" w:rsidP="00EA1536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 w:rsidR="00EA1536" w:rsidRPr="00EA1536" w:rsidRDefault="00EA1536" w:rsidP="00EA1536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EA1536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EA1536" w:rsidRPr="00EA1536" w:rsidRDefault="000A1B48" w:rsidP="00EA15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 w:rsidR="00EA1536" w:rsidRPr="00EA1536" w:rsidRDefault="000A1B48" w:rsidP="00045997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One goal </w:t>
            </w:r>
            <w:r w:rsidR="00EF5A30">
              <w:rPr>
                <w:rFonts w:ascii="Arial" w:hAnsi="Arial" w:cs="Arial"/>
                <w:b/>
              </w:rPr>
              <w:t>f</w:t>
            </w:r>
            <w:r w:rsidR="00EA1536"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EF5A30" w:rsidRPr="00EA1536" w:rsidTr="000A1B48">
        <w:tc>
          <w:tcPr>
            <w:tcW w:w="1294" w:type="dxa"/>
          </w:tcPr>
          <w:p w:rsidR="00EF5A30" w:rsidRPr="00EA1536" w:rsidRDefault="00EF5A30" w:rsidP="00EF5A3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Weeks</w:t>
            </w:r>
          </w:p>
          <w:p w:rsidR="00EF5A30" w:rsidRPr="00EA1536" w:rsidRDefault="00EF5A30" w:rsidP="00EF5A30">
            <w:pPr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9-10</w:t>
            </w:r>
          </w:p>
        </w:tc>
        <w:tc>
          <w:tcPr>
            <w:tcW w:w="3484" w:type="dxa"/>
          </w:tcPr>
          <w:p w:rsidR="00EF5A30" w:rsidRPr="00EA1536" w:rsidDel="00C24C79" w:rsidRDefault="00EF5A30" w:rsidP="00EF5A30">
            <w:pPr>
              <w:spacing w:before="120"/>
              <w:rPr>
                <w:del w:id="99" w:author="MCWILLIAMS Hayden [Narrogin Senior High School]" w:date="2020-05-20T09:37:00Z"/>
                <w:rFonts w:ascii="Arial" w:hAnsi="Arial" w:cs="Arial"/>
                <w:b/>
              </w:rPr>
            </w:pPr>
            <w:del w:id="100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 xml:space="preserve">Task </w:delText>
              </w:r>
              <w:r w:rsidR="00723F0B" w:rsidDel="00C24C79">
                <w:rPr>
                  <w:rFonts w:ascii="Arial" w:hAnsi="Arial" w:cs="Arial"/>
                  <w:b/>
                </w:rPr>
                <w:delText>5</w:delText>
              </w:r>
              <w:r w:rsidRPr="00EA1536" w:rsidDel="00C24C79">
                <w:rPr>
                  <w:rFonts w:ascii="Arial" w:hAnsi="Arial" w:cs="Arial"/>
                  <w:b/>
                </w:rPr>
                <w:delText>: Comprehension questions on the play - in-class</w:delText>
              </w:r>
            </w:del>
          </w:p>
          <w:p w:rsidR="00EF5A30" w:rsidRPr="00EA1536" w:rsidDel="00C24C79" w:rsidRDefault="00EF5A30" w:rsidP="00EF5A30">
            <w:pPr>
              <w:rPr>
                <w:del w:id="101" w:author="MCWILLIAMS Hayden [Narrogin Senior High School]" w:date="2020-05-20T09:37:00Z"/>
                <w:rFonts w:ascii="Arial" w:hAnsi="Arial" w:cs="Arial"/>
              </w:rPr>
            </w:pPr>
            <w:del w:id="102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Questions completed in-class under test conditions.</w:delText>
              </w:r>
            </w:del>
          </w:p>
          <w:p w:rsidR="00EF5A30" w:rsidRPr="00EA1536" w:rsidRDefault="00EF5A30" w:rsidP="00EF5A30">
            <w:pPr>
              <w:spacing w:after="120"/>
              <w:rPr>
                <w:rFonts w:ascii="Arial" w:hAnsi="Arial" w:cs="Arial"/>
                <w:b/>
              </w:rPr>
            </w:pPr>
            <w:del w:id="103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Due: Week 10</w:delText>
              </w:r>
            </w:del>
          </w:p>
        </w:tc>
        <w:tc>
          <w:tcPr>
            <w:tcW w:w="1399" w:type="dxa"/>
          </w:tcPr>
          <w:p w:rsidR="000A1B48" w:rsidDel="00C24C79" w:rsidRDefault="000A1B48" w:rsidP="00EF5A30">
            <w:pPr>
              <w:spacing w:before="120"/>
              <w:jc w:val="center"/>
              <w:rPr>
                <w:del w:id="104" w:author="MCWILLIAMS Hayden [Narrogin Senior High School]" w:date="2020-05-20T09:39:00Z"/>
                <w:rFonts w:ascii="Arial" w:hAnsi="Arial" w:cs="Arial"/>
              </w:rPr>
            </w:pPr>
          </w:p>
          <w:p w:rsidR="00EF5A30" w:rsidRPr="00EA1536" w:rsidDel="00C24C79" w:rsidRDefault="00EF5A30" w:rsidP="00EF5A30">
            <w:pPr>
              <w:spacing w:before="120"/>
              <w:jc w:val="center"/>
              <w:rPr>
                <w:del w:id="105" w:author="MCWILLIAMS Hayden [Narrogin Senior High School]" w:date="2020-05-20T09:39:00Z"/>
                <w:rFonts w:ascii="Arial" w:hAnsi="Arial" w:cs="Arial"/>
              </w:rPr>
            </w:pPr>
            <w:del w:id="106" w:author="MCWILLIAMS Hayden [Narrogin Senior High School]" w:date="2020-05-20T09:39:00Z">
              <w:r w:rsidRPr="00EA1536" w:rsidDel="00C24C79">
                <w:rPr>
                  <w:rFonts w:ascii="Arial" w:hAnsi="Arial" w:cs="Arial"/>
                </w:rPr>
                <w:delText>Reading &amp; Viewing</w:delText>
              </w:r>
            </w:del>
          </w:p>
          <w:p w:rsidR="00EF5A30" w:rsidRPr="00EA1536" w:rsidRDefault="00EF5A30" w:rsidP="00EF5A30">
            <w:pPr>
              <w:jc w:val="center"/>
              <w:rPr>
                <w:rFonts w:ascii="Arial" w:hAnsi="Arial" w:cs="Arial"/>
              </w:rPr>
            </w:pPr>
            <w:del w:id="107" w:author="MCWILLIAMS Hayden [Narrogin Senior High School]" w:date="2020-05-20T09:39:00Z">
              <w:r w:rsidRPr="00EA1536" w:rsidDel="00C24C79">
                <w:rPr>
                  <w:rFonts w:ascii="Arial" w:hAnsi="Arial" w:cs="Arial"/>
                </w:rPr>
                <w:delText>5%</w:delText>
              </w:r>
            </w:del>
          </w:p>
        </w:tc>
        <w:tc>
          <w:tcPr>
            <w:tcW w:w="1284" w:type="dxa"/>
          </w:tcPr>
          <w:p w:rsidR="00EF5A30" w:rsidRPr="00EA1536" w:rsidDel="00C24C79" w:rsidRDefault="00EF5A30" w:rsidP="00EF5A30">
            <w:pPr>
              <w:spacing w:before="120"/>
              <w:rPr>
                <w:del w:id="108" w:author="MCWILLIAMS Hayden [Narrogin Senior High School]" w:date="2020-05-20T09:39:00Z"/>
                <w:rFonts w:ascii="Arial" w:hAnsi="Arial" w:cs="Arial"/>
              </w:rPr>
            </w:pPr>
          </w:p>
          <w:p w:rsidR="006B6620" w:rsidDel="00C24C79" w:rsidRDefault="00EF5A30" w:rsidP="00EF5A30">
            <w:pPr>
              <w:rPr>
                <w:del w:id="109" w:author="MCWILLIAMS Hayden [Narrogin Senior High School]" w:date="2020-05-20T09:39:00Z"/>
                <w:rFonts w:ascii="Arial" w:hAnsi="Arial" w:cs="Arial"/>
              </w:rPr>
            </w:pPr>
            <w:del w:id="110" w:author="MCWILLIAMS Hayden [Narrogin Senior High School]" w:date="2020-05-20T09:39:00Z">
              <w:r w:rsidRPr="00EA1536" w:rsidDel="00C24C79">
                <w:rPr>
                  <w:rFonts w:ascii="Arial" w:hAnsi="Arial" w:cs="Arial"/>
                </w:rPr>
                <w:delText xml:space="preserve">     </w:delText>
              </w:r>
              <w:r w:rsidR="001913DD" w:rsidDel="00C24C79">
                <w:rPr>
                  <w:rFonts w:ascii="Arial" w:hAnsi="Arial" w:cs="Arial"/>
                </w:rPr>
                <w:delText xml:space="preserve"> </w:delText>
              </w:r>
            </w:del>
          </w:p>
          <w:p w:rsidR="00EF5A30" w:rsidRPr="00EA1536" w:rsidDel="00C24C79" w:rsidRDefault="006B6620" w:rsidP="00EF5A30">
            <w:pPr>
              <w:rPr>
                <w:del w:id="111" w:author="MCWILLIAMS Hayden [Narrogin Senior High School]" w:date="2020-05-20T09:39:00Z"/>
                <w:rFonts w:ascii="Arial" w:hAnsi="Arial" w:cs="Arial"/>
              </w:rPr>
            </w:pPr>
            <w:del w:id="112" w:author="MCWILLIAMS Hayden [Narrogin Senior High School]" w:date="2020-05-20T09:39:00Z">
              <w:r w:rsidDel="00C24C79">
                <w:rPr>
                  <w:rFonts w:ascii="Arial" w:hAnsi="Arial" w:cs="Arial"/>
                </w:rPr>
                <w:delText xml:space="preserve">      </w:delText>
              </w:r>
              <w:r w:rsidR="001913DD" w:rsidDel="00C24C79">
                <w:rPr>
                  <w:rFonts w:ascii="Arial" w:hAnsi="Arial" w:cs="Arial"/>
                </w:rPr>
                <w:delText xml:space="preserve">  </w:delText>
              </w:r>
              <w:r w:rsidDel="00C24C79">
                <w:rPr>
                  <w:rFonts w:ascii="Arial" w:hAnsi="Arial" w:cs="Arial"/>
                </w:rPr>
                <w:delText>/100</w:delText>
              </w:r>
              <w:r w:rsidR="001913DD" w:rsidDel="00C24C79">
                <w:rPr>
                  <w:rFonts w:ascii="Arial" w:hAnsi="Arial" w:cs="Arial"/>
                </w:rPr>
                <w:delText xml:space="preserve">           </w:delText>
              </w:r>
              <w:r w:rsidR="00EF5A30" w:rsidRPr="00EA1536" w:rsidDel="00C24C79">
                <w:rPr>
                  <w:rFonts w:ascii="Arial" w:hAnsi="Arial" w:cs="Arial"/>
                </w:rPr>
                <w:delText xml:space="preserve">   </w:delText>
              </w:r>
              <w:r w:rsidR="001913DD" w:rsidDel="00C24C79">
                <w:rPr>
                  <w:rFonts w:ascii="Arial" w:hAnsi="Arial" w:cs="Arial"/>
                </w:rPr>
                <w:delText xml:space="preserve">              </w:delText>
              </w:r>
              <w:r w:rsidR="000A1B48" w:rsidDel="00C24C79">
                <w:rPr>
                  <w:rFonts w:ascii="Arial" w:hAnsi="Arial" w:cs="Arial"/>
                </w:rPr>
                <w:delText xml:space="preserve">            </w:delText>
              </w:r>
              <w:r w:rsidDel="00C24C79">
                <w:rPr>
                  <w:rFonts w:ascii="Arial" w:hAnsi="Arial" w:cs="Arial"/>
                </w:rPr>
                <w:delText xml:space="preserve">        </w:delText>
              </w:r>
            </w:del>
          </w:p>
          <w:p w:rsidR="00EF5A30" w:rsidRPr="00EA1536" w:rsidRDefault="00EF5A30" w:rsidP="00EF5A30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EF5A30" w:rsidDel="00C24C79" w:rsidRDefault="00EF5A30" w:rsidP="00EF5A30">
            <w:pPr>
              <w:spacing w:before="120"/>
              <w:rPr>
                <w:del w:id="113" w:author="MCWILLIAMS Hayden [Narrogin Senior High School]" w:date="2020-05-20T09:39:00Z"/>
                <w:rFonts w:ascii="Arial" w:hAnsi="Arial" w:cs="Arial"/>
              </w:rPr>
            </w:pPr>
          </w:p>
          <w:p w:rsidR="000A1B48" w:rsidDel="00C24C79" w:rsidRDefault="000A1B48" w:rsidP="00EF5A30">
            <w:pPr>
              <w:rPr>
                <w:del w:id="114" w:author="MCWILLIAMS Hayden [Narrogin Senior High School]" w:date="2020-05-20T09:39:00Z"/>
                <w:rFonts w:ascii="Arial" w:hAnsi="Arial" w:cs="Arial"/>
              </w:rPr>
            </w:pPr>
          </w:p>
          <w:p w:rsidR="00EF5A30" w:rsidRPr="00EA1536" w:rsidDel="00C24C79" w:rsidRDefault="000A1B48" w:rsidP="00EF5A30">
            <w:pPr>
              <w:rPr>
                <w:del w:id="115" w:author="MCWILLIAMS Hayden [Narrogin Senior High School]" w:date="2020-05-20T09:39:00Z"/>
                <w:rFonts w:ascii="Arial" w:hAnsi="Arial" w:cs="Arial"/>
              </w:rPr>
            </w:pPr>
            <w:del w:id="116" w:author="MCWILLIAMS Hayden [Narrogin Senior High School]" w:date="2020-05-20T09:39:00Z">
              <w:r w:rsidDel="00C24C79">
                <w:rPr>
                  <w:rFonts w:ascii="Arial" w:hAnsi="Arial" w:cs="Arial"/>
                </w:rPr>
                <w:delText xml:space="preserve">    </w:delText>
              </w:r>
              <w:r w:rsidR="00EF5A30" w:rsidRPr="00EA1536" w:rsidDel="00C24C79">
                <w:rPr>
                  <w:rFonts w:ascii="Arial" w:hAnsi="Arial" w:cs="Arial"/>
                </w:rPr>
                <w:delText xml:space="preserve"> /100</w:delText>
              </w:r>
            </w:del>
          </w:p>
          <w:p w:rsidR="00EF5A30" w:rsidRPr="00EA1536" w:rsidRDefault="00EF5A30" w:rsidP="00EF5A30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EF5A30" w:rsidRPr="00EA1536" w:rsidRDefault="00EF5A30" w:rsidP="00EF5A30">
            <w:pPr>
              <w:rPr>
                <w:rFonts w:ascii="Arial" w:hAnsi="Arial" w:cs="Arial"/>
              </w:rPr>
            </w:pPr>
          </w:p>
        </w:tc>
      </w:tr>
      <w:tr w:rsidR="00EF5A30" w:rsidRPr="00EA1536" w:rsidTr="000A1B48">
        <w:tc>
          <w:tcPr>
            <w:tcW w:w="1294" w:type="dxa"/>
            <w:shd w:val="clear" w:color="auto" w:fill="D9D9D9" w:themeFill="background1" w:themeFillShade="D9"/>
          </w:tcPr>
          <w:p w:rsidR="00EF5A30" w:rsidRPr="00EA1536" w:rsidRDefault="00EF5A30" w:rsidP="00EF5A30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Term </w:t>
            </w:r>
            <w:r>
              <w:rPr>
                <w:rFonts w:ascii="Arial" w:hAnsi="Arial" w:cs="Arial"/>
                <w:b/>
              </w:rPr>
              <w:t>Two</w:t>
            </w:r>
          </w:p>
        </w:tc>
        <w:tc>
          <w:tcPr>
            <w:tcW w:w="3484" w:type="dxa"/>
          </w:tcPr>
          <w:p w:rsidR="00EF5A30" w:rsidRPr="00EA1536" w:rsidRDefault="00EF5A30" w:rsidP="00EF5A3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</w:tcPr>
          <w:p w:rsidR="00EF5A30" w:rsidRPr="00EA1536" w:rsidRDefault="00EF5A30" w:rsidP="00EF5A30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</w:tcPr>
          <w:p w:rsidR="00EF5A30" w:rsidRPr="00EA1536" w:rsidRDefault="00EF5A30" w:rsidP="00EF5A30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284" w:type="dxa"/>
          </w:tcPr>
          <w:p w:rsidR="00EF5A30" w:rsidRPr="00EA1536" w:rsidRDefault="00EF5A30" w:rsidP="00EF5A30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EF5A30" w:rsidRPr="00EA1536" w:rsidRDefault="00EF5A30" w:rsidP="00EF5A30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711" w:type="dxa"/>
          </w:tcPr>
          <w:p w:rsidR="00EF5A30" w:rsidRPr="00EA1536" w:rsidRDefault="00EF5A30" w:rsidP="00045997">
            <w:pPr>
              <w:spacing w:before="120" w:after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SMART goals</w:t>
            </w:r>
            <w:r>
              <w:rPr>
                <w:rFonts w:ascii="Arial" w:hAnsi="Arial" w:cs="Arial"/>
                <w:b/>
              </w:rPr>
              <w:t xml:space="preserve"> f</w:t>
            </w:r>
            <w:r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C24C79" w:rsidRPr="00EA1536" w:rsidTr="000A1B48">
        <w:trPr>
          <w:ins w:id="117" w:author="MCWILLIAMS Hayden [Narrogin Senior High School]" w:date="2020-05-20T09:37:00Z"/>
        </w:trPr>
        <w:tc>
          <w:tcPr>
            <w:tcW w:w="129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jc w:val="center"/>
              <w:rPr>
                <w:ins w:id="118" w:author="MCWILLIAMS Hayden [Narrogin Senior High School]" w:date="2020-05-20T09:38:00Z"/>
                <w:rFonts w:ascii="Arial" w:hAnsi="Arial" w:cs="Arial"/>
                <w:b/>
              </w:rPr>
            </w:pPr>
            <w:ins w:id="119" w:author="MCWILLIAMS Hayden [Narrogin Senior High School]" w:date="2020-05-20T09:38:00Z">
              <w:r w:rsidRPr="00EA1536">
                <w:rPr>
                  <w:rFonts w:ascii="Arial" w:hAnsi="Arial" w:cs="Arial"/>
                  <w:b/>
                </w:rPr>
                <w:t xml:space="preserve">Weeks </w:t>
              </w:r>
            </w:ins>
          </w:p>
          <w:p w:rsidR="00C24C79" w:rsidRDefault="00C24C79" w:rsidP="00C24C79">
            <w:pPr>
              <w:jc w:val="center"/>
              <w:rPr>
                <w:ins w:id="120" w:author="MCWILLIAMS Hayden [Narrogin Senior High School]" w:date="2020-05-20T09:38:00Z"/>
                <w:rFonts w:ascii="Arial" w:hAnsi="Arial" w:cs="Arial"/>
                <w:b/>
              </w:rPr>
            </w:pPr>
            <w:ins w:id="121" w:author="MCWILLIAMS Hayden [Narrogin Senior High School]" w:date="2020-05-20T09:38:00Z">
              <w:r w:rsidRPr="00EA1536">
                <w:rPr>
                  <w:rFonts w:ascii="Arial" w:hAnsi="Arial" w:cs="Arial"/>
                  <w:b/>
                </w:rPr>
                <w:t>1-</w:t>
              </w:r>
              <w:r>
                <w:rPr>
                  <w:rFonts w:ascii="Arial" w:hAnsi="Arial" w:cs="Arial"/>
                  <w:b/>
                </w:rPr>
                <w:t>5</w:t>
              </w:r>
            </w:ins>
          </w:p>
          <w:p w:rsidR="00C24C79" w:rsidRDefault="00C24C79" w:rsidP="00C24C79">
            <w:pPr>
              <w:jc w:val="center"/>
              <w:rPr>
                <w:ins w:id="122" w:author="MCWILLIAMS Hayden [Narrogin Senior High School]" w:date="2020-05-20T09:38:00Z"/>
                <w:rFonts w:ascii="Arial" w:hAnsi="Arial" w:cs="Arial"/>
                <w:b/>
              </w:rPr>
            </w:pPr>
          </w:p>
          <w:p w:rsidR="00C24C79" w:rsidRPr="00EA1536" w:rsidRDefault="00C24C79" w:rsidP="00C24C79">
            <w:pPr>
              <w:spacing w:before="120" w:after="120"/>
              <w:jc w:val="center"/>
              <w:rPr>
                <w:ins w:id="123" w:author="MCWILLIAMS Hayden [Narrogin Senior High School]" w:date="2020-05-20T09:37:00Z"/>
                <w:rFonts w:ascii="Arial" w:hAnsi="Arial" w:cs="Arial"/>
                <w:b/>
              </w:rPr>
            </w:pPr>
            <w:ins w:id="124" w:author="MCWILLIAMS Hayden [Narrogin Senior High School]" w:date="2020-05-20T09:38:00Z">
              <w:r w:rsidRPr="00EA1536">
                <w:rPr>
                  <w:rFonts w:ascii="Arial" w:eastAsiaTheme="minorHAnsi" w:hAnsi="Arial" w:cs="Arial"/>
                  <w:b/>
                </w:rPr>
                <w:t xml:space="preserve">Due: </w:t>
              </w:r>
              <w:r>
                <w:rPr>
                  <w:rFonts w:ascii="Arial" w:eastAsiaTheme="minorHAnsi" w:hAnsi="Arial" w:cs="Arial"/>
                  <w:b/>
                </w:rPr>
                <w:t xml:space="preserve">Week </w:t>
              </w:r>
            </w:ins>
            <w:ins w:id="125" w:author="MCWILLIAMS Hayden [Narrogin Senior High School]" w:date="2020-05-20T09:39:00Z">
              <w:r>
                <w:rPr>
                  <w:rFonts w:ascii="Arial" w:eastAsiaTheme="minorHAnsi" w:hAnsi="Arial" w:cs="Arial"/>
                  <w:b/>
                </w:rPr>
                <w:t>4</w:t>
              </w:r>
            </w:ins>
          </w:p>
        </w:tc>
        <w:tc>
          <w:tcPr>
            <w:tcW w:w="3484" w:type="dxa"/>
          </w:tcPr>
          <w:p w:rsidR="00C24C79" w:rsidRPr="00EA1536" w:rsidRDefault="00C24C79" w:rsidP="00C24C79">
            <w:pPr>
              <w:spacing w:before="120"/>
              <w:rPr>
                <w:ins w:id="126" w:author="MCWILLIAMS Hayden [Narrogin Senior High School]" w:date="2020-05-20T09:38:00Z"/>
                <w:rFonts w:ascii="Arial" w:hAnsi="Arial" w:cs="Arial"/>
                <w:b/>
              </w:rPr>
            </w:pPr>
            <w:ins w:id="127" w:author="MCWILLIAMS Hayden [Narrogin Senior High School]" w:date="2020-05-20T09:38:00Z">
              <w:r w:rsidRPr="00EA1536">
                <w:rPr>
                  <w:rFonts w:ascii="Arial" w:hAnsi="Arial" w:cs="Arial"/>
                  <w:b/>
                </w:rPr>
                <w:t xml:space="preserve">Task </w:t>
              </w:r>
              <w:r>
                <w:rPr>
                  <w:rFonts w:ascii="Arial" w:hAnsi="Arial" w:cs="Arial"/>
                  <w:b/>
                </w:rPr>
                <w:t>5</w:t>
              </w:r>
              <w:r w:rsidRPr="00EA1536">
                <w:rPr>
                  <w:rFonts w:ascii="Arial" w:hAnsi="Arial" w:cs="Arial"/>
                  <w:b/>
                </w:rPr>
                <w:t xml:space="preserve">: Comprehension </w:t>
              </w:r>
              <w:r>
                <w:rPr>
                  <w:rFonts w:ascii="Arial" w:hAnsi="Arial" w:cs="Arial"/>
                  <w:b/>
                </w:rPr>
                <w:t>Booklet</w:t>
              </w:r>
            </w:ins>
          </w:p>
          <w:p w:rsidR="00C24C79" w:rsidRPr="00EA1536" w:rsidRDefault="00C24C79" w:rsidP="00C24C79">
            <w:pPr>
              <w:rPr>
                <w:ins w:id="128" w:author="MCWILLIAMS Hayden [Narrogin Senior High School]" w:date="2020-05-20T09:38:00Z"/>
                <w:rFonts w:ascii="Arial" w:hAnsi="Arial" w:cs="Arial"/>
              </w:rPr>
            </w:pPr>
            <w:ins w:id="129" w:author="MCWILLIAMS Hayden [Narrogin Senior High School]" w:date="2020-05-20T09:38:00Z">
              <w:r>
                <w:rPr>
                  <w:rFonts w:ascii="Arial" w:hAnsi="Arial" w:cs="Arial"/>
                </w:rPr>
                <w:t xml:space="preserve">Booklet of questions on the Play, </w:t>
              </w:r>
              <w:r w:rsidRPr="00EA1536">
                <w:rPr>
                  <w:rFonts w:ascii="Arial" w:hAnsi="Arial" w:cs="Arial"/>
                </w:rPr>
                <w:t xml:space="preserve">completed in-class </w:t>
              </w:r>
            </w:ins>
            <w:ins w:id="130" w:author="MCWILLIAMS Hayden [Narrogin Senior High School]" w:date="2020-05-20T09:39:00Z">
              <w:r>
                <w:rPr>
                  <w:rFonts w:ascii="Arial" w:hAnsi="Arial" w:cs="Arial"/>
                </w:rPr>
                <w:t>and at home</w:t>
              </w:r>
            </w:ins>
            <w:ins w:id="131" w:author="MCWILLIAMS Hayden [Narrogin Senior High School]" w:date="2020-05-20T09:38:00Z">
              <w:r w:rsidRPr="00EA1536">
                <w:rPr>
                  <w:rFonts w:ascii="Arial" w:hAnsi="Arial" w:cs="Arial"/>
                </w:rPr>
                <w:t>.</w:t>
              </w:r>
            </w:ins>
          </w:p>
          <w:p w:rsidR="00C24C79" w:rsidRPr="00EA1536" w:rsidRDefault="00C24C79" w:rsidP="00C24C79">
            <w:pPr>
              <w:spacing w:before="120"/>
              <w:jc w:val="center"/>
              <w:rPr>
                <w:ins w:id="132" w:author="MCWILLIAMS Hayden [Narrogin Senior High School]" w:date="2020-05-20T09:37:00Z"/>
                <w:rFonts w:ascii="Arial" w:hAnsi="Arial" w:cs="Arial"/>
                <w:b/>
              </w:rPr>
            </w:pPr>
            <w:ins w:id="133" w:author="MCWILLIAMS Hayden [Narrogin Senior High School]" w:date="2020-05-20T09:38:00Z">
              <w:r w:rsidRPr="00EA1536">
                <w:rPr>
                  <w:rFonts w:ascii="Arial" w:hAnsi="Arial" w:cs="Arial"/>
                  <w:b/>
                </w:rPr>
                <w:t xml:space="preserve">Due: </w:t>
              </w:r>
            </w:ins>
            <w:ins w:id="134" w:author="MCWILLIAMS Hayden [Narrogin Senior High School]" w:date="2020-05-20T09:41:00Z">
              <w:r w:rsidR="00E14942">
                <w:rPr>
                  <w:rFonts w:ascii="Arial" w:hAnsi="Arial" w:cs="Arial"/>
                  <w:b/>
                </w:rPr>
                <w:t xml:space="preserve">End of </w:t>
              </w:r>
            </w:ins>
            <w:ins w:id="135" w:author="MCWILLIAMS Hayden [Narrogin Senior High School]" w:date="2020-05-20T09:38:00Z">
              <w:r w:rsidRPr="00EA1536">
                <w:rPr>
                  <w:rFonts w:ascii="Arial" w:hAnsi="Arial" w:cs="Arial"/>
                  <w:b/>
                </w:rPr>
                <w:t xml:space="preserve">Week </w:t>
              </w:r>
            </w:ins>
            <w:ins w:id="136" w:author="MCWILLIAMS Hayden [Narrogin Senior High School]" w:date="2020-05-20T09:39:00Z">
              <w:r>
                <w:rPr>
                  <w:rFonts w:ascii="Arial" w:hAnsi="Arial" w:cs="Arial"/>
                  <w:b/>
                </w:rPr>
                <w:t>4</w:t>
              </w:r>
            </w:ins>
          </w:p>
        </w:tc>
        <w:tc>
          <w:tcPr>
            <w:tcW w:w="1399" w:type="dxa"/>
          </w:tcPr>
          <w:p w:rsidR="00C24C79" w:rsidRDefault="00C24C79" w:rsidP="00C24C79">
            <w:pPr>
              <w:spacing w:before="120"/>
              <w:jc w:val="center"/>
              <w:rPr>
                <w:ins w:id="137" w:author="MCWILLIAMS Hayden [Narrogin Senior High School]" w:date="2020-05-20T09:39:00Z"/>
                <w:rFonts w:ascii="Arial" w:hAnsi="Arial" w:cs="Arial"/>
              </w:rPr>
            </w:pPr>
          </w:p>
          <w:p w:rsidR="00C24C79" w:rsidRPr="00EA1536" w:rsidRDefault="00C24C79" w:rsidP="00C24C79">
            <w:pPr>
              <w:spacing w:before="120"/>
              <w:jc w:val="center"/>
              <w:rPr>
                <w:ins w:id="138" w:author="MCWILLIAMS Hayden [Narrogin Senior High School]" w:date="2020-05-20T09:39:00Z"/>
                <w:rFonts w:ascii="Arial" w:hAnsi="Arial" w:cs="Arial"/>
              </w:rPr>
            </w:pPr>
            <w:ins w:id="139" w:author="MCWILLIAMS Hayden [Narrogin Senior High School]" w:date="2020-05-20T09:39:00Z">
              <w:r w:rsidRPr="00EA1536">
                <w:rPr>
                  <w:rFonts w:ascii="Arial" w:hAnsi="Arial" w:cs="Arial"/>
                </w:rPr>
                <w:t>Reading &amp; Viewing</w:t>
              </w:r>
            </w:ins>
          </w:p>
          <w:p w:rsidR="00C24C79" w:rsidRPr="00EA1536" w:rsidRDefault="00C24C79" w:rsidP="00C24C79">
            <w:pPr>
              <w:spacing w:before="120"/>
              <w:rPr>
                <w:ins w:id="140" w:author="MCWILLIAMS Hayden [Narrogin Senior High School]" w:date="2020-05-20T09:37:00Z"/>
                <w:rFonts w:ascii="Arial" w:hAnsi="Arial" w:cs="Arial"/>
                <w:b/>
              </w:rPr>
            </w:pPr>
            <w:ins w:id="141" w:author="MCWILLIAMS Hayden [Narrogin Senior High School]" w:date="2020-05-20T09:39:00Z">
              <w:r w:rsidRPr="00EA1536">
                <w:rPr>
                  <w:rFonts w:ascii="Arial" w:hAnsi="Arial" w:cs="Arial"/>
                </w:rPr>
                <w:t>5%</w:t>
              </w:r>
            </w:ins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ins w:id="142" w:author="MCWILLIAMS Hayden [Narrogin Senior High School]" w:date="2020-05-20T09:39:00Z"/>
                <w:rFonts w:ascii="Arial" w:hAnsi="Arial" w:cs="Arial"/>
              </w:rPr>
            </w:pPr>
          </w:p>
          <w:p w:rsidR="00C24C79" w:rsidRDefault="00C24C79" w:rsidP="00C24C79">
            <w:pPr>
              <w:rPr>
                <w:ins w:id="143" w:author="MCWILLIAMS Hayden [Narrogin Senior High School]" w:date="2020-05-20T09:39:00Z"/>
                <w:rFonts w:ascii="Arial" w:hAnsi="Arial" w:cs="Arial"/>
              </w:rPr>
            </w:pPr>
            <w:ins w:id="144" w:author="MCWILLIAMS Hayden [Narrogin Senior High School]" w:date="2020-05-20T09:39:00Z">
              <w:r w:rsidRPr="00EA1536">
                <w:rPr>
                  <w:rFonts w:ascii="Arial" w:hAnsi="Arial" w:cs="Arial"/>
                </w:rPr>
                <w:t xml:space="preserve">     </w:t>
              </w:r>
              <w:r>
                <w:rPr>
                  <w:rFonts w:ascii="Arial" w:hAnsi="Arial" w:cs="Arial"/>
                </w:rPr>
                <w:t xml:space="preserve"> </w:t>
              </w:r>
            </w:ins>
          </w:p>
          <w:p w:rsidR="00C24C79" w:rsidRPr="00EA1536" w:rsidRDefault="00C24C79" w:rsidP="00C24C79">
            <w:pPr>
              <w:rPr>
                <w:ins w:id="145" w:author="MCWILLIAMS Hayden [Narrogin Senior High School]" w:date="2020-05-20T09:39:00Z"/>
                <w:rFonts w:ascii="Arial" w:hAnsi="Arial" w:cs="Arial"/>
              </w:rPr>
            </w:pPr>
            <w:ins w:id="146" w:author="MCWILLIAMS Hayden [Narrogin Senior High School]" w:date="2020-05-20T09:39:00Z">
              <w:r>
                <w:rPr>
                  <w:rFonts w:ascii="Arial" w:hAnsi="Arial" w:cs="Arial"/>
                </w:rPr>
                <w:t xml:space="preserve">        /100           </w:t>
              </w:r>
              <w:r w:rsidRPr="00EA1536">
                <w:rPr>
                  <w:rFonts w:ascii="Arial" w:hAnsi="Arial" w:cs="Arial"/>
                </w:rPr>
                <w:t xml:space="preserve">   </w:t>
              </w:r>
              <w:r>
                <w:rPr>
                  <w:rFonts w:ascii="Arial" w:hAnsi="Arial" w:cs="Arial"/>
                </w:rPr>
                <w:t xml:space="preserve">                                  </w:t>
              </w:r>
            </w:ins>
          </w:p>
          <w:p w:rsidR="00C24C79" w:rsidRPr="00EA1536" w:rsidRDefault="00C24C79" w:rsidP="00C24C79">
            <w:pPr>
              <w:spacing w:before="120"/>
              <w:rPr>
                <w:ins w:id="147" w:author="MCWILLIAMS Hayden [Narrogin Senior High School]" w:date="2020-05-20T09:37:00Z"/>
                <w:rFonts w:ascii="Arial" w:hAnsi="Arial" w:cs="Arial"/>
                <w:b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ins w:id="148" w:author="MCWILLIAMS Hayden [Narrogin Senior High School]" w:date="2020-05-20T09:39:00Z"/>
                <w:rFonts w:ascii="Arial" w:hAnsi="Arial" w:cs="Arial"/>
              </w:rPr>
            </w:pPr>
          </w:p>
          <w:p w:rsidR="00C24C79" w:rsidRDefault="00C24C79" w:rsidP="00C24C79">
            <w:pPr>
              <w:rPr>
                <w:ins w:id="149" w:author="MCWILLIAMS Hayden [Narrogin Senior High School]" w:date="2020-05-20T09:39:00Z"/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ins w:id="150" w:author="MCWILLIAMS Hayden [Narrogin Senior High School]" w:date="2020-05-20T09:39:00Z"/>
                <w:rFonts w:ascii="Arial" w:hAnsi="Arial" w:cs="Arial"/>
              </w:rPr>
            </w:pPr>
            <w:ins w:id="151" w:author="MCWILLIAMS Hayden [Narrogin Senior High School]" w:date="2020-05-20T09:39:00Z">
              <w:r>
                <w:rPr>
                  <w:rFonts w:ascii="Arial" w:hAnsi="Arial" w:cs="Arial"/>
                </w:rPr>
                <w:t xml:space="preserve">    </w:t>
              </w:r>
              <w:r w:rsidRPr="00EA1536">
                <w:rPr>
                  <w:rFonts w:ascii="Arial" w:hAnsi="Arial" w:cs="Arial"/>
                </w:rPr>
                <w:t xml:space="preserve"> /100</w:t>
              </w:r>
            </w:ins>
          </w:p>
          <w:p w:rsidR="00C24C79" w:rsidRPr="00EA1536" w:rsidRDefault="00C24C79" w:rsidP="00C24C79">
            <w:pPr>
              <w:spacing w:before="120"/>
              <w:rPr>
                <w:ins w:id="152" w:author="MCWILLIAMS Hayden [Narrogin Senior High School]" w:date="2020-05-20T09:37:00Z"/>
                <w:rFonts w:ascii="Arial" w:hAnsi="Arial" w:cs="Arial"/>
                <w:b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spacing w:before="120" w:after="120"/>
              <w:rPr>
                <w:ins w:id="153" w:author="MCWILLIAMS Hayden [Narrogin Senior High School]" w:date="2020-05-20T09:37:00Z"/>
                <w:rFonts w:ascii="Arial" w:hAnsi="Arial" w:cs="Arial"/>
                <w:b/>
              </w:rPr>
            </w:pPr>
          </w:p>
        </w:tc>
      </w:tr>
      <w:tr w:rsidR="00C24C79" w:rsidRPr="00EA1536" w:rsidTr="000A1B48">
        <w:tc>
          <w:tcPr>
            <w:tcW w:w="1294" w:type="dxa"/>
          </w:tcPr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Weeks 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1-</w:t>
            </w:r>
            <w:ins w:id="154" w:author="MCWILLIAMS Hayden [Narrogin Senior High School]" w:date="2020-05-20T09:37:00Z">
              <w:r>
                <w:rPr>
                  <w:rFonts w:ascii="Arial" w:hAnsi="Arial" w:cs="Arial"/>
                  <w:b/>
                </w:rPr>
                <w:t>5</w:t>
              </w:r>
            </w:ins>
            <w:del w:id="155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3</w:delText>
              </w:r>
            </w:del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eastAsiaTheme="minorHAnsi" w:hAnsi="Arial" w:cs="Arial"/>
                <w:b/>
              </w:rPr>
              <w:t xml:space="preserve">Due: </w:t>
            </w:r>
            <w:r>
              <w:rPr>
                <w:rFonts w:ascii="Arial" w:eastAsiaTheme="minorHAnsi" w:hAnsi="Arial" w:cs="Arial"/>
                <w:b/>
              </w:rPr>
              <w:t xml:space="preserve">Week </w:t>
            </w:r>
            <w:ins w:id="156" w:author="MCWILLIAMS Hayden [Narrogin Senior High School]" w:date="2020-05-20T09:37:00Z">
              <w:r>
                <w:rPr>
                  <w:rFonts w:ascii="Arial" w:eastAsiaTheme="minorHAnsi" w:hAnsi="Arial" w:cs="Arial"/>
                  <w:b/>
                </w:rPr>
                <w:t>5</w:t>
              </w:r>
            </w:ins>
            <w:del w:id="157" w:author="MCWILLIAMS Hayden [Narrogin Senior High School]" w:date="2020-05-20T09:37:00Z">
              <w:r w:rsidDel="00C24C79">
                <w:rPr>
                  <w:rFonts w:ascii="Arial" w:eastAsiaTheme="minorHAnsi" w:hAnsi="Arial" w:cs="Arial"/>
                  <w:b/>
                </w:rPr>
                <w:delText>3</w:delText>
              </w:r>
            </w:del>
          </w:p>
        </w:tc>
        <w:tc>
          <w:tcPr>
            <w:tcW w:w="3484" w:type="dxa"/>
          </w:tcPr>
          <w:p w:rsidR="00C24C79" w:rsidRPr="00EA1536" w:rsidRDefault="00C24C79" w:rsidP="00C24C79">
            <w:pPr>
              <w:spacing w:before="120"/>
              <w:rPr>
                <w:ins w:id="158" w:author="MCWILLIAMS Hayden [Narrogin Senior High School]" w:date="2020-05-20T09:37:00Z"/>
                <w:rFonts w:ascii="Arial" w:hAnsi="Arial" w:cs="Arial"/>
                <w:b/>
              </w:rPr>
            </w:pPr>
            <w:ins w:id="159" w:author="MCWILLIAMS Hayden [Narrogin Senior High School]" w:date="2020-05-20T09:37:00Z">
              <w:r w:rsidRPr="00EA1536">
                <w:rPr>
                  <w:rFonts w:ascii="Arial" w:hAnsi="Arial" w:cs="Arial"/>
                  <w:b/>
                </w:rPr>
                <w:t xml:space="preserve">Task </w:t>
              </w:r>
            </w:ins>
            <w:ins w:id="160" w:author="MCWILLIAMS Hayden [Narrogin Senior High School]" w:date="2020-05-20T09:38:00Z">
              <w:r>
                <w:rPr>
                  <w:rFonts w:ascii="Arial" w:hAnsi="Arial" w:cs="Arial"/>
                  <w:b/>
                </w:rPr>
                <w:t>6</w:t>
              </w:r>
            </w:ins>
            <w:ins w:id="161" w:author="MCWILLIAMS Hayden [Narrogin Senior High School]" w:date="2020-05-20T09:37:00Z">
              <w:r w:rsidRPr="00EA1536">
                <w:rPr>
                  <w:rFonts w:ascii="Arial" w:hAnsi="Arial" w:cs="Arial"/>
                  <w:b/>
                </w:rPr>
                <w:t>: Comprehension questions on the play - in-class</w:t>
              </w:r>
            </w:ins>
          </w:p>
          <w:p w:rsidR="00C24C79" w:rsidRPr="00EA1536" w:rsidRDefault="00C24C79" w:rsidP="00C24C79">
            <w:pPr>
              <w:rPr>
                <w:ins w:id="162" w:author="MCWILLIAMS Hayden [Narrogin Senior High School]" w:date="2020-05-20T09:37:00Z"/>
                <w:rFonts w:ascii="Arial" w:hAnsi="Arial" w:cs="Arial"/>
              </w:rPr>
            </w:pPr>
            <w:ins w:id="163" w:author="MCWILLIAMS Hayden [Narrogin Senior High School]" w:date="2020-05-20T09:37:00Z">
              <w:r w:rsidRPr="00EA1536">
                <w:rPr>
                  <w:rFonts w:ascii="Arial" w:hAnsi="Arial" w:cs="Arial"/>
                </w:rPr>
                <w:t>Questions completed in-class under test conditions.</w:t>
              </w:r>
            </w:ins>
          </w:p>
          <w:p w:rsidR="00C24C79" w:rsidDel="00C24C79" w:rsidRDefault="00C24C79" w:rsidP="00C24C79">
            <w:pPr>
              <w:spacing w:before="120"/>
              <w:rPr>
                <w:del w:id="164" w:author="MCWILLIAMS Hayden [Narrogin Senior High School]" w:date="2020-05-20T09:37:00Z"/>
                <w:rFonts w:ascii="Arial" w:hAnsi="Arial" w:cs="Arial"/>
                <w:b/>
              </w:rPr>
            </w:pPr>
            <w:ins w:id="165" w:author="MCWILLIAMS Hayden [Narrogin Senior High School]" w:date="2020-05-20T09:37:00Z">
              <w:r w:rsidRPr="00EA1536">
                <w:rPr>
                  <w:rFonts w:ascii="Arial" w:hAnsi="Arial" w:cs="Arial"/>
                  <w:b/>
                </w:rPr>
                <w:t xml:space="preserve">Due: </w:t>
              </w:r>
            </w:ins>
            <w:ins w:id="166" w:author="MCWILLIAMS Hayden [Narrogin Senior High School]" w:date="2020-05-20T09:41:00Z">
              <w:r w:rsidR="00E14942">
                <w:rPr>
                  <w:rFonts w:ascii="Arial" w:hAnsi="Arial" w:cs="Arial"/>
                  <w:b/>
                </w:rPr>
                <w:t xml:space="preserve">Start of </w:t>
              </w:r>
            </w:ins>
            <w:ins w:id="167" w:author="MCWILLIAMS Hayden [Narrogin Senior High School]" w:date="2020-05-20T09:37:00Z">
              <w:r w:rsidRPr="00EA1536">
                <w:rPr>
                  <w:rFonts w:ascii="Arial" w:hAnsi="Arial" w:cs="Arial"/>
                  <w:b/>
                </w:rPr>
                <w:t xml:space="preserve">Week </w:t>
              </w:r>
              <w:r>
                <w:rPr>
                  <w:rFonts w:ascii="Arial" w:hAnsi="Arial" w:cs="Arial"/>
                  <w:b/>
                </w:rPr>
                <w:t>5</w:t>
              </w:r>
            </w:ins>
            <w:del w:id="168" w:author="MCWILLIAMS Hayden [Narrogin Senior High School]" w:date="2020-05-20T09:37:00Z">
              <w:r w:rsidDel="00C24C79">
                <w:rPr>
                  <w:rFonts w:ascii="Arial" w:hAnsi="Arial" w:cs="Arial"/>
                  <w:b/>
                </w:rPr>
                <w:delText>Task 6</w:delText>
              </w:r>
              <w:r w:rsidRPr="00723F0B" w:rsidDel="00C24C79">
                <w:rPr>
                  <w:rFonts w:ascii="Arial" w:hAnsi="Arial" w:cs="Arial"/>
                  <w:b/>
                </w:rPr>
                <w:delText>:</w:delText>
              </w:r>
              <w:r w:rsidDel="00C24C79">
                <w:rPr>
                  <w:rFonts w:ascii="Arial" w:hAnsi="Arial" w:cs="Arial"/>
                  <w:b/>
                </w:rPr>
                <w:delText xml:space="preserve"> Analytical Essay – </w:delText>
              </w:r>
            </w:del>
          </w:p>
          <w:p w:rsidR="00C24C79" w:rsidRPr="00EA1536" w:rsidDel="00C24C79" w:rsidRDefault="00C24C79" w:rsidP="00C24C79">
            <w:pPr>
              <w:rPr>
                <w:del w:id="169" w:author="MCWILLIAMS Hayden [Narrogin Senior High School]" w:date="2020-05-20T09:37:00Z"/>
                <w:rFonts w:ascii="Arial" w:hAnsi="Arial" w:cs="Arial"/>
                <w:b/>
              </w:rPr>
            </w:pPr>
            <w:del w:id="170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in-class</w:delText>
              </w:r>
            </w:del>
          </w:p>
          <w:p w:rsidR="00C24C79" w:rsidDel="00C24C79" w:rsidRDefault="00C24C79" w:rsidP="00C24C79">
            <w:pPr>
              <w:spacing w:line="259" w:lineRule="auto"/>
              <w:rPr>
                <w:del w:id="171" w:author="MCWILLIAMS Hayden [Narrogin Senior High School]" w:date="2020-05-20T09:37:00Z"/>
                <w:rFonts w:ascii="Arial" w:eastAsiaTheme="minorHAnsi" w:hAnsi="Arial" w:cs="Arial"/>
              </w:rPr>
            </w:pPr>
            <w:del w:id="172" w:author="MCWILLIAMS Hayden [Narrogin Senior High School]" w:date="2020-05-20T09:37:00Z">
              <w:r w:rsidRPr="00EA1536" w:rsidDel="00C24C79">
                <w:rPr>
                  <w:rFonts w:ascii="Arial" w:eastAsiaTheme="minorHAnsi" w:hAnsi="Arial" w:cs="Arial"/>
                </w:rPr>
                <w:delText>Use one lesson to plan and one lesson to respond</w:delText>
              </w:r>
              <w:r w:rsidDel="00C24C79">
                <w:rPr>
                  <w:rFonts w:ascii="Arial" w:eastAsiaTheme="minorHAnsi" w:hAnsi="Arial" w:cs="Arial"/>
                </w:rPr>
                <w:delText xml:space="preserve"> to an analytical essay prompt.</w:delText>
              </w:r>
            </w:del>
          </w:p>
          <w:p w:rsidR="00C24C79" w:rsidRPr="00232EBB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399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Writing </w:t>
            </w: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0A1B48">
        <w:tc>
          <w:tcPr>
            <w:tcW w:w="1294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Weeks 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4-6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Due: Week 5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Due: Week 5</w:t>
            </w: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Due: Week 6</w:t>
            </w: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Task 7: Reading for Pleasure Journal – in-class and at home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 the Reading for Pleasure activities on two novels and one film.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Task 8: Spelling &amp; Grammar Programme Test – in-class</w:t>
            </w:r>
          </w:p>
          <w:p w:rsidR="00C24C79" w:rsidRDefault="00C24C79" w:rsidP="00C24C79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t xml:space="preserve">Complete the Spelling and Grammar Test from </w:t>
            </w:r>
            <w:r w:rsidRPr="000A1B48">
              <w:rPr>
                <w:rFonts w:ascii="Arial" w:hAnsi="Arial" w:cs="Arial"/>
                <w:i/>
              </w:rPr>
              <w:t>English Rules! 3.</w:t>
            </w:r>
          </w:p>
          <w:p w:rsidR="00C24C79" w:rsidRDefault="00C24C79" w:rsidP="00C24C79">
            <w:pPr>
              <w:rPr>
                <w:rFonts w:ascii="Arial" w:hAnsi="Arial" w:cs="Arial"/>
                <w:i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Task 9: Dramatic Play Reading/Performance – </w:t>
            </w: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in-class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Work in groups to perform a section of the play </w:t>
            </w:r>
            <w:r w:rsidRPr="009B7621">
              <w:rPr>
                <w:rFonts w:ascii="Arial" w:hAnsi="Arial" w:cs="Arial"/>
                <w:b/>
              </w:rPr>
              <w:t>or</w:t>
            </w:r>
            <w:r>
              <w:rPr>
                <w:rFonts w:ascii="Arial" w:hAnsi="Arial" w:cs="Arial"/>
              </w:rPr>
              <w:t xml:space="preserve"> to present a prepared reading of the play (including staging).</w:t>
            </w:r>
          </w:p>
          <w:p w:rsidR="00C24C79" w:rsidRPr="000A1B48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399" w:type="dxa"/>
          </w:tcPr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Reading &amp; Viewing 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Reading &amp; Viewing 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Speaking &amp; Listening</w:t>
            </w: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10%</w:t>
            </w: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8"/>
                <w:szCs w:val="8"/>
              </w:rPr>
            </w:pPr>
          </w:p>
          <w:p w:rsidR="00C24C79" w:rsidRPr="006B6620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4"/>
                <w:szCs w:val="4"/>
              </w:rPr>
            </w:pPr>
            <w:r>
              <w:rPr>
                <w:rFonts w:ascii="Arial" w:hAnsi="Arial" w:cs="Arial"/>
              </w:rPr>
              <w:t xml:space="preserve">     </w:t>
            </w:r>
          </w:p>
          <w:p w:rsidR="00C24C79" w:rsidRPr="006B6620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8"/>
                <w:szCs w:val="8"/>
              </w:rPr>
              <w:t xml:space="preserve">                          </w:t>
            </w:r>
            <w:r>
              <w:rPr>
                <w:rFonts w:ascii="Arial" w:hAnsi="Arial" w:cs="Arial"/>
              </w:rPr>
              <w:t xml:space="preserve">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232EBB">
        <w:tc>
          <w:tcPr>
            <w:tcW w:w="1294" w:type="dxa"/>
            <w:shd w:val="clear" w:color="auto" w:fill="FFFFFF" w:themeFill="background1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FE4F8A">
              <w:rPr>
                <w:rFonts w:ascii="Arial" w:hAnsi="Arial" w:cs="Arial"/>
                <w:b/>
              </w:rPr>
              <w:t>Weeks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6-9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Pr="000A51D3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0A51D3">
              <w:rPr>
                <w:rFonts w:ascii="Arial" w:hAnsi="Arial" w:cs="Arial"/>
                <w:b/>
              </w:rPr>
              <w:t>Due: Week 7</w:t>
            </w:r>
          </w:p>
          <w:p w:rsidR="00C24C79" w:rsidRPr="00FE4F8A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  <w:shd w:val="clear" w:color="auto" w:fill="FFFFFF" w:themeFill="background1"/>
          </w:tcPr>
          <w:p w:rsidR="00C24C79" w:rsidRPr="00FE4F8A" w:rsidRDefault="00C24C79" w:rsidP="00C24C79">
            <w:pPr>
              <w:spacing w:before="120"/>
              <w:rPr>
                <w:rFonts w:ascii="Arial" w:hAnsi="Arial" w:cs="Arial"/>
              </w:rPr>
            </w:pPr>
            <w:r w:rsidRPr="00FE4F8A">
              <w:rPr>
                <w:rFonts w:ascii="Arial" w:hAnsi="Arial" w:cs="Arial"/>
                <w:b/>
              </w:rPr>
              <w:t>Task 10: Political Cartoon Analysis</w:t>
            </w:r>
            <w:r>
              <w:rPr>
                <w:rFonts w:ascii="Arial" w:hAnsi="Arial" w:cs="Arial"/>
                <w:b/>
              </w:rPr>
              <w:t xml:space="preserve"> -</w:t>
            </w:r>
            <w:r w:rsidRPr="00FE4F8A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i</w:t>
            </w:r>
            <w:r w:rsidRPr="00FE4F8A">
              <w:rPr>
                <w:rFonts w:ascii="Arial" w:hAnsi="Arial" w:cs="Arial"/>
                <w:b/>
              </w:rPr>
              <w:t>n-class</w:t>
            </w:r>
          </w:p>
          <w:p w:rsidR="00C24C79" w:rsidRPr="00FE4F8A" w:rsidRDefault="00C24C79" w:rsidP="00C24C79">
            <w:pPr>
              <w:spacing w:before="120"/>
              <w:rPr>
                <w:rFonts w:ascii="Arial" w:hAnsi="Arial" w:cs="Arial"/>
              </w:rPr>
            </w:pPr>
            <w:r w:rsidRPr="00FE4F8A">
              <w:rPr>
                <w:rFonts w:ascii="Arial" w:hAnsi="Arial" w:cs="Arial"/>
              </w:rPr>
              <w:t xml:space="preserve">Choose one of the cartoons included in the slideshow OR locate your own political cartoon. </w:t>
            </w:r>
            <w:r>
              <w:rPr>
                <w:rFonts w:ascii="Arial" w:hAnsi="Arial" w:cs="Arial"/>
              </w:rPr>
              <w:t>Analytical response as indicated in course outline.</w:t>
            </w:r>
          </w:p>
          <w:p w:rsidR="00C24C79" w:rsidRPr="00FE4F8A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399" w:type="dxa"/>
            <w:shd w:val="clear" w:color="auto" w:fill="FFFFFF" w:themeFill="background1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Pr="00FE4F8A" w:rsidRDefault="00C24C79" w:rsidP="00C24C79">
            <w:pPr>
              <w:jc w:val="center"/>
              <w:rPr>
                <w:rFonts w:ascii="Arial" w:hAnsi="Arial" w:cs="Arial"/>
              </w:rPr>
            </w:pPr>
            <w:r w:rsidRPr="00FE4F8A">
              <w:rPr>
                <w:rFonts w:ascii="Arial" w:hAnsi="Arial" w:cs="Arial"/>
              </w:rPr>
              <w:t>Reading &amp; Viewing 5%</w:t>
            </w:r>
          </w:p>
          <w:p w:rsidR="00C24C79" w:rsidRPr="00FE4F8A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1284" w:type="dxa"/>
            <w:shd w:val="clear" w:color="auto" w:fill="FFFFFF" w:themeFill="background1"/>
          </w:tcPr>
          <w:p w:rsidR="00C24C79" w:rsidRDefault="00C24C79" w:rsidP="00C24C79">
            <w:pPr>
              <w:spacing w:before="16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Pr="00FE4F8A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1284" w:type="dxa"/>
            <w:shd w:val="clear" w:color="auto" w:fill="FFFFFF" w:themeFill="background1"/>
          </w:tcPr>
          <w:p w:rsidR="00C24C79" w:rsidRDefault="00C24C79" w:rsidP="00C24C79">
            <w:pPr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Pr="00FE4F8A" w:rsidRDefault="00C24C79" w:rsidP="00C24C79">
            <w:pPr>
              <w:rPr>
                <w:rFonts w:ascii="Arial" w:hAnsi="Arial" w:cs="Arial"/>
                <w:b/>
              </w:rPr>
            </w:pPr>
          </w:p>
        </w:tc>
        <w:tc>
          <w:tcPr>
            <w:tcW w:w="1711" w:type="dxa"/>
            <w:shd w:val="clear" w:color="auto" w:fill="FFFFFF" w:themeFill="background1"/>
          </w:tcPr>
          <w:p w:rsidR="00C24C79" w:rsidRPr="00FE4F8A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</w:p>
        </w:tc>
      </w:tr>
      <w:tr w:rsidR="00C24C79" w:rsidRPr="00EA1536" w:rsidTr="00705D18">
        <w:tc>
          <w:tcPr>
            <w:tcW w:w="129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br w:type="page"/>
            </w:r>
            <w:r w:rsidRPr="00EA1536">
              <w:rPr>
                <w:rFonts w:ascii="Arial" w:hAnsi="Arial" w:cs="Arial"/>
                <w:b/>
              </w:rPr>
              <w:t xml:space="preserve">Term </w:t>
            </w:r>
            <w:r>
              <w:rPr>
                <w:rFonts w:ascii="Arial" w:hAnsi="Arial" w:cs="Arial"/>
                <w:b/>
              </w:rPr>
              <w:t>Three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One goal f</w:t>
            </w:r>
            <w:r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C24C79" w:rsidRPr="00EA1536" w:rsidTr="00705D18">
        <w:tc>
          <w:tcPr>
            <w:tcW w:w="1294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FE4F8A">
              <w:rPr>
                <w:rFonts w:ascii="Arial" w:hAnsi="Arial" w:cs="Arial"/>
                <w:b/>
              </w:rPr>
              <w:t>Weeks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6-9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Pr="00C00F47" w:rsidRDefault="00C24C79" w:rsidP="00C24C79">
            <w:pPr>
              <w:spacing w:before="120" w:line="259" w:lineRule="auto"/>
              <w:rPr>
                <w:rFonts w:ascii="Arial" w:hAnsi="Arial" w:cs="Arial"/>
                <w:b/>
              </w:rPr>
            </w:pPr>
            <w:r w:rsidRPr="00C00F47">
              <w:rPr>
                <w:rFonts w:ascii="Arial" w:eastAsiaTheme="minorHAnsi" w:hAnsi="Arial" w:cs="Arial"/>
                <w:b/>
              </w:rPr>
              <w:t>Due: Week 9</w:t>
            </w:r>
          </w:p>
          <w:p w:rsidR="00C24C79" w:rsidRPr="0095139C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C24C79" w:rsidRPr="00C00F47" w:rsidRDefault="00C24C79" w:rsidP="00C24C79">
            <w:pPr>
              <w:spacing w:before="120" w:after="120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>Task 11</w:t>
            </w:r>
            <w:r w:rsidRPr="0095139C">
              <w:rPr>
                <w:rFonts w:ascii="Arial" w:eastAsiaTheme="minorHAnsi" w:hAnsi="Arial" w:cs="Arial"/>
                <w:b/>
              </w:rPr>
              <w:t xml:space="preserve">: </w:t>
            </w:r>
            <w:r w:rsidRPr="00C00F47">
              <w:rPr>
                <w:rFonts w:ascii="Arial" w:eastAsiaTheme="minorHAnsi" w:hAnsi="Arial" w:cs="Arial"/>
                <w:b/>
              </w:rPr>
              <w:t>Autobiographical Response</w:t>
            </w:r>
            <w:r>
              <w:rPr>
                <w:rFonts w:ascii="Arial" w:eastAsiaTheme="minorHAnsi" w:hAnsi="Arial" w:cs="Arial"/>
                <w:b/>
              </w:rPr>
              <w:t xml:space="preserve"> – in-class</w:t>
            </w:r>
          </w:p>
          <w:p w:rsidR="00C24C79" w:rsidRPr="00C00F47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C00F47">
              <w:rPr>
                <w:rFonts w:ascii="Arial" w:eastAsiaTheme="minorHAnsi" w:hAnsi="Arial" w:cs="Arial"/>
              </w:rPr>
              <w:t xml:space="preserve">Select one of the interviewees from the documentary and write </w:t>
            </w:r>
            <w:r>
              <w:rPr>
                <w:rFonts w:ascii="Arial" w:eastAsiaTheme="minorHAnsi" w:hAnsi="Arial" w:cs="Arial"/>
              </w:rPr>
              <w:t xml:space="preserve">an autobiographical narrative OR a diary/journal OR a letter </w:t>
            </w:r>
            <w:r w:rsidRPr="00C00F47">
              <w:rPr>
                <w:rFonts w:ascii="Arial" w:eastAsiaTheme="minorHAnsi" w:hAnsi="Arial" w:cs="Arial"/>
              </w:rPr>
              <w:t>from their perspective</w:t>
            </w:r>
            <w:r>
              <w:rPr>
                <w:rFonts w:ascii="Arial" w:eastAsiaTheme="minorHAnsi" w:hAnsi="Arial" w:cs="Arial"/>
              </w:rPr>
              <w:t>,</w:t>
            </w:r>
            <w:r w:rsidRPr="00C00F47">
              <w:rPr>
                <w:rFonts w:ascii="Arial" w:eastAsiaTheme="minorHAnsi" w:hAnsi="Arial" w:cs="Arial"/>
              </w:rPr>
              <w:t xml:space="preserve"> about the events and the aftermath of the Cronulla riots. </w:t>
            </w:r>
          </w:p>
          <w:p w:rsidR="00C24C79" w:rsidRPr="0095139C" w:rsidRDefault="00C24C79" w:rsidP="00C24C79">
            <w:pPr>
              <w:spacing w:after="120" w:line="259" w:lineRule="auto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399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eastAsiaTheme="minorHAnsi" w:hAnsi="Arial" w:cs="Arial"/>
                <w:iCs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eastAsiaTheme="minorHAnsi" w:hAnsi="Arial" w:cs="Arial"/>
                <w:iCs/>
              </w:rPr>
            </w:pP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r w:rsidRPr="00C00F47">
              <w:rPr>
                <w:rFonts w:ascii="Arial" w:eastAsiaTheme="minorHAnsi" w:hAnsi="Arial" w:cs="Arial"/>
                <w:iCs/>
              </w:rPr>
              <w:t xml:space="preserve">Writing 2.5%            </w:t>
            </w: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/100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95139C">
        <w:tc>
          <w:tcPr>
            <w:tcW w:w="1294" w:type="dxa"/>
            <w:shd w:val="clear" w:color="auto" w:fill="FFFFFF" w:themeFill="background1"/>
          </w:tcPr>
          <w:p w:rsidR="00C24C79" w:rsidRPr="00C00F47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Weeks</w:t>
            </w:r>
          </w:p>
          <w:p w:rsidR="00C24C79" w:rsidRPr="00C00F47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1-2</w:t>
            </w:r>
          </w:p>
          <w:p w:rsidR="00C24C79" w:rsidRPr="00C00F47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  <w:p w:rsidR="00C24C79" w:rsidRPr="00C00F47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 xml:space="preserve">Due: </w:t>
            </w: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Week 2</w:t>
            </w:r>
          </w:p>
          <w:p w:rsidR="00C24C79" w:rsidRPr="00EA1536" w:rsidRDefault="00C24C79" w:rsidP="00C24C79">
            <w:pPr>
              <w:spacing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C24C79" w:rsidRPr="0095139C" w:rsidRDefault="00C24C79" w:rsidP="00C24C79">
            <w:pPr>
              <w:spacing w:before="120" w:line="259" w:lineRule="auto"/>
              <w:rPr>
                <w:rFonts w:ascii="Arial" w:eastAsiaTheme="minorHAnsi" w:hAnsi="Arial" w:cs="Arial"/>
              </w:rPr>
            </w:pPr>
            <w:r>
              <w:rPr>
                <w:rFonts w:ascii="Arial" w:hAnsi="Arial" w:cs="Arial"/>
                <w:b/>
              </w:rPr>
              <w:t xml:space="preserve">Task 12: </w:t>
            </w:r>
            <w:r w:rsidRPr="0095139C">
              <w:rPr>
                <w:rFonts w:ascii="Arial" w:eastAsiaTheme="minorHAnsi" w:hAnsi="Arial" w:cs="Arial"/>
                <w:b/>
              </w:rPr>
              <w:t>Image Analysis - in-class</w:t>
            </w:r>
          </w:p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  <w:r w:rsidRPr="0095139C">
              <w:rPr>
                <w:rFonts w:ascii="Arial" w:eastAsiaTheme="minorHAnsi" w:hAnsi="Arial" w:cs="Arial"/>
              </w:rPr>
              <w:t>Annotate a still image from one tourism advertisement and explain how readers are positioned to respond to the text through its use of generic conventions.</w:t>
            </w:r>
          </w:p>
        </w:tc>
        <w:tc>
          <w:tcPr>
            <w:tcW w:w="1399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spacing w:before="240"/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Reading &amp; Viewing</w:t>
            </w: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del w:id="173" w:author="MCWILLIAMS Hayden [Narrogin Senior High School]" w:date="2020-05-20T09:40:00Z">
              <w:r w:rsidDel="00C24C79">
                <w:rPr>
                  <w:rFonts w:ascii="Arial" w:hAnsi="Arial" w:cs="Arial"/>
                </w:rPr>
                <w:delText>2.5</w:delText>
              </w:r>
            </w:del>
            <w:ins w:id="174" w:author="MCWILLIAMS Hayden [Narrogin Senior High School]" w:date="2020-05-20T09:40:00Z">
              <w:r>
                <w:rPr>
                  <w:rFonts w:ascii="Arial" w:hAnsi="Arial" w:cs="Arial"/>
                </w:rPr>
                <w:t>7.5</w:t>
              </w:r>
            </w:ins>
            <w:r w:rsidRPr="00EA1536">
              <w:rPr>
                <w:rFonts w:ascii="Arial" w:hAnsi="Arial" w:cs="Arial"/>
              </w:rPr>
              <w:t>%</w:t>
            </w: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</w:t>
            </w: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Pr="00EA1536" w:rsidRDefault="00C24C79" w:rsidP="00C24C79">
            <w:pPr>
              <w:spacing w:before="40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/100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</w:p>
        </w:tc>
      </w:tr>
      <w:tr w:rsidR="00C24C79" w:rsidRPr="00EA1536" w:rsidTr="00705D18">
        <w:tc>
          <w:tcPr>
            <w:tcW w:w="1294" w:type="dxa"/>
          </w:tcPr>
          <w:p w:rsidR="00C24C79" w:rsidRPr="00C00F47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Weeks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3-7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Pr="00AD192E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Due: Week 7</w:t>
            </w:r>
          </w:p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484" w:type="dxa"/>
          </w:tcPr>
          <w:p w:rsidR="00C24C79" w:rsidRPr="00F61490" w:rsidRDefault="00C24C79" w:rsidP="00C24C79">
            <w:pPr>
              <w:spacing w:before="120" w:line="259" w:lineRule="auto"/>
              <w:rPr>
                <w:rFonts w:ascii="Arial" w:eastAsiaTheme="minorHAnsi" w:hAnsi="Arial" w:cs="Arial"/>
              </w:rPr>
            </w:pPr>
            <w:r w:rsidRPr="00F61490">
              <w:rPr>
                <w:rFonts w:ascii="Arial" w:eastAsiaTheme="minorHAnsi" w:hAnsi="Arial" w:cs="Arial"/>
                <w:b/>
              </w:rPr>
              <w:t xml:space="preserve">Task 13: Comprehension activities </w:t>
            </w:r>
            <w:r w:rsidRPr="00F61490">
              <w:rPr>
                <w:rFonts w:ascii="Arial" w:eastAsiaTheme="minorHAnsi" w:hAnsi="Arial" w:cs="Arial"/>
              </w:rPr>
              <w:t>on the novel and/or the poem and/or the short story.</w:t>
            </w:r>
            <w:r>
              <w:rPr>
                <w:rFonts w:ascii="Arial" w:eastAsiaTheme="minorHAnsi" w:hAnsi="Arial" w:cs="Arial"/>
              </w:rPr>
              <w:t xml:space="preserve"> </w:t>
            </w:r>
          </w:p>
          <w:p w:rsidR="00C24C79" w:rsidRPr="00F61490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F61490">
              <w:rPr>
                <w:rFonts w:ascii="Arial" w:eastAsiaTheme="minorHAnsi" w:hAnsi="Arial" w:cs="Arial"/>
                <w:b/>
              </w:rPr>
              <w:t>Due:</w:t>
            </w:r>
            <w:r w:rsidRPr="00F61490">
              <w:rPr>
                <w:rFonts w:ascii="Arial" w:eastAsiaTheme="minorHAnsi" w:hAnsi="Arial" w:cs="Arial"/>
              </w:rPr>
              <w:t xml:space="preserve"> Novel - Week 4</w:t>
            </w:r>
          </w:p>
          <w:p w:rsidR="00C24C79" w:rsidRPr="00F61490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         </w:t>
            </w:r>
            <w:r w:rsidRPr="00F61490">
              <w:rPr>
                <w:rFonts w:ascii="Arial" w:eastAsiaTheme="minorHAnsi" w:hAnsi="Arial" w:cs="Arial"/>
              </w:rPr>
              <w:t>Short Story - Week 6</w:t>
            </w:r>
          </w:p>
          <w:p w:rsidR="00C24C79" w:rsidRDefault="00C24C79" w:rsidP="00C24C79">
            <w:pPr>
              <w:spacing w:after="120" w:line="259" w:lineRule="auto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         </w:t>
            </w:r>
            <w:r w:rsidRPr="00F61490">
              <w:rPr>
                <w:rFonts w:ascii="Arial" w:eastAsiaTheme="minorHAnsi" w:hAnsi="Arial" w:cs="Arial"/>
              </w:rPr>
              <w:t>Poem - Week 7</w:t>
            </w:r>
          </w:p>
          <w:p w:rsidR="00C24C79" w:rsidRPr="00AD192E" w:rsidRDefault="00C24C79" w:rsidP="00C24C79">
            <w:pPr>
              <w:spacing w:before="240" w:line="259" w:lineRule="auto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Task 14: Analytical Essay</w:t>
            </w:r>
          </w:p>
          <w:p w:rsidR="00C24C79" w:rsidRPr="00AD192E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AD192E">
              <w:rPr>
                <w:rFonts w:ascii="Arial" w:eastAsiaTheme="minorHAnsi" w:hAnsi="Arial" w:cs="Arial"/>
              </w:rPr>
              <w:t xml:space="preserve">In-class  </w:t>
            </w:r>
          </w:p>
          <w:p w:rsidR="00C24C79" w:rsidRPr="00AD192E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AD192E">
              <w:rPr>
                <w:rFonts w:ascii="Arial" w:eastAsiaTheme="minorHAnsi" w:hAnsi="Arial" w:cs="Arial"/>
              </w:rPr>
              <w:t>Respond to the essay question on the task sheet.</w:t>
            </w:r>
          </w:p>
          <w:p w:rsidR="00C24C79" w:rsidRPr="00F61490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</w:p>
        </w:tc>
        <w:tc>
          <w:tcPr>
            <w:tcW w:w="1399" w:type="dxa"/>
          </w:tcPr>
          <w:p w:rsidR="00C24C79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</w:p>
          <w:p w:rsidR="00C24C79" w:rsidRPr="00F61490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Reading &amp; </w:t>
            </w:r>
            <w:r w:rsidRPr="00F61490">
              <w:rPr>
                <w:rFonts w:ascii="Arial" w:eastAsiaTheme="minorHAnsi" w:hAnsi="Arial" w:cs="Arial"/>
              </w:rPr>
              <w:t>Viewing 5%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200"/>
              <w:jc w:val="center"/>
              <w:rPr>
                <w:rFonts w:ascii="Arial" w:eastAsiaTheme="minorHAnsi" w:hAnsi="Arial" w:cs="Arial"/>
              </w:rPr>
            </w:pPr>
          </w:p>
          <w:p w:rsidR="00C24C79" w:rsidRDefault="00C24C79" w:rsidP="00C24C79">
            <w:pPr>
              <w:spacing w:before="320"/>
              <w:jc w:val="center"/>
              <w:rPr>
                <w:rFonts w:ascii="Arial" w:eastAsiaTheme="minorHAnsi" w:hAnsi="Arial" w:cs="Arial"/>
              </w:rPr>
            </w:pPr>
            <w:r w:rsidRPr="00AD192E">
              <w:rPr>
                <w:rFonts w:ascii="Arial" w:eastAsiaTheme="minorHAnsi" w:hAnsi="Arial" w:cs="Arial"/>
              </w:rPr>
              <w:t xml:space="preserve">Writing </w:t>
            </w: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del w:id="175" w:author="MCWILLIAMS Hayden [Narrogin Senior High School]" w:date="2020-05-20T09:40:00Z">
              <w:r w:rsidRPr="00AD192E" w:rsidDel="00C24C79">
                <w:rPr>
                  <w:rFonts w:ascii="Arial" w:eastAsiaTheme="minorHAnsi" w:hAnsi="Arial" w:cs="Arial"/>
                </w:rPr>
                <w:delText>5</w:delText>
              </w:r>
            </w:del>
            <w:ins w:id="176" w:author="MCWILLIAMS Hayden [Narrogin Senior High School]" w:date="2020-05-20T09:40:00Z">
              <w:r>
                <w:rPr>
                  <w:rFonts w:ascii="Arial" w:eastAsiaTheme="minorHAnsi" w:hAnsi="Arial" w:cs="Arial"/>
                </w:rPr>
                <w:t>7.5</w:t>
              </w:r>
            </w:ins>
            <w:r w:rsidRPr="00AD192E">
              <w:rPr>
                <w:rFonts w:ascii="Arial" w:eastAsiaTheme="minorHAnsi" w:hAnsi="Arial" w:cs="Arial"/>
              </w:rPr>
              <w:t xml:space="preserve">%           </w:t>
            </w: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spacing w:before="16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AD192E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705D18">
        <w:tc>
          <w:tcPr>
            <w:tcW w:w="1294" w:type="dxa"/>
          </w:tcPr>
          <w:p w:rsidR="00C24C79" w:rsidRPr="00AD192E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Weeks</w:t>
            </w:r>
          </w:p>
          <w:p w:rsidR="00C24C79" w:rsidRDefault="00C24C79" w:rsidP="00C24C79">
            <w:pPr>
              <w:jc w:val="center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8-10</w:t>
            </w:r>
          </w:p>
          <w:p w:rsidR="00C24C79" w:rsidRDefault="00C24C79" w:rsidP="00C24C79">
            <w:pPr>
              <w:jc w:val="center"/>
              <w:rPr>
                <w:rFonts w:ascii="Arial" w:eastAsiaTheme="minorHAnsi" w:hAnsi="Arial" w:cs="Arial"/>
                <w:b/>
              </w:rPr>
            </w:pPr>
          </w:p>
          <w:p w:rsidR="00C24C79" w:rsidRPr="007D6EC3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  <w:r w:rsidRPr="007D6EC3">
              <w:rPr>
                <w:rFonts w:ascii="Arial" w:eastAsiaTheme="minorHAnsi" w:hAnsi="Arial" w:cs="Arial"/>
                <w:b/>
              </w:rPr>
              <w:t>Due: Week 10</w:t>
            </w:r>
          </w:p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C24C79" w:rsidRPr="007D6EC3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  <w:r w:rsidRPr="007D6EC3">
              <w:rPr>
                <w:rFonts w:ascii="Arial" w:eastAsiaTheme="minorHAnsi" w:hAnsi="Arial" w:cs="Arial"/>
                <w:b/>
              </w:rPr>
              <w:t>Task 15: Object Writing</w:t>
            </w:r>
            <w:r>
              <w:rPr>
                <w:rFonts w:ascii="Arial" w:eastAsiaTheme="minorHAnsi" w:hAnsi="Arial" w:cs="Arial"/>
                <w:b/>
              </w:rPr>
              <w:t xml:space="preserve"> - in</w:t>
            </w:r>
            <w:r w:rsidRPr="007D6EC3">
              <w:rPr>
                <w:rFonts w:ascii="Arial" w:eastAsiaTheme="minorHAnsi" w:hAnsi="Arial" w:cs="Arial"/>
                <w:b/>
              </w:rPr>
              <w:t>-class</w:t>
            </w:r>
          </w:p>
          <w:p w:rsidR="00C24C79" w:rsidRPr="007D6EC3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7D6EC3">
              <w:rPr>
                <w:rFonts w:ascii="Arial" w:eastAsiaTheme="minorHAnsi" w:hAnsi="Arial" w:cs="Arial"/>
              </w:rPr>
              <w:t>Submit the draft object writing activities and one reworked good copy for marking (300-500 words)</w:t>
            </w:r>
            <w:r>
              <w:rPr>
                <w:rFonts w:ascii="Arial" w:eastAsiaTheme="minorHAnsi" w:hAnsi="Arial" w:cs="Arial"/>
              </w:rPr>
              <w:t>.</w:t>
            </w:r>
          </w:p>
          <w:p w:rsidR="00C24C79" w:rsidRPr="000A1B48" w:rsidRDefault="00C24C79" w:rsidP="00C24C79">
            <w:pPr>
              <w:spacing w:line="259" w:lineRule="auto"/>
              <w:rPr>
                <w:rFonts w:ascii="Arial" w:hAnsi="Arial" w:cs="Arial"/>
              </w:rPr>
            </w:pPr>
          </w:p>
        </w:tc>
        <w:tc>
          <w:tcPr>
            <w:tcW w:w="1399" w:type="dxa"/>
          </w:tcPr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6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Writing</w:t>
            </w: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del w:id="177" w:author="MCWILLIAMS Hayden [Narrogin Senior High School]" w:date="2020-05-20T09:40:00Z">
              <w:r w:rsidDel="00C24C79">
                <w:rPr>
                  <w:rFonts w:ascii="Arial" w:hAnsi="Arial" w:cs="Arial"/>
                </w:rPr>
                <w:delText>2.5</w:delText>
              </w:r>
            </w:del>
            <w:ins w:id="178" w:author="MCWILLIAMS Hayden [Narrogin Senior High School]" w:date="2020-05-20T09:40:00Z">
              <w:r>
                <w:rPr>
                  <w:rFonts w:ascii="Arial" w:hAnsi="Arial" w:cs="Arial"/>
                </w:rPr>
                <w:t>5</w:t>
              </w:r>
            </w:ins>
            <w:r>
              <w:rPr>
                <w:rFonts w:ascii="Arial" w:hAnsi="Arial" w:cs="Arial"/>
              </w:rPr>
              <w:t>%</w:t>
            </w:r>
          </w:p>
        </w:tc>
        <w:tc>
          <w:tcPr>
            <w:tcW w:w="1284" w:type="dxa"/>
          </w:tcPr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24C79" w:rsidRPr="00EA1536" w:rsidRDefault="00C24C79" w:rsidP="00C24C79">
            <w:pPr>
              <w:spacing w:before="16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after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after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after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24C79" w:rsidRPr="00EA1536" w:rsidRDefault="00C24C79" w:rsidP="00C24C79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0779B9">
        <w:tc>
          <w:tcPr>
            <w:tcW w:w="1294" w:type="dxa"/>
            <w:shd w:val="clear" w:color="auto" w:fill="BFBFBF" w:themeFill="background1" w:themeFillShade="BF"/>
          </w:tcPr>
          <w:p w:rsidR="00C24C79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 xml:space="preserve">Term </w:t>
            </w:r>
          </w:p>
          <w:p w:rsidR="00C24C79" w:rsidRPr="00AD192E" w:rsidRDefault="00C24C79" w:rsidP="00C24C79">
            <w:pPr>
              <w:spacing w:after="120" w:line="259" w:lineRule="auto"/>
              <w:jc w:val="center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>Four</w:t>
            </w:r>
          </w:p>
        </w:tc>
        <w:tc>
          <w:tcPr>
            <w:tcW w:w="3484" w:type="dxa"/>
          </w:tcPr>
          <w:p w:rsidR="00C24C79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7D6EC3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</w:tc>
        <w:tc>
          <w:tcPr>
            <w:tcW w:w="1399" w:type="dxa"/>
          </w:tcPr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596259">
        <w:tc>
          <w:tcPr>
            <w:tcW w:w="129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br w:type="page"/>
            </w:r>
            <w:r w:rsidRPr="00EA1536">
              <w:rPr>
                <w:rFonts w:ascii="Arial" w:hAnsi="Arial" w:cs="Arial"/>
                <w:b/>
              </w:rPr>
              <w:t xml:space="preserve">Term </w:t>
            </w:r>
            <w:r>
              <w:rPr>
                <w:rFonts w:ascii="Arial" w:hAnsi="Arial" w:cs="Arial"/>
                <w:b/>
              </w:rPr>
              <w:t>Four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One goal f</w:t>
            </w:r>
            <w:r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C24C79" w:rsidRPr="00EA1536" w:rsidTr="00596259">
        <w:tc>
          <w:tcPr>
            <w:tcW w:w="1294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 </w:t>
            </w:r>
          </w:p>
          <w:p w:rsidR="00C24C79" w:rsidRPr="0095139C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484" w:type="dxa"/>
          </w:tcPr>
          <w:p w:rsidR="00C24C79" w:rsidRPr="00B64859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  <w:r w:rsidRPr="00B64859">
              <w:rPr>
                <w:rFonts w:ascii="Arial" w:eastAsiaTheme="minorHAnsi" w:hAnsi="Arial" w:cs="Arial"/>
                <w:b/>
              </w:rPr>
              <w:t>Task 16: Examination</w:t>
            </w:r>
          </w:p>
          <w:p w:rsidR="00C24C79" w:rsidRDefault="00C24C79" w:rsidP="00C24C79">
            <w:pPr>
              <w:spacing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Students complete a Reading, Viewing and Writing examination over three lessons.</w:t>
            </w:r>
          </w:p>
          <w:p w:rsidR="00C24C79" w:rsidRPr="00B64859" w:rsidRDefault="00C24C79" w:rsidP="00C24C79">
            <w:pPr>
              <w:spacing w:line="259" w:lineRule="auto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399" w:type="dxa"/>
          </w:tcPr>
          <w:p w:rsidR="00C24C79" w:rsidRPr="00B64859" w:rsidRDefault="00C24C79" w:rsidP="00C24C7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 w:rsidRPr="00B64859">
              <w:rPr>
                <w:rFonts w:ascii="Arial" w:eastAsiaTheme="minorHAnsi" w:hAnsi="Arial" w:cs="Arial"/>
              </w:rPr>
              <w:t>Reading 2.5%</w:t>
            </w:r>
          </w:p>
          <w:p w:rsidR="00C24C79" w:rsidRPr="00B64859" w:rsidRDefault="00C24C79" w:rsidP="00C24C7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 w:rsidRPr="00B64859">
              <w:rPr>
                <w:rFonts w:ascii="Arial" w:eastAsiaTheme="minorHAnsi" w:hAnsi="Arial" w:cs="Arial"/>
              </w:rPr>
              <w:t>Viewing 2.5%</w:t>
            </w:r>
          </w:p>
          <w:p w:rsidR="00C24C79" w:rsidRPr="00B64859" w:rsidRDefault="00C24C79" w:rsidP="00C24C79">
            <w:pPr>
              <w:spacing w:after="120" w:line="259" w:lineRule="auto"/>
              <w:jc w:val="center"/>
              <w:rPr>
                <w:rFonts w:ascii="Arial" w:eastAsiaTheme="minorHAnsi" w:hAnsi="Arial" w:cs="Arial"/>
              </w:rPr>
            </w:pPr>
            <w:r w:rsidRPr="00B64859">
              <w:rPr>
                <w:rFonts w:ascii="Arial" w:eastAsiaTheme="minorHAnsi" w:hAnsi="Arial" w:cs="Arial"/>
              </w:rPr>
              <w:t>Writing 5%%</w:t>
            </w:r>
            <w:r w:rsidRPr="00C00F47">
              <w:rPr>
                <w:rFonts w:ascii="Arial" w:eastAsiaTheme="minorHAnsi" w:hAnsi="Arial" w:cs="Arial"/>
                <w:iCs/>
              </w:rPr>
              <w:t xml:space="preserve"> </w:t>
            </w: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4"/>
                <w:szCs w:val="4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4"/>
                <w:szCs w:val="4"/>
              </w:rPr>
              <w:t xml:space="preserve">                                                   </w:t>
            </w:r>
            <w:r>
              <w:rPr>
                <w:rFonts w:ascii="Arial" w:hAnsi="Arial" w:cs="Arial"/>
              </w:rPr>
              <w:t xml:space="preserve">/100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596259">
        <w:tc>
          <w:tcPr>
            <w:tcW w:w="1294" w:type="dxa"/>
            <w:shd w:val="clear" w:color="auto" w:fill="FFFFFF" w:themeFill="background1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Weeks </w:t>
            </w:r>
          </w:p>
          <w:p w:rsidR="00C24C79" w:rsidRPr="00EA1536" w:rsidRDefault="00C24C79" w:rsidP="00C24C79">
            <w:pPr>
              <w:spacing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2-3</w:t>
            </w:r>
          </w:p>
        </w:tc>
        <w:tc>
          <w:tcPr>
            <w:tcW w:w="3484" w:type="dxa"/>
          </w:tcPr>
          <w:p w:rsidR="00C24C79" w:rsidRPr="004D7C17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  <w:r w:rsidRPr="004D7C17">
              <w:rPr>
                <w:rFonts w:ascii="Arial" w:eastAsiaTheme="minorHAnsi" w:hAnsi="Arial" w:cs="Arial"/>
                <w:b/>
              </w:rPr>
              <w:t>Task 17: In-class</w:t>
            </w:r>
          </w:p>
          <w:p w:rsidR="00C24C79" w:rsidRPr="004D7C17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4D7C17">
              <w:rPr>
                <w:rFonts w:ascii="Arial" w:eastAsiaTheme="minorHAnsi" w:hAnsi="Arial" w:cs="Arial"/>
                <w:b/>
              </w:rPr>
              <w:t>Prepared Dramatic Reading of Term 3 Object Stimulus Writing</w:t>
            </w:r>
          </w:p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  <w:r w:rsidRPr="004D7C17">
              <w:rPr>
                <w:rFonts w:ascii="Arial" w:eastAsiaTheme="minorHAnsi" w:hAnsi="Arial" w:cs="Arial"/>
              </w:rPr>
              <w:t xml:space="preserve">Students record themselves reading the </w:t>
            </w:r>
            <w:r>
              <w:rPr>
                <w:rFonts w:ascii="Arial" w:eastAsiaTheme="minorHAnsi" w:hAnsi="Arial" w:cs="Arial"/>
              </w:rPr>
              <w:t xml:space="preserve">creative </w:t>
            </w:r>
            <w:r w:rsidRPr="004D7C17">
              <w:rPr>
                <w:rFonts w:ascii="Arial" w:eastAsiaTheme="minorHAnsi" w:hAnsi="Arial" w:cs="Arial"/>
              </w:rPr>
              <w:t>text they wrote in Term 3</w:t>
            </w:r>
            <w:r>
              <w:rPr>
                <w:rFonts w:ascii="Arial" w:eastAsiaTheme="minorHAnsi" w:hAnsi="Arial" w:cs="Arial"/>
              </w:rPr>
              <w:t>. The class listens to each reading.</w:t>
            </w:r>
          </w:p>
        </w:tc>
        <w:tc>
          <w:tcPr>
            <w:tcW w:w="1399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  <w:r w:rsidRPr="004D7C17">
              <w:rPr>
                <w:rFonts w:ascii="Arial" w:hAnsi="Arial" w:cs="Arial"/>
              </w:rPr>
              <w:t>Speaking &amp; Listening 5%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</w:t>
            </w: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/100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</w:p>
        </w:tc>
      </w:tr>
      <w:tr w:rsidR="00C24C79" w:rsidRPr="00EA1536" w:rsidTr="00515F1F">
        <w:trPr>
          <w:trHeight w:val="3940"/>
        </w:trPr>
        <w:tc>
          <w:tcPr>
            <w:tcW w:w="1294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Weeks 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4-6</w:t>
            </w:r>
          </w:p>
          <w:p w:rsidR="00C24C79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Due: Week 4</w:t>
            </w:r>
          </w:p>
          <w:p w:rsidR="00C24C79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Due: Week 5</w:t>
            </w: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Due:</w:t>
            </w:r>
            <w:r>
              <w:rPr>
                <w:rFonts w:ascii="Arial" w:eastAsiaTheme="minorHAnsi" w:hAnsi="Arial" w:cs="Arial"/>
                <w:b/>
              </w:rPr>
              <w:t xml:space="preserve"> Week 6</w:t>
            </w: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484" w:type="dxa"/>
          </w:tcPr>
          <w:p w:rsidR="00C24C79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672520" w:rsidRDefault="00C24C79" w:rsidP="00C24C79">
            <w:pPr>
              <w:spacing w:before="280"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Task 18: Reading for Pleasure Journal</w:t>
            </w: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Task 19: Spelling &amp; Grammar Tests</w:t>
            </w: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F61490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672520">
              <w:rPr>
                <w:rFonts w:ascii="Arial" w:eastAsiaTheme="minorHAnsi" w:hAnsi="Arial" w:cs="Arial"/>
                <w:b/>
              </w:rPr>
              <w:t>Task 20: Podcast</w:t>
            </w:r>
          </w:p>
        </w:tc>
        <w:tc>
          <w:tcPr>
            <w:tcW w:w="1399" w:type="dxa"/>
          </w:tcPr>
          <w:p w:rsidR="00C24C79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</w:p>
          <w:p w:rsidR="00C24C79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Reading &amp; </w:t>
            </w:r>
            <w:r w:rsidRPr="00F61490">
              <w:rPr>
                <w:rFonts w:ascii="Arial" w:eastAsiaTheme="minorHAnsi" w:hAnsi="Arial" w:cs="Arial"/>
              </w:rPr>
              <w:t xml:space="preserve">Viewing </w:t>
            </w:r>
            <w:r>
              <w:rPr>
                <w:rFonts w:ascii="Arial" w:eastAsiaTheme="minorHAnsi" w:hAnsi="Arial" w:cs="Arial"/>
              </w:rPr>
              <w:t>2.5</w:t>
            </w:r>
            <w:r w:rsidRPr="00F61490">
              <w:rPr>
                <w:rFonts w:ascii="Arial" w:eastAsiaTheme="minorHAnsi" w:hAnsi="Arial" w:cs="Arial"/>
              </w:rPr>
              <w:t>%</w:t>
            </w:r>
          </w:p>
          <w:p w:rsidR="00C24C79" w:rsidRDefault="00C24C79" w:rsidP="00C24C79">
            <w:pPr>
              <w:spacing w:before="160"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Writing </w:t>
            </w:r>
          </w:p>
          <w:p w:rsidR="00C24C79" w:rsidRDefault="00C24C79" w:rsidP="00C24C7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5%</w:t>
            </w:r>
          </w:p>
          <w:p w:rsidR="00C24C79" w:rsidRDefault="00C24C79" w:rsidP="00C24C7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</w:p>
          <w:p w:rsidR="00C24C79" w:rsidRDefault="00C24C79" w:rsidP="00C24C7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 w:rsidRPr="00672520">
              <w:rPr>
                <w:rFonts w:ascii="Arial" w:eastAsiaTheme="minorHAnsi" w:hAnsi="Arial" w:cs="Arial"/>
              </w:rPr>
              <w:t>Speaking &amp; Listening 5%</w:t>
            </w:r>
            <w:r w:rsidRPr="00AD192E">
              <w:rPr>
                <w:rFonts w:ascii="Arial" w:eastAsiaTheme="minorHAnsi" w:hAnsi="Arial" w:cs="Arial"/>
              </w:rPr>
              <w:t xml:space="preserve"> </w:t>
            </w:r>
          </w:p>
          <w:p w:rsidR="00C24C79" w:rsidRPr="00515F1F" w:rsidRDefault="00C24C79" w:rsidP="00C24C79">
            <w:pPr>
              <w:spacing w:line="259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Pr="00AD192E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</w:t>
            </w:r>
            <w:r>
              <w:rPr>
                <w:rFonts w:ascii="Arial" w:hAnsi="Arial" w:cs="Arial"/>
              </w:rPr>
              <w:t xml:space="preserve"> </w:t>
            </w:r>
            <w:r w:rsidRPr="00EA1536">
              <w:rPr>
                <w:rFonts w:ascii="Arial" w:hAnsi="Arial" w:cs="Arial"/>
              </w:rPr>
              <w:t xml:space="preserve"> 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596259">
        <w:tc>
          <w:tcPr>
            <w:tcW w:w="1294" w:type="dxa"/>
          </w:tcPr>
          <w:p w:rsidR="00C24C79" w:rsidRPr="00AD192E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Weeks</w:t>
            </w:r>
          </w:p>
          <w:p w:rsidR="00C24C79" w:rsidRPr="00CC4C28" w:rsidRDefault="00C24C79" w:rsidP="00C24C79">
            <w:pPr>
              <w:spacing w:after="120"/>
              <w:jc w:val="center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>7</w:t>
            </w:r>
            <w:r w:rsidRPr="00AD192E">
              <w:rPr>
                <w:rFonts w:ascii="Arial" w:eastAsiaTheme="minorHAnsi" w:hAnsi="Arial" w:cs="Arial"/>
                <w:b/>
              </w:rPr>
              <w:t>-10</w:t>
            </w:r>
          </w:p>
        </w:tc>
        <w:tc>
          <w:tcPr>
            <w:tcW w:w="9162" w:type="dxa"/>
            <w:gridSpan w:val="5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completed in class earns VIVO points.</w:t>
            </w: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Pr="00CC4C28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:rsidR="000779B9" w:rsidRDefault="000779B9">
      <w:pPr>
        <w:spacing w:after="160" w:line="259" w:lineRule="auto"/>
      </w:pPr>
    </w:p>
    <w:p w:rsidR="00E14942" w:rsidRDefault="00E14942">
      <w:pPr>
        <w:spacing w:after="160" w:line="259" w:lineRule="auto"/>
        <w:rPr>
          <w:ins w:id="179" w:author="MCWILLIAMS Hayden [Narrogin Senior High School]" w:date="2020-05-20T09:41:00Z"/>
        </w:rPr>
      </w:pPr>
      <w:ins w:id="180" w:author="MCWILLIAMS Hayden [Narrogin Senior High School]" w:date="2020-05-20T09:41:00Z">
        <w:r>
          <w:br w:type="page"/>
        </w:r>
      </w:ins>
    </w:p>
    <w:p w:rsidR="00596259" w:rsidDel="00E14942" w:rsidRDefault="00596259">
      <w:pPr>
        <w:spacing w:after="160" w:line="259" w:lineRule="auto"/>
        <w:rPr>
          <w:del w:id="181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182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183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184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185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186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187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188" w:author="MCWILLIAMS Hayden [Narrogin Senior High School]" w:date="2020-05-20T09:41:00Z"/>
        </w:rPr>
      </w:pPr>
    </w:p>
    <w:p w:rsidR="00596259" w:rsidRDefault="00596259" w:rsidP="00596259">
      <w:pPr>
        <w:spacing w:after="160" w:line="259" w:lineRule="auto"/>
        <w:jc w:val="center"/>
        <w:rPr>
          <w:rFonts w:ascii="Arial" w:hAnsi="Arial" w:cs="Arial"/>
          <w:b/>
        </w:rPr>
      </w:pPr>
    </w:p>
    <w:p w:rsidR="00596259" w:rsidRDefault="00596259" w:rsidP="00596259">
      <w:pPr>
        <w:spacing w:after="160" w:line="259" w:lineRule="auto"/>
        <w:jc w:val="center"/>
        <w:rPr>
          <w:rFonts w:ascii="Arial" w:hAnsi="Arial" w:cs="Arial"/>
          <w:b/>
        </w:rPr>
      </w:pPr>
    </w:p>
    <w:p w:rsidR="00596259" w:rsidRDefault="00596259" w:rsidP="00596259">
      <w:pPr>
        <w:spacing w:after="160" w:line="259" w:lineRule="auto"/>
        <w:jc w:val="center"/>
        <w:rPr>
          <w:rFonts w:ascii="Arial" w:hAnsi="Arial" w:cs="Arial"/>
          <w:b/>
        </w:rPr>
      </w:pPr>
      <w:r w:rsidRPr="00596259">
        <w:rPr>
          <w:rFonts w:ascii="Arial" w:hAnsi="Arial" w:cs="Arial"/>
          <w:b/>
        </w:rPr>
        <w:t xml:space="preserve">Weightings </w:t>
      </w:r>
      <w:r>
        <w:rPr>
          <w:rFonts w:ascii="Arial" w:hAnsi="Arial" w:cs="Arial"/>
          <w:b/>
        </w:rPr>
        <w:t>Summary</w:t>
      </w:r>
      <w:r w:rsidR="00E21AD8">
        <w:rPr>
          <w:rFonts w:ascii="Arial" w:hAnsi="Arial" w:cs="Arial"/>
          <w:b/>
        </w:rPr>
        <w:t xml:space="preserve"> </w:t>
      </w:r>
      <w:r w:rsidRPr="00596259">
        <w:rPr>
          <w:rFonts w:ascii="Arial" w:hAnsi="Arial" w:cs="Arial"/>
          <w:b/>
        </w:rPr>
        <w:t>Table</w:t>
      </w:r>
    </w:p>
    <w:p w:rsidR="00596259" w:rsidRDefault="00596259" w:rsidP="00596259">
      <w:pPr>
        <w:spacing w:after="160" w:line="259" w:lineRule="auto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753"/>
        <w:gridCol w:w="2605"/>
      </w:tblGrid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 w:after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Modes</w:t>
            </w:r>
          </w:p>
        </w:tc>
        <w:tc>
          <w:tcPr>
            <w:tcW w:w="2409" w:type="dxa"/>
          </w:tcPr>
          <w:p w:rsidR="00232EBB" w:rsidRPr="00596259" w:rsidRDefault="00232EBB" w:rsidP="00596259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Tasks</w:t>
            </w:r>
          </w:p>
        </w:tc>
        <w:tc>
          <w:tcPr>
            <w:tcW w:w="2753" w:type="dxa"/>
          </w:tcPr>
          <w:p w:rsidR="00232EBB" w:rsidRPr="00596259" w:rsidRDefault="00232EBB" w:rsidP="00596259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Weightings</w:t>
            </w:r>
          </w:p>
        </w:tc>
        <w:tc>
          <w:tcPr>
            <w:tcW w:w="2605" w:type="dxa"/>
          </w:tcPr>
          <w:p w:rsidR="00232EBB" w:rsidRPr="00596259" w:rsidRDefault="00232EBB" w:rsidP="00596259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Total Weighting</w:t>
            </w:r>
          </w:p>
        </w:tc>
      </w:tr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Reading &amp; Viewing</w:t>
            </w:r>
          </w:p>
        </w:tc>
        <w:tc>
          <w:tcPr>
            <w:tcW w:w="2409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1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189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3</w:delText>
              </w:r>
            </w:del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190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4</w:delText>
              </w:r>
            </w:del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6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753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10%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191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2.5%</w:delText>
              </w:r>
            </w:del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192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2.5%</w:delText>
              </w:r>
            </w:del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C93E1F" w:rsidRDefault="00C93E1F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193" w:author="MCWILLIAMS Hayden [Narrogin Senior High School]" w:date="2020-05-20T09:42:00Z">
              <w:r w:rsidRPr="00C93E1F" w:rsidDel="00E14942">
                <w:rPr>
                  <w:rFonts w:ascii="Arial" w:hAnsi="Arial" w:cs="Arial"/>
                </w:rPr>
                <w:delText>2</w:delText>
              </w:r>
            </w:del>
            <w:ins w:id="194" w:author="MCWILLIAMS Hayden [Narrogin Senior High School]" w:date="2020-05-20T09:42:00Z">
              <w:r w:rsidR="00E14942">
                <w:rPr>
                  <w:rFonts w:ascii="Arial" w:hAnsi="Arial" w:cs="Arial"/>
                </w:rPr>
                <w:t>7</w:t>
              </w:r>
            </w:ins>
            <w:r w:rsidRPr="00C93E1F">
              <w:rPr>
                <w:rFonts w:ascii="Arial" w:hAnsi="Arial" w:cs="Arial"/>
              </w:rPr>
              <w:t>.</w:t>
            </w:r>
            <w:r w:rsidR="00596259" w:rsidRPr="00C93E1F"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C93E1F" w:rsidRDefault="00C93E1F" w:rsidP="00596259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93E1F">
              <w:rPr>
                <w:rFonts w:ascii="Arial" w:hAnsi="Arial" w:cs="Arial"/>
              </w:rPr>
              <w:t>2.</w:t>
            </w:r>
            <w:r w:rsidR="00596259" w:rsidRPr="00C93E1F">
              <w:rPr>
                <w:rFonts w:ascii="Arial" w:hAnsi="Arial" w:cs="Arial"/>
              </w:rPr>
              <w:t>5%</w:t>
            </w:r>
          </w:p>
        </w:tc>
        <w:tc>
          <w:tcPr>
            <w:tcW w:w="2605" w:type="dxa"/>
          </w:tcPr>
          <w:p w:rsidR="00232EBB" w:rsidRPr="00596259" w:rsidRDefault="00232EBB" w:rsidP="00596259">
            <w:pPr>
              <w:spacing w:before="240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232EBB" w:rsidRPr="00596259" w:rsidRDefault="00596259" w:rsidP="00232E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40%</w:t>
            </w:r>
          </w:p>
        </w:tc>
      </w:tr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Writing</w:t>
            </w:r>
          </w:p>
        </w:tc>
        <w:tc>
          <w:tcPr>
            <w:tcW w:w="2409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195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2</w:delText>
              </w:r>
            </w:del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8</w:t>
            </w:r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9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753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196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5%</w:delText>
              </w:r>
            </w:del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197" w:author="MCWILLIAMS Hayden [Narrogin Senior High School]" w:date="2020-05-20T09:42:00Z">
              <w:r w:rsidDel="00E14942">
                <w:rPr>
                  <w:rFonts w:ascii="Arial" w:hAnsi="Arial" w:cs="Arial"/>
                </w:rPr>
                <w:delText>5</w:delText>
              </w:r>
            </w:del>
            <w:ins w:id="198" w:author="MCWILLIAMS Hayden [Narrogin Senior High School]" w:date="2020-05-20T09:42:00Z">
              <w:r w:rsidR="00E14942">
                <w:rPr>
                  <w:rFonts w:ascii="Arial" w:hAnsi="Arial" w:cs="Arial"/>
                </w:rPr>
                <w:t>7.5</w:t>
              </w:r>
            </w:ins>
            <w:r>
              <w:rPr>
                <w:rFonts w:ascii="Arial" w:hAnsi="Arial" w:cs="Arial"/>
              </w:rPr>
              <w:t>%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199" w:author="MCWILLIAMS Hayden [Narrogin Senior High School]" w:date="2020-05-20T09:43:00Z">
              <w:r w:rsidRPr="00596259" w:rsidDel="00E14942">
                <w:rPr>
                  <w:rFonts w:ascii="Arial" w:hAnsi="Arial" w:cs="Arial"/>
                </w:rPr>
                <w:delText>2.5</w:delText>
              </w:r>
            </w:del>
            <w:ins w:id="200" w:author="MCWILLIAMS Hayden [Narrogin Senior High School]" w:date="2020-05-20T09:43:00Z">
              <w:r w:rsidR="00E14942">
                <w:rPr>
                  <w:rFonts w:ascii="Arial" w:hAnsi="Arial" w:cs="Arial"/>
                </w:rPr>
                <w:t>5</w:t>
              </w:r>
            </w:ins>
            <w:bookmarkStart w:id="201" w:name="_GoBack"/>
            <w:bookmarkEnd w:id="201"/>
            <w:r w:rsidRPr="00596259">
              <w:rPr>
                <w:rFonts w:ascii="Arial" w:hAnsi="Arial" w:cs="Arial"/>
              </w:rPr>
              <w:t>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C93E1F" w:rsidRDefault="00C93E1F" w:rsidP="00596259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93E1F">
              <w:rPr>
                <w:rFonts w:ascii="Arial" w:hAnsi="Arial" w:cs="Arial"/>
              </w:rPr>
              <w:t>5</w:t>
            </w:r>
            <w:r w:rsidR="00596259" w:rsidRPr="00C93E1F">
              <w:rPr>
                <w:rFonts w:ascii="Arial" w:hAnsi="Arial" w:cs="Arial"/>
              </w:rPr>
              <w:t>%</w:t>
            </w:r>
          </w:p>
        </w:tc>
        <w:tc>
          <w:tcPr>
            <w:tcW w:w="2605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</w:rPr>
            </w:pP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232EBB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232EBB" w:rsidRPr="00596259">
              <w:rPr>
                <w:rFonts w:ascii="Arial" w:hAnsi="Arial" w:cs="Arial"/>
              </w:rPr>
              <w:t>0%</w:t>
            </w:r>
          </w:p>
        </w:tc>
      </w:tr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 xml:space="preserve">Speaking &amp; </w:t>
            </w:r>
            <w:r w:rsidR="00596259">
              <w:rPr>
                <w:rFonts w:ascii="Arial" w:hAnsi="Arial" w:cs="Arial"/>
                <w:b/>
              </w:rPr>
              <w:t>L</w:t>
            </w:r>
            <w:r w:rsidRPr="00596259">
              <w:rPr>
                <w:rFonts w:ascii="Arial" w:hAnsi="Arial" w:cs="Arial"/>
                <w:b/>
              </w:rPr>
              <w:t>istening</w:t>
            </w:r>
          </w:p>
        </w:tc>
        <w:tc>
          <w:tcPr>
            <w:tcW w:w="2409" w:type="dxa"/>
          </w:tcPr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7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753" w:type="dxa"/>
          </w:tcPr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10%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596259" w:rsidRDefault="00596259" w:rsidP="00596259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</w:tc>
        <w:tc>
          <w:tcPr>
            <w:tcW w:w="2605" w:type="dxa"/>
          </w:tcPr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232EBB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32EBB" w:rsidRPr="00596259">
              <w:rPr>
                <w:rFonts w:ascii="Arial" w:hAnsi="Arial" w:cs="Arial"/>
              </w:rPr>
              <w:t>0%</w:t>
            </w:r>
          </w:p>
        </w:tc>
      </w:tr>
    </w:tbl>
    <w:p w:rsidR="00232EBB" w:rsidRDefault="00232EBB" w:rsidP="00232EBB"/>
    <w:p w:rsidR="00E023EA" w:rsidRDefault="00E023EA" w:rsidP="00DD799D"/>
    <w:sectPr w:rsidR="00E023EA" w:rsidSect="00F576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SimSun"/>
    <w:panose1 w:val="00000000000000000000"/>
    <w:charset w:val="8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CWILLIAMS Hayden [Narrogin Senior High School]">
    <w15:presenceInfo w15:providerId="AD" w15:userId="S-1-5-21-2688374614-2727847420-1261802764-1661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656"/>
    <w:rsid w:val="00031D0B"/>
    <w:rsid w:val="00045997"/>
    <w:rsid w:val="0007354D"/>
    <w:rsid w:val="000779B9"/>
    <w:rsid w:val="000876ED"/>
    <w:rsid w:val="000A1B48"/>
    <w:rsid w:val="000A51D3"/>
    <w:rsid w:val="000D53EA"/>
    <w:rsid w:val="00125291"/>
    <w:rsid w:val="001913DD"/>
    <w:rsid w:val="001A33B2"/>
    <w:rsid w:val="00232EBB"/>
    <w:rsid w:val="00292335"/>
    <w:rsid w:val="004408C9"/>
    <w:rsid w:val="004D7C17"/>
    <w:rsid w:val="00515F1F"/>
    <w:rsid w:val="00542488"/>
    <w:rsid w:val="00586017"/>
    <w:rsid w:val="00596259"/>
    <w:rsid w:val="00643886"/>
    <w:rsid w:val="00672520"/>
    <w:rsid w:val="006B6620"/>
    <w:rsid w:val="006D4E60"/>
    <w:rsid w:val="00705D18"/>
    <w:rsid w:val="00723F0B"/>
    <w:rsid w:val="00744DF0"/>
    <w:rsid w:val="00782DB3"/>
    <w:rsid w:val="007B3156"/>
    <w:rsid w:val="007D6EC3"/>
    <w:rsid w:val="008143B2"/>
    <w:rsid w:val="00937BF8"/>
    <w:rsid w:val="0095139C"/>
    <w:rsid w:val="009B7621"/>
    <w:rsid w:val="00A403FA"/>
    <w:rsid w:val="00A6036F"/>
    <w:rsid w:val="00A7144C"/>
    <w:rsid w:val="00AD192E"/>
    <w:rsid w:val="00B64859"/>
    <w:rsid w:val="00BF6590"/>
    <w:rsid w:val="00C00F47"/>
    <w:rsid w:val="00C10517"/>
    <w:rsid w:val="00C107E7"/>
    <w:rsid w:val="00C24C79"/>
    <w:rsid w:val="00C537A3"/>
    <w:rsid w:val="00C93E1F"/>
    <w:rsid w:val="00CB35B6"/>
    <w:rsid w:val="00CC0EEC"/>
    <w:rsid w:val="00CC4C28"/>
    <w:rsid w:val="00D14AAE"/>
    <w:rsid w:val="00D32915"/>
    <w:rsid w:val="00D608D6"/>
    <w:rsid w:val="00D73F7A"/>
    <w:rsid w:val="00DD799D"/>
    <w:rsid w:val="00DE5429"/>
    <w:rsid w:val="00E006D9"/>
    <w:rsid w:val="00E023EA"/>
    <w:rsid w:val="00E042CB"/>
    <w:rsid w:val="00E14942"/>
    <w:rsid w:val="00E21AD8"/>
    <w:rsid w:val="00E47346"/>
    <w:rsid w:val="00E52A56"/>
    <w:rsid w:val="00EA1536"/>
    <w:rsid w:val="00EF5A30"/>
    <w:rsid w:val="00F26592"/>
    <w:rsid w:val="00F57656"/>
    <w:rsid w:val="00F61490"/>
    <w:rsid w:val="00F8097D"/>
    <w:rsid w:val="00FD7EBD"/>
    <w:rsid w:val="00FE4F8A"/>
    <w:rsid w:val="00FF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246A"/>
  <w15:chartTrackingRefBased/>
  <w15:docId w15:val="{FDE9D17A-9C05-4652-BCD3-BAE0452B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5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7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876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6E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5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D1434726</Template>
  <TotalTime>127</TotalTime>
  <Pages>5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MCWILLIAMS Hayden [Narrogin Senior High School]</cp:lastModifiedBy>
  <cp:revision>40</cp:revision>
  <cp:lastPrinted>2020-02-21T10:13:00Z</cp:lastPrinted>
  <dcterms:created xsi:type="dcterms:W3CDTF">2020-02-09T09:30:00Z</dcterms:created>
  <dcterms:modified xsi:type="dcterms:W3CDTF">2020-05-20T01:43:00Z</dcterms:modified>
</cp:coreProperties>
</file>