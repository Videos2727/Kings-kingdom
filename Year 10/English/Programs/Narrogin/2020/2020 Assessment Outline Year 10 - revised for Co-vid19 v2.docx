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7656" w:rsidRPr="00EA1536" w:rsidRDefault="00F57656" w:rsidP="00F57656">
      <w:pPr>
        <w:widowControl w:val="0"/>
        <w:jc w:val="center"/>
        <w:rPr>
          <w:rFonts w:ascii="Arial" w:hAnsi="Arial" w:cs="Arial"/>
          <w:b/>
          <w:sz w:val="20"/>
          <w:szCs w:val="20"/>
        </w:rPr>
      </w:pPr>
      <w:r w:rsidRPr="00EA1536">
        <w:rPr>
          <w:rFonts w:ascii="Arial" w:hAnsi="Arial" w:cs="Arial"/>
          <w:noProof/>
          <w:sz w:val="20"/>
          <w:szCs w:val="20"/>
          <w:lang w:eastAsia="en-AU"/>
        </w:rPr>
        <w:drawing>
          <wp:inline distT="0" distB="0" distL="0" distR="0">
            <wp:extent cx="514350" cy="533400"/>
            <wp:effectExtent l="0" t="0" r="0" b="0"/>
            <wp:docPr id="2" name="Picture 2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1536">
        <w:rPr>
          <w:rFonts w:ascii="Arial" w:hAnsi="Arial" w:cs="Arial"/>
          <w:b/>
          <w:sz w:val="20"/>
          <w:szCs w:val="20"/>
        </w:rPr>
        <w:t xml:space="preserve"> </w:t>
      </w:r>
      <w:r w:rsidRPr="00EA1536">
        <w:rPr>
          <w:rFonts w:ascii="Arial" w:hAnsi="Arial" w:cs="Arial"/>
          <w:b/>
          <w:sz w:val="20"/>
          <w:szCs w:val="20"/>
        </w:rPr>
        <w:tab/>
        <w:t xml:space="preserve">NARROGIN SENIOR HIGH SCHOOL   </w:t>
      </w:r>
      <w:r w:rsidRPr="00EA1536">
        <w:rPr>
          <w:rFonts w:ascii="Arial" w:hAnsi="Arial" w:cs="Arial"/>
          <w:b/>
          <w:sz w:val="20"/>
          <w:szCs w:val="20"/>
        </w:rPr>
        <w:tab/>
      </w:r>
      <w:r w:rsidRPr="00EA1536">
        <w:rPr>
          <w:rFonts w:ascii="Arial" w:hAnsi="Arial" w:cs="Arial"/>
          <w:noProof/>
          <w:sz w:val="20"/>
          <w:szCs w:val="20"/>
          <w:lang w:eastAsia="en-AU"/>
        </w:rPr>
        <w:drawing>
          <wp:inline distT="0" distB="0" distL="0" distR="0">
            <wp:extent cx="514350" cy="533400"/>
            <wp:effectExtent l="0" t="0" r="0" b="0"/>
            <wp:docPr id="1" name="Picture 1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7656" w:rsidRPr="00EA1536" w:rsidRDefault="00F57656" w:rsidP="00F57656">
      <w:pPr>
        <w:jc w:val="center"/>
        <w:rPr>
          <w:rFonts w:ascii="Arial" w:hAnsi="Arial" w:cs="Arial"/>
          <w:b/>
          <w:sz w:val="20"/>
          <w:szCs w:val="20"/>
        </w:rPr>
      </w:pPr>
    </w:p>
    <w:p w:rsidR="00F57656" w:rsidRPr="00EA1536" w:rsidRDefault="00F57656" w:rsidP="00F57656">
      <w:pPr>
        <w:jc w:val="center"/>
        <w:rPr>
          <w:rFonts w:ascii="Arial" w:hAnsi="Arial" w:cs="Arial"/>
          <w:b/>
          <w:sz w:val="20"/>
          <w:szCs w:val="20"/>
        </w:rPr>
      </w:pPr>
      <w:r w:rsidRPr="00EA1536">
        <w:rPr>
          <w:rFonts w:ascii="Arial" w:hAnsi="Arial" w:cs="Arial"/>
          <w:b/>
          <w:sz w:val="20"/>
          <w:szCs w:val="20"/>
        </w:rPr>
        <w:t>English Year 10 2020</w:t>
      </w:r>
    </w:p>
    <w:p w:rsidR="00F57656" w:rsidRPr="00EA1536" w:rsidRDefault="00F57656" w:rsidP="00F57656">
      <w:pPr>
        <w:jc w:val="center"/>
        <w:rPr>
          <w:rFonts w:ascii="Arial" w:hAnsi="Arial" w:cs="Arial"/>
          <w:b/>
          <w:sz w:val="20"/>
          <w:szCs w:val="20"/>
        </w:rPr>
      </w:pPr>
      <w:r w:rsidRPr="00EA1536">
        <w:rPr>
          <w:rFonts w:ascii="Arial" w:hAnsi="Arial" w:cs="Arial"/>
          <w:b/>
          <w:sz w:val="20"/>
          <w:szCs w:val="20"/>
        </w:rPr>
        <w:t>Assessment Outline</w:t>
      </w:r>
    </w:p>
    <w:p w:rsidR="00F57656" w:rsidRPr="00EA1536" w:rsidRDefault="00F57656" w:rsidP="00F57656">
      <w:pPr>
        <w:rPr>
          <w:rFonts w:ascii="Arial" w:hAnsi="Arial" w:cs="Arial"/>
          <w:b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0"/>
        <w:gridCol w:w="3474"/>
        <w:gridCol w:w="1401"/>
        <w:gridCol w:w="1284"/>
        <w:gridCol w:w="1273"/>
        <w:gridCol w:w="1714"/>
      </w:tblGrid>
      <w:tr w:rsidR="000A1B48" w:rsidRPr="00EA1536" w:rsidTr="00EF5A30">
        <w:tc>
          <w:tcPr>
            <w:tcW w:w="1331" w:type="dxa"/>
            <w:shd w:val="clear" w:color="auto" w:fill="D9D9D9" w:themeFill="background1" w:themeFillShade="D9"/>
          </w:tcPr>
          <w:p w:rsidR="000A1B48" w:rsidRPr="00EA1536" w:rsidRDefault="000A1B48" w:rsidP="000A1B48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Term One</w:t>
            </w:r>
          </w:p>
        </w:tc>
        <w:tc>
          <w:tcPr>
            <w:tcW w:w="3578" w:type="dxa"/>
            <w:shd w:val="clear" w:color="auto" w:fill="D9D9D9" w:themeFill="background1" w:themeFillShade="D9"/>
          </w:tcPr>
          <w:p w:rsidR="000A1B48" w:rsidRPr="00EA1536" w:rsidRDefault="000A1B48" w:rsidP="000A1B48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Assessments</w:t>
            </w:r>
          </w:p>
        </w:tc>
        <w:tc>
          <w:tcPr>
            <w:tcW w:w="1402" w:type="dxa"/>
            <w:shd w:val="clear" w:color="auto" w:fill="D9D9D9" w:themeFill="background1" w:themeFillShade="D9"/>
          </w:tcPr>
          <w:p w:rsidR="000A1B48" w:rsidRPr="00EA1536" w:rsidRDefault="000A1B48" w:rsidP="000A1B48">
            <w:pPr>
              <w:spacing w:before="120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Weighting</w:t>
            </w:r>
          </w:p>
        </w:tc>
        <w:tc>
          <w:tcPr>
            <w:tcW w:w="1142" w:type="dxa"/>
            <w:shd w:val="clear" w:color="auto" w:fill="D9D9D9" w:themeFill="background1" w:themeFillShade="D9"/>
          </w:tcPr>
          <w:p w:rsidR="000A1B48" w:rsidRPr="00EA1536" w:rsidRDefault="000A1B48" w:rsidP="000A1B48">
            <w:pPr>
              <w:spacing w:before="120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 xml:space="preserve">Mark </w:t>
            </w:r>
          </w:p>
          <w:p w:rsidR="000A1B48" w:rsidRPr="00EA1536" w:rsidRDefault="000A1B48" w:rsidP="000A1B48">
            <w:pPr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Achieved</w:t>
            </w:r>
          </w:p>
        </w:tc>
        <w:tc>
          <w:tcPr>
            <w:tcW w:w="1284" w:type="dxa"/>
            <w:shd w:val="clear" w:color="auto" w:fill="D9D9D9" w:themeFill="background1" w:themeFillShade="D9"/>
          </w:tcPr>
          <w:p w:rsidR="000A1B48" w:rsidRPr="00EA1536" w:rsidRDefault="000A1B48" w:rsidP="000A1B4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Mark I aim to achieve</w:t>
            </w:r>
          </w:p>
        </w:tc>
        <w:tc>
          <w:tcPr>
            <w:tcW w:w="1719" w:type="dxa"/>
            <w:shd w:val="clear" w:color="auto" w:fill="D9D9D9" w:themeFill="background1" w:themeFillShade="D9"/>
          </w:tcPr>
          <w:p w:rsidR="000A1B48" w:rsidRDefault="000A1B48" w:rsidP="000A1B48">
            <w:pPr>
              <w:spacing w:before="120" w:after="12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One goal for</w:t>
            </w:r>
          </w:p>
          <w:p w:rsidR="000A1B48" w:rsidRPr="00EA1536" w:rsidRDefault="000A1B48" w:rsidP="000A1B48">
            <w:pPr>
              <w:spacing w:before="120" w:after="12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Next </w:t>
            </w:r>
            <w:r w:rsidRPr="00EA1536">
              <w:rPr>
                <w:rFonts w:ascii="Arial" w:hAnsi="Arial" w:cs="Arial"/>
                <w:b/>
              </w:rPr>
              <w:t>Assessment</w:t>
            </w:r>
          </w:p>
        </w:tc>
      </w:tr>
      <w:tr w:rsidR="000A1B48" w:rsidRPr="00EA1536" w:rsidTr="00EF5A30">
        <w:tc>
          <w:tcPr>
            <w:tcW w:w="1331" w:type="dxa"/>
          </w:tcPr>
          <w:p w:rsidR="000A1B48" w:rsidRPr="00EA1536" w:rsidRDefault="000A1B48" w:rsidP="000A1B48">
            <w:pPr>
              <w:spacing w:before="120"/>
              <w:jc w:val="center"/>
              <w:rPr>
                <w:rFonts w:ascii="Arial" w:hAnsi="Arial" w:cs="Arial"/>
                <w:b/>
              </w:rPr>
            </w:pPr>
          </w:p>
          <w:p w:rsidR="000A1B48" w:rsidRPr="00EA1536" w:rsidRDefault="000A1B48" w:rsidP="000A1B48">
            <w:pPr>
              <w:spacing w:before="120"/>
              <w:jc w:val="center"/>
              <w:rPr>
                <w:rFonts w:ascii="Arial" w:hAnsi="Arial" w:cs="Arial"/>
                <w:b/>
              </w:rPr>
            </w:pPr>
          </w:p>
          <w:p w:rsidR="000A1B48" w:rsidRPr="00EA1536" w:rsidRDefault="000A1B48" w:rsidP="000A1B48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Weeks</w:t>
            </w:r>
          </w:p>
          <w:p w:rsidR="000A1B48" w:rsidRPr="00EA1536" w:rsidRDefault="000A1B48" w:rsidP="000A1B48">
            <w:pPr>
              <w:jc w:val="center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2-5</w:t>
            </w:r>
          </w:p>
          <w:p w:rsidR="000A1B48" w:rsidRPr="00EA1536" w:rsidRDefault="000A1B48" w:rsidP="000A1B4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78" w:type="dxa"/>
          </w:tcPr>
          <w:p w:rsidR="000A1B48" w:rsidRPr="00EA1536" w:rsidRDefault="000A1B48" w:rsidP="000A1B48">
            <w:pPr>
              <w:spacing w:before="120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Task 1: Writing Journal - in-class</w:t>
            </w:r>
          </w:p>
          <w:p w:rsidR="000A1B48" w:rsidRPr="00EA1536" w:rsidRDefault="000A1B48" w:rsidP="000A1B48">
            <w:pPr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</w:rPr>
              <w:t>Produce three texts from the set text types studied in class. Students will write for one lesson.</w:t>
            </w:r>
          </w:p>
          <w:p w:rsidR="000A1B48" w:rsidRPr="00EA1536" w:rsidRDefault="000A1B48" w:rsidP="000A1B48">
            <w:pPr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Due: staggered dates as below:</w:t>
            </w:r>
          </w:p>
          <w:p w:rsidR="000A1B48" w:rsidRPr="00EA1536" w:rsidRDefault="000A1B48" w:rsidP="000A1B48">
            <w:pPr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  <w:b/>
              </w:rPr>
              <w:t xml:space="preserve">Week 2: </w:t>
            </w:r>
            <w:r w:rsidRPr="00EA1536">
              <w:rPr>
                <w:rFonts w:ascii="Arial" w:hAnsi="Arial" w:cs="Arial"/>
              </w:rPr>
              <w:t>Instructional text (2%)</w:t>
            </w:r>
          </w:p>
          <w:p w:rsidR="000A1B48" w:rsidRPr="00EA1536" w:rsidRDefault="000A1B48" w:rsidP="000A1B48">
            <w:pPr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  <w:b/>
              </w:rPr>
              <w:t xml:space="preserve">Week 3: </w:t>
            </w:r>
            <w:proofErr w:type="spellStart"/>
            <w:r w:rsidRPr="000D53EA">
              <w:rPr>
                <w:rFonts w:ascii="Arial" w:hAnsi="Arial" w:cs="Arial"/>
                <w:i/>
              </w:rPr>
              <w:t>Heywire</w:t>
            </w:r>
            <w:proofErr w:type="spellEnd"/>
            <w:r w:rsidRPr="00EA1536">
              <w:rPr>
                <w:rFonts w:ascii="Arial" w:hAnsi="Arial" w:cs="Arial"/>
              </w:rPr>
              <w:t xml:space="preserve"> </w:t>
            </w:r>
            <w:r w:rsidR="000D53EA">
              <w:rPr>
                <w:rFonts w:ascii="Arial" w:hAnsi="Arial" w:cs="Arial"/>
              </w:rPr>
              <w:t xml:space="preserve">booklet </w:t>
            </w:r>
            <w:r w:rsidRPr="00EA1536">
              <w:rPr>
                <w:rFonts w:ascii="Arial" w:hAnsi="Arial" w:cs="Arial"/>
              </w:rPr>
              <w:t>(2%)</w:t>
            </w:r>
          </w:p>
          <w:p w:rsidR="000A1B48" w:rsidRPr="00EA1536" w:rsidRDefault="000A1B48" w:rsidP="000A1B48">
            <w:pPr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  <w:b/>
              </w:rPr>
              <w:t xml:space="preserve">Week 4: </w:t>
            </w:r>
            <w:proofErr w:type="spellStart"/>
            <w:r w:rsidR="000D53EA" w:rsidRPr="000D53EA">
              <w:rPr>
                <w:rFonts w:ascii="Arial" w:hAnsi="Arial" w:cs="Arial"/>
                <w:i/>
              </w:rPr>
              <w:t>Heywire</w:t>
            </w:r>
            <w:proofErr w:type="spellEnd"/>
            <w:r w:rsidR="000D53EA" w:rsidRPr="000D53EA">
              <w:rPr>
                <w:rFonts w:ascii="Arial" w:hAnsi="Arial" w:cs="Arial"/>
                <w:i/>
              </w:rPr>
              <w:t xml:space="preserve"> </w:t>
            </w:r>
            <w:r w:rsidR="000D53EA" w:rsidRPr="00EA1536">
              <w:rPr>
                <w:rFonts w:ascii="Arial" w:hAnsi="Arial" w:cs="Arial"/>
              </w:rPr>
              <w:t xml:space="preserve">draft </w:t>
            </w:r>
            <w:r w:rsidRPr="00EA1536">
              <w:rPr>
                <w:rFonts w:ascii="Arial" w:hAnsi="Arial" w:cs="Arial"/>
              </w:rPr>
              <w:t>(2%)</w:t>
            </w:r>
          </w:p>
          <w:p w:rsidR="000A1B48" w:rsidRPr="00EA1536" w:rsidRDefault="000A1B48" w:rsidP="000A1B48">
            <w:pPr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  <w:b/>
              </w:rPr>
              <w:t xml:space="preserve">Week 5: </w:t>
            </w:r>
            <w:proofErr w:type="spellStart"/>
            <w:r w:rsidRPr="000D53EA">
              <w:rPr>
                <w:rFonts w:ascii="Arial" w:hAnsi="Arial" w:cs="Arial"/>
                <w:i/>
              </w:rPr>
              <w:t>Heywire</w:t>
            </w:r>
            <w:proofErr w:type="spellEnd"/>
            <w:r w:rsidRPr="00EA1536">
              <w:rPr>
                <w:rFonts w:ascii="Arial" w:hAnsi="Arial" w:cs="Arial"/>
              </w:rPr>
              <w:t xml:space="preserve"> good copy (4%)</w:t>
            </w:r>
          </w:p>
          <w:p w:rsidR="000A1B48" w:rsidRPr="00EA1536" w:rsidRDefault="000A1B48" w:rsidP="000A1B48">
            <w:pPr>
              <w:spacing w:after="120"/>
              <w:jc w:val="center"/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  <w:b/>
                <w:i/>
              </w:rPr>
              <w:t>Common Assessment Task</w:t>
            </w:r>
          </w:p>
        </w:tc>
        <w:tc>
          <w:tcPr>
            <w:tcW w:w="1402" w:type="dxa"/>
          </w:tcPr>
          <w:p w:rsidR="000A1B48" w:rsidRPr="00EA1536" w:rsidRDefault="000A1B48" w:rsidP="000A1B48">
            <w:pPr>
              <w:jc w:val="center"/>
              <w:rPr>
                <w:rFonts w:ascii="Arial" w:hAnsi="Arial" w:cs="Arial"/>
              </w:rPr>
            </w:pPr>
          </w:p>
          <w:p w:rsidR="000A1B48" w:rsidRDefault="000A1B48" w:rsidP="000A1B48">
            <w:pPr>
              <w:jc w:val="center"/>
              <w:rPr>
                <w:rFonts w:ascii="Arial" w:hAnsi="Arial" w:cs="Arial"/>
              </w:rPr>
            </w:pPr>
          </w:p>
          <w:p w:rsidR="0007354D" w:rsidRPr="00EA1536" w:rsidRDefault="0007354D" w:rsidP="000A1B48">
            <w:pPr>
              <w:jc w:val="center"/>
              <w:rPr>
                <w:rFonts w:ascii="Arial" w:hAnsi="Arial" w:cs="Arial"/>
              </w:rPr>
            </w:pPr>
          </w:p>
          <w:p w:rsidR="000A1B48" w:rsidRDefault="000A1B48" w:rsidP="000A1B48">
            <w:pPr>
              <w:rPr>
                <w:rFonts w:ascii="Arial" w:hAnsi="Arial" w:cs="Arial"/>
              </w:rPr>
            </w:pPr>
          </w:p>
          <w:p w:rsidR="000A1B48" w:rsidRPr="00EA1536" w:rsidRDefault="000A1B48" w:rsidP="000A1B48">
            <w:pPr>
              <w:rPr>
                <w:rFonts w:ascii="Arial" w:hAnsi="Arial" w:cs="Arial"/>
              </w:rPr>
            </w:pPr>
          </w:p>
          <w:p w:rsidR="000A1B48" w:rsidRPr="00EA1536" w:rsidRDefault="000A1B48" w:rsidP="000A1B48">
            <w:pPr>
              <w:jc w:val="center"/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</w:rPr>
              <w:t>Writing 10%</w:t>
            </w:r>
          </w:p>
        </w:tc>
        <w:tc>
          <w:tcPr>
            <w:tcW w:w="1142" w:type="dxa"/>
          </w:tcPr>
          <w:p w:rsidR="000A1B48" w:rsidRPr="00EA1536" w:rsidRDefault="000A1B48" w:rsidP="000A1B48">
            <w:pPr>
              <w:rPr>
                <w:rFonts w:ascii="Arial" w:hAnsi="Arial" w:cs="Arial"/>
              </w:rPr>
            </w:pPr>
          </w:p>
          <w:p w:rsidR="000A1B48" w:rsidRPr="00EA1536" w:rsidRDefault="000A1B48" w:rsidP="000A1B48">
            <w:pPr>
              <w:rPr>
                <w:rFonts w:ascii="Arial" w:hAnsi="Arial" w:cs="Arial"/>
              </w:rPr>
            </w:pPr>
          </w:p>
          <w:p w:rsidR="000A1B48" w:rsidRDefault="000A1B48" w:rsidP="000A1B48">
            <w:pPr>
              <w:rPr>
                <w:rFonts w:ascii="Arial" w:hAnsi="Arial" w:cs="Arial"/>
              </w:rPr>
            </w:pPr>
          </w:p>
          <w:p w:rsidR="0007354D" w:rsidRDefault="0007354D" w:rsidP="000A1B48">
            <w:pPr>
              <w:rPr>
                <w:rFonts w:ascii="Arial" w:hAnsi="Arial" w:cs="Arial"/>
              </w:rPr>
            </w:pPr>
          </w:p>
          <w:p w:rsidR="0007354D" w:rsidRPr="00EA1536" w:rsidRDefault="0007354D" w:rsidP="000A1B48">
            <w:pPr>
              <w:rPr>
                <w:rFonts w:ascii="Arial" w:hAnsi="Arial" w:cs="Arial"/>
              </w:rPr>
            </w:pPr>
          </w:p>
          <w:p w:rsidR="000A1B48" w:rsidRPr="00EA1536" w:rsidRDefault="000A1B48" w:rsidP="000A1B48">
            <w:pPr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</w:rPr>
              <w:t xml:space="preserve">        /100</w:t>
            </w:r>
          </w:p>
        </w:tc>
        <w:tc>
          <w:tcPr>
            <w:tcW w:w="1284" w:type="dxa"/>
          </w:tcPr>
          <w:p w:rsidR="000A1B48" w:rsidRPr="00EA1536" w:rsidRDefault="000A1B48" w:rsidP="000A1B48">
            <w:pPr>
              <w:rPr>
                <w:rFonts w:ascii="Arial" w:hAnsi="Arial" w:cs="Arial"/>
              </w:rPr>
            </w:pPr>
          </w:p>
          <w:p w:rsidR="000A1B48" w:rsidRPr="00EA1536" w:rsidRDefault="000A1B48" w:rsidP="000A1B48">
            <w:pPr>
              <w:rPr>
                <w:rFonts w:ascii="Arial" w:hAnsi="Arial" w:cs="Arial"/>
              </w:rPr>
            </w:pPr>
          </w:p>
          <w:p w:rsidR="000A1B48" w:rsidRPr="00EA1536" w:rsidRDefault="000A1B48" w:rsidP="000A1B48">
            <w:pPr>
              <w:rPr>
                <w:rFonts w:ascii="Arial" w:hAnsi="Arial" w:cs="Arial"/>
              </w:rPr>
            </w:pPr>
          </w:p>
          <w:p w:rsidR="000A1B48" w:rsidRDefault="000A1B48" w:rsidP="000A1B48">
            <w:pPr>
              <w:rPr>
                <w:rFonts w:ascii="Arial" w:hAnsi="Arial" w:cs="Arial"/>
              </w:rPr>
            </w:pPr>
          </w:p>
          <w:p w:rsidR="0007354D" w:rsidRPr="00EA1536" w:rsidRDefault="0007354D" w:rsidP="000A1B48">
            <w:pPr>
              <w:rPr>
                <w:rFonts w:ascii="Arial" w:hAnsi="Arial" w:cs="Arial"/>
              </w:rPr>
            </w:pPr>
          </w:p>
          <w:p w:rsidR="000A1B48" w:rsidRPr="00EA1536" w:rsidRDefault="000A1B48" w:rsidP="000A1B48">
            <w:pPr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</w:rPr>
              <w:t xml:space="preserve">        /100</w:t>
            </w:r>
          </w:p>
        </w:tc>
        <w:tc>
          <w:tcPr>
            <w:tcW w:w="1719" w:type="dxa"/>
          </w:tcPr>
          <w:p w:rsidR="000A1B48" w:rsidRPr="00EA1536" w:rsidRDefault="000A1B48" w:rsidP="000A1B48">
            <w:pPr>
              <w:rPr>
                <w:rFonts w:ascii="Arial" w:hAnsi="Arial" w:cs="Arial"/>
              </w:rPr>
            </w:pPr>
          </w:p>
        </w:tc>
      </w:tr>
      <w:tr w:rsidR="000A1B48" w:rsidRPr="00EA1536" w:rsidTr="00EF5A30">
        <w:tc>
          <w:tcPr>
            <w:tcW w:w="1331" w:type="dxa"/>
          </w:tcPr>
          <w:p w:rsidR="000A1B48" w:rsidRPr="00EA1536" w:rsidDel="00C24C79" w:rsidRDefault="000A1B48" w:rsidP="000A1B48">
            <w:pPr>
              <w:spacing w:before="120"/>
              <w:jc w:val="center"/>
              <w:rPr>
                <w:del w:id="0" w:author="MCWILLIAMS Hayden [Narrogin Senior High School]" w:date="2020-05-20T09:37:00Z"/>
                <w:rFonts w:ascii="Arial" w:hAnsi="Arial" w:cs="Arial"/>
                <w:b/>
              </w:rPr>
            </w:pPr>
            <w:del w:id="1" w:author="MCWILLIAMS Hayden [Narrogin Senior High School]" w:date="2020-05-20T09:37:00Z">
              <w:r w:rsidRPr="00EA1536" w:rsidDel="00C24C79">
                <w:rPr>
                  <w:rFonts w:ascii="Arial" w:hAnsi="Arial" w:cs="Arial"/>
                  <w:b/>
                </w:rPr>
                <w:delText xml:space="preserve">Weeks </w:delText>
              </w:r>
            </w:del>
          </w:p>
          <w:p w:rsidR="000A1B48" w:rsidDel="00C24C79" w:rsidRDefault="000A1B48" w:rsidP="000A1B48">
            <w:pPr>
              <w:jc w:val="center"/>
              <w:rPr>
                <w:del w:id="2" w:author="MCWILLIAMS Hayden [Narrogin Senior High School]" w:date="2020-05-20T09:37:00Z"/>
                <w:rFonts w:ascii="Arial" w:hAnsi="Arial" w:cs="Arial"/>
                <w:b/>
              </w:rPr>
            </w:pPr>
            <w:del w:id="3" w:author="MCWILLIAMS Hayden [Narrogin Senior High School]" w:date="2020-05-20T09:37:00Z">
              <w:r w:rsidRPr="00EA1536" w:rsidDel="00C24C79">
                <w:rPr>
                  <w:rFonts w:ascii="Arial" w:hAnsi="Arial" w:cs="Arial"/>
                  <w:b/>
                </w:rPr>
                <w:delText>6-7</w:delText>
              </w:r>
            </w:del>
          </w:p>
          <w:p w:rsidR="00031D0B" w:rsidDel="00C24C79" w:rsidRDefault="00031D0B" w:rsidP="000A1B48">
            <w:pPr>
              <w:jc w:val="center"/>
              <w:rPr>
                <w:del w:id="4" w:author="MCWILLIAMS Hayden [Narrogin Senior High School]" w:date="2020-05-20T09:37:00Z"/>
                <w:rFonts w:ascii="Arial" w:hAnsi="Arial" w:cs="Arial"/>
                <w:b/>
              </w:rPr>
            </w:pPr>
          </w:p>
          <w:p w:rsidR="00031D0B" w:rsidDel="00C24C79" w:rsidRDefault="00031D0B" w:rsidP="000A1B48">
            <w:pPr>
              <w:jc w:val="center"/>
              <w:rPr>
                <w:del w:id="5" w:author="MCWILLIAMS Hayden [Narrogin Senior High School]" w:date="2020-05-20T09:37:00Z"/>
                <w:rFonts w:ascii="Arial" w:hAnsi="Arial" w:cs="Arial"/>
                <w:b/>
              </w:rPr>
            </w:pPr>
          </w:p>
          <w:p w:rsidR="00031D0B" w:rsidDel="00C24C79" w:rsidRDefault="00031D0B" w:rsidP="00031D0B">
            <w:pPr>
              <w:rPr>
                <w:del w:id="6" w:author="MCWILLIAMS Hayden [Narrogin Senior High School]" w:date="2020-05-20T09:37:00Z"/>
                <w:rFonts w:ascii="Arial" w:hAnsi="Arial" w:cs="Arial"/>
                <w:b/>
              </w:rPr>
            </w:pPr>
            <w:del w:id="7" w:author="MCWILLIAMS Hayden [Narrogin Senior High School]" w:date="2020-05-20T09:37:00Z">
              <w:r w:rsidRPr="00EA1536" w:rsidDel="00C24C79">
                <w:rPr>
                  <w:rFonts w:ascii="Arial" w:hAnsi="Arial" w:cs="Arial"/>
                  <w:b/>
                </w:rPr>
                <w:delText>Due: Week 6</w:delText>
              </w:r>
            </w:del>
          </w:p>
          <w:p w:rsidR="00031D0B" w:rsidDel="00C24C79" w:rsidRDefault="00031D0B" w:rsidP="00031D0B">
            <w:pPr>
              <w:rPr>
                <w:del w:id="8" w:author="MCWILLIAMS Hayden [Narrogin Senior High School]" w:date="2020-05-20T09:37:00Z"/>
                <w:rFonts w:ascii="Arial" w:hAnsi="Arial" w:cs="Arial"/>
                <w:b/>
              </w:rPr>
            </w:pPr>
          </w:p>
          <w:p w:rsidR="00031D0B" w:rsidDel="00C24C79" w:rsidRDefault="00031D0B" w:rsidP="00031D0B">
            <w:pPr>
              <w:rPr>
                <w:del w:id="9" w:author="MCWILLIAMS Hayden [Narrogin Senior High School]" w:date="2020-05-20T09:37:00Z"/>
                <w:rFonts w:ascii="Arial" w:hAnsi="Arial" w:cs="Arial"/>
                <w:b/>
              </w:rPr>
            </w:pPr>
          </w:p>
          <w:p w:rsidR="00031D0B" w:rsidDel="00C24C79" w:rsidRDefault="00031D0B" w:rsidP="00031D0B">
            <w:pPr>
              <w:rPr>
                <w:del w:id="10" w:author="MCWILLIAMS Hayden [Narrogin Senior High School]" w:date="2020-05-20T09:37:00Z"/>
                <w:rFonts w:ascii="Arial" w:hAnsi="Arial" w:cs="Arial"/>
                <w:b/>
              </w:rPr>
            </w:pPr>
          </w:p>
          <w:p w:rsidR="00031D0B" w:rsidDel="00C24C79" w:rsidRDefault="00031D0B" w:rsidP="00031D0B">
            <w:pPr>
              <w:rPr>
                <w:del w:id="11" w:author="MCWILLIAMS Hayden [Narrogin Senior High School]" w:date="2020-05-20T09:37:00Z"/>
                <w:rFonts w:ascii="Arial" w:hAnsi="Arial" w:cs="Arial"/>
                <w:b/>
              </w:rPr>
            </w:pPr>
          </w:p>
          <w:p w:rsidR="00031D0B" w:rsidDel="00C24C79" w:rsidRDefault="00031D0B" w:rsidP="00031D0B">
            <w:pPr>
              <w:rPr>
                <w:del w:id="12" w:author="MCWILLIAMS Hayden [Narrogin Senior High School]" w:date="2020-05-20T09:37:00Z"/>
                <w:rFonts w:ascii="Arial" w:hAnsi="Arial" w:cs="Arial"/>
                <w:b/>
              </w:rPr>
            </w:pPr>
          </w:p>
          <w:p w:rsidR="00031D0B" w:rsidDel="00C24C79" w:rsidRDefault="00031D0B" w:rsidP="00031D0B">
            <w:pPr>
              <w:rPr>
                <w:del w:id="13" w:author="MCWILLIAMS Hayden [Narrogin Senior High School]" w:date="2020-05-20T09:37:00Z"/>
                <w:rFonts w:ascii="Arial" w:hAnsi="Arial" w:cs="Arial"/>
                <w:b/>
              </w:rPr>
            </w:pPr>
          </w:p>
          <w:p w:rsidR="00031D0B" w:rsidDel="00C24C79" w:rsidRDefault="00031D0B" w:rsidP="00031D0B">
            <w:pPr>
              <w:rPr>
                <w:del w:id="14" w:author="MCWILLIAMS Hayden [Narrogin Senior High School]" w:date="2020-05-20T09:37:00Z"/>
                <w:rFonts w:ascii="Arial" w:hAnsi="Arial" w:cs="Arial"/>
                <w:b/>
              </w:rPr>
            </w:pPr>
          </w:p>
          <w:p w:rsidR="00031D0B" w:rsidDel="00C24C79" w:rsidRDefault="00031D0B" w:rsidP="00031D0B">
            <w:pPr>
              <w:rPr>
                <w:del w:id="15" w:author="MCWILLIAMS Hayden [Narrogin Senior High School]" w:date="2020-05-20T09:37:00Z"/>
                <w:rFonts w:ascii="Arial" w:hAnsi="Arial" w:cs="Arial"/>
                <w:b/>
              </w:rPr>
            </w:pPr>
            <w:del w:id="16" w:author="MCWILLIAMS Hayden [Narrogin Senior High School]" w:date="2020-05-20T09:37:00Z">
              <w:r w:rsidRPr="00EA1536" w:rsidDel="00C24C79">
                <w:rPr>
                  <w:rFonts w:ascii="Arial" w:hAnsi="Arial" w:cs="Arial"/>
                  <w:b/>
                </w:rPr>
                <w:delText>Due: Week 7</w:delText>
              </w:r>
            </w:del>
          </w:p>
          <w:p w:rsidR="00031D0B" w:rsidRPr="00EA1536" w:rsidRDefault="00031D0B" w:rsidP="000A1B48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78" w:type="dxa"/>
          </w:tcPr>
          <w:p w:rsidR="000A1B48" w:rsidRPr="00EA1536" w:rsidDel="00C24C79" w:rsidRDefault="000A1B48" w:rsidP="000A1B48">
            <w:pPr>
              <w:spacing w:before="120"/>
              <w:rPr>
                <w:del w:id="17" w:author="MCWILLIAMS Hayden [Narrogin Senior High School]" w:date="2020-05-20T09:37:00Z"/>
                <w:rFonts w:ascii="Arial" w:hAnsi="Arial" w:cs="Arial"/>
                <w:b/>
              </w:rPr>
            </w:pPr>
            <w:del w:id="18" w:author="MCWILLIAMS Hayden [Narrogin Senior High School]" w:date="2020-05-20T09:37:00Z">
              <w:r w:rsidRPr="00EA1536" w:rsidDel="00C24C79">
                <w:rPr>
                  <w:rFonts w:ascii="Arial" w:hAnsi="Arial" w:cs="Arial"/>
                  <w:b/>
                </w:rPr>
                <w:delText>Task 2: Documentary – in-class</w:delText>
              </w:r>
            </w:del>
          </w:p>
          <w:p w:rsidR="00031D0B" w:rsidDel="00C24C79" w:rsidRDefault="000A1B48" w:rsidP="00031D0B">
            <w:pPr>
              <w:rPr>
                <w:del w:id="19" w:author="MCWILLIAMS Hayden [Narrogin Senior High School]" w:date="2020-05-20T09:37:00Z"/>
                <w:rFonts w:ascii="Arial" w:hAnsi="Arial" w:cs="Arial"/>
              </w:rPr>
            </w:pPr>
            <w:del w:id="20" w:author="MCWILLIAMS Hayden [Narrogin Senior High School]" w:date="2020-05-20T09:37:00Z">
              <w:r w:rsidRPr="00EA1536" w:rsidDel="00C24C79">
                <w:rPr>
                  <w:rFonts w:ascii="Arial" w:eastAsiaTheme="minorHAnsi" w:hAnsi="Arial" w:cs="Arial"/>
                </w:rPr>
                <w:delText>Take notes, identifying the key facts, opinions and supporting evidence, as well as the film techniques used in the construction of the text.</w:delText>
              </w:r>
              <w:r w:rsidR="00031D0B" w:rsidDel="00C24C79">
                <w:rPr>
                  <w:rFonts w:ascii="Arial" w:eastAsiaTheme="minorHAnsi" w:hAnsi="Arial" w:cs="Arial"/>
                </w:rPr>
                <w:delText xml:space="preserve"> </w:delText>
              </w:r>
              <w:r w:rsidR="00031D0B" w:rsidDel="00C24C79">
                <w:rPr>
                  <w:rFonts w:ascii="Arial" w:hAnsi="Arial" w:cs="Arial"/>
                </w:rPr>
                <w:delText>Use the retrieval chart to write a review of the documentary.</w:delText>
              </w:r>
            </w:del>
          </w:p>
          <w:p w:rsidR="000A1B48" w:rsidRPr="00EA1536" w:rsidDel="00C24C79" w:rsidRDefault="000A1B48" w:rsidP="000A1B48">
            <w:pPr>
              <w:spacing w:before="120"/>
              <w:rPr>
                <w:del w:id="21" w:author="MCWILLIAMS Hayden [Narrogin Senior High School]" w:date="2020-05-20T09:37:00Z"/>
                <w:rFonts w:ascii="Arial" w:hAnsi="Arial" w:cs="Arial"/>
                <w:b/>
              </w:rPr>
            </w:pPr>
            <w:del w:id="22" w:author="MCWILLIAMS Hayden [Narrogin Senior High School]" w:date="2020-05-20T09:37:00Z">
              <w:r w:rsidRPr="00EA1536" w:rsidDel="00C24C79">
                <w:rPr>
                  <w:rFonts w:ascii="Arial" w:hAnsi="Arial" w:cs="Arial"/>
                  <w:b/>
                </w:rPr>
                <w:delText>Task 3: Cultural Baggage Activities - in-class and at home</w:delText>
              </w:r>
            </w:del>
          </w:p>
          <w:p w:rsidR="000A1B48" w:rsidRPr="00031D0B" w:rsidRDefault="000A1B48" w:rsidP="00031D0B">
            <w:pPr>
              <w:spacing w:after="120" w:line="259" w:lineRule="auto"/>
              <w:rPr>
                <w:rFonts w:ascii="Arial" w:eastAsiaTheme="minorHAnsi" w:hAnsi="Arial" w:cs="Arial"/>
              </w:rPr>
            </w:pPr>
            <w:del w:id="23" w:author="MCWILLIAMS Hayden [Narrogin Senior High School]" w:date="2020-05-20T09:37:00Z">
              <w:r w:rsidRPr="00EA1536" w:rsidDel="00C24C79">
                <w:rPr>
                  <w:rFonts w:ascii="Arial" w:eastAsiaTheme="minorHAnsi" w:hAnsi="Arial" w:cs="Arial"/>
                </w:rPr>
                <w:delText>Complete a series of small written activities exploring Australian Identity</w:delText>
              </w:r>
            </w:del>
          </w:p>
        </w:tc>
        <w:tc>
          <w:tcPr>
            <w:tcW w:w="1402" w:type="dxa"/>
          </w:tcPr>
          <w:p w:rsidR="000A1B48" w:rsidDel="00C24C79" w:rsidRDefault="000A1B48" w:rsidP="000A1B48">
            <w:pPr>
              <w:jc w:val="center"/>
              <w:rPr>
                <w:del w:id="24" w:author="MCWILLIAMS Hayden [Narrogin Senior High School]" w:date="2020-05-20T09:37:00Z"/>
                <w:rFonts w:ascii="Arial" w:hAnsi="Arial" w:cs="Arial"/>
              </w:rPr>
            </w:pPr>
          </w:p>
          <w:p w:rsidR="000A1B48" w:rsidDel="00C24C79" w:rsidRDefault="000A1B48" w:rsidP="000A1B48">
            <w:pPr>
              <w:jc w:val="center"/>
              <w:rPr>
                <w:del w:id="25" w:author="MCWILLIAMS Hayden [Narrogin Senior High School]" w:date="2020-05-20T09:37:00Z"/>
                <w:rFonts w:ascii="Arial" w:hAnsi="Arial" w:cs="Arial"/>
              </w:rPr>
            </w:pPr>
          </w:p>
          <w:p w:rsidR="000A1B48" w:rsidDel="00C24C79" w:rsidRDefault="000A1B48" w:rsidP="000A1B48">
            <w:pPr>
              <w:jc w:val="center"/>
              <w:rPr>
                <w:del w:id="26" w:author="MCWILLIAMS Hayden [Narrogin Senior High School]" w:date="2020-05-20T09:37:00Z"/>
                <w:rFonts w:ascii="Arial" w:hAnsi="Arial" w:cs="Arial"/>
              </w:rPr>
            </w:pPr>
          </w:p>
          <w:p w:rsidR="000A1B48" w:rsidDel="00C24C79" w:rsidRDefault="000A1B48" w:rsidP="000A1B48">
            <w:pPr>
              <w:jc w:val="center"/>
              <w:rPr>
                <w:del w:id="27" w:author="MCWILLIAMS Hayden [Narrogin Senior High School]" w:date="2020-05-20T09:37:00Z"/>
                <w:rFonts w:ascii="Arial" w:hAnsi="Arial" w:cs="Arial"/>
              </w:rPr>
            </w:pPr>
          </w:p>
          <w:p w:rsidR="000A1B48" w:rsidDel="00C24C79" w:rsidRDefault="000A1B48" w:rsidP="000A1B48">
            <w:pPr>
              <w:jc w:val="center"/>
              <w:rPr>
                <w:del w:id="28" w:author="MCWILLIAMS Hayden [Narrogin Senior High School]" w:date="2020-05-20T09:37:00Z"/>
                <w:rFonts w:ascii="Arial" w:hAnsi="Arial" w:cs="Arial"/>
              </w:rPr>
            </w:pPr>
          </w:p>
          <w:p w:rsidR="000A1B48" w:rsidRPr="00EA1536" w:rsidDel="00C24C79" w:rsidRDefault="000A1B48" w:rsidP="000A1B48">
            <w:pPr>
              <w:jc w:val="center"/>
              <w:rPr>
                <w:del w:id="29" w:author="MCWILLIAMS Hayden [Narrogin Senior High School]" w:date="2020-05-20T09:37:00Z"/>
                <w:rFonts w:ascii="Arial" w:hAnsi="Arial" w:cs="Arial"/>
              </w:rPr>
            </w:pPr>
            <w:del w:id="30" w:author="MCWILLIAMS Hayden [Narrogin Senior High School]" w:date="2020-05-20T09:37:00Z">
              <w:r w:rsidRPr="00EA1536" w:rsidDel="00C24C79">
                <w:rPr>
                  <w:rFonts w:ascii="Arial" w:hAnsi="Arial" w:cs="Arial"/>
                </w:rPr>
                <w:delText>Reading &amp; Viewing 5%</w:delText>
              </w:r>
            </w:del>
          </w:p>
          <w:p w:rsidR="000A1B48" w:rsidRPr="00EA1536" w:rsidDel="00C24C79" w:rsidRDefault="000A1B48" w:rsidP="000A1B48">
            <w:pPr>
              <w:jc w:val="center"/>
              <w:rPr>
                <w:del w:id="31" w:author="MCWILLIAMS Hayden [Narrogin Senior High School]" w:date="2020-05-20T09:37:00Z"/>
                <w:rFonts w:ascii="Arial" w:hAnsi="Arial" w:cs="Arial"/>
              </w:rPr>
            </w:pPr>
          </w:p>
          <w:p w:rsidR="000A1B48" w:rsidRPr="00EA1536" w:rsidDel="00C24C79" w:rsidRDefault="000A1B48" w:rsidP="000A1B48">
            <w:pPr>
              <w:jc w:val="center"/>
              <w:rPr>
                <w:del w:id="32" w:author="MCWILLIAMS Hayden [Narrogin Senior High School]" w:date="2020-05-20T09:37:00Z"/>
                <w:rFonts w:ascii="Arial" w:hAnsi="Arial" w:cs="Arial"/>
              </w:rPr>
            </w:pPr>
          </w:p>
          <w:p w:rsidR="000A1B48" w:rsidDel="00C24C79" w:rsidRDefault="000A1B48" w:rsidP="000A1B48">
            <w:pPr>
              <w:rPr>
                <w:del w:id="33" w:author="MCWILLIAMS Hayden [Narrogin Senior High School]" w:date="2020-05-20T09:37:00Z"/>
                <w:rFonts w:ascii="Arial" w:hAnsi="Arial" w:cs="Arial"/>
              </w:rPr>
            </w:pPr>
          </w:p>
          <w:p w:rsidR="000A1B48" w:rsidDel="00C24C79" w:rsidRDefault="000A1B48" w:rsidP="000A1B48">
            <w:pPr>
              <w:jc w:val="center"/>
              <w:rPr>
                <w:del w:id="34" w:author="MCWILLIAMS Hayden [Narrogin Senior High School]" w:date="2020-05-20T09:37:00Z"/>
                <w:rFonts w:ascii="Arial" w:hAnsi="Arial" w:cs="Arial"/>
              </w:rPr>
            </w:pPr>
          </w:p>
          <w:p w:rsidR="00643886" w:rsidDel="00C24C79" w:rsidRDefault="00643886" w:rsidP="000A1B48">
            <w:pPr>
              <w:jc w:val="center"/>
              <w:rPr>
                <w:del w:id="35" w:author="MCWILLIAMS Hayden [Narrogin Senior High School]" w:date="2020-05-20T09:37:00Z"/>
                <w:rFonts w:ascii="Arial" w:hAnsi="Arial" w:cs="Arial"/>
              </w:rPr>
            </w:pPr>
          </w:p>
          <w:p w:rsidR="000A1B48" w:rsidRPr="00EA1536" w:rsidDel="00C24C79" w:rsidRDefault="000A1B48" w:rsidP="000A1B48">
            <w:pPr>
              <w:jc w:val="center"/>
              <w:rPr>
                <w:del w:id="36" w:author="MCWILLIAMS Hayden [Narrogin Senior High School]" w:date="2020-05-20T09:37:00Z"/>
                <w:rFonts w:ascii="Arial" w:hAnsi="Arial" w:cs="Arial"/>
              </w:rPr>
            </w:pPr>
            <w:del w:id="37" w:author="MCWILLIAMS Hayden [Narrogin Senior High School]" w:date="2020-05-20T09:37:00Z">
              <w:r w:rsidRPr="00EA1536" w:rsidDel="00C24C79">
                <w:rPr>
                  <w:rFonts w:ascii="Arial" w:hAnsi="Arial" w:cs="Arial"/>
                </w:rPr>
                <w:delText>Writing</w:delText>
              </w:r>
            </w:del>
          </w:p>
          <w:p w:rsidR="000A1B48" w:rsidRPr="00EA1536" w:rsidRDefault="000A1B48" w:rsidP="000A1B48">
            <w:pPr>
              <w:jc w:val="center"/>
              <w:rPr>
                <w:rFonts w:ascii="Arial" w:hAnsi="Arial" w:cs="Arial"/>
              </w:rPr>
            </w:pPr>
            <w:del w:id="38" w:author="MCWILLIAMS Hayden [Narrogin Senior High School]" w:date="2020-05-20T09:37:00Z">
              <w:r w:rsidRPr="00EA1536" w:rsidDel="00C24C79">
                <w:rPr>
                  <w:rFonts w:ascii="Arial" w:hAnsi="Arial" w:cs="Arial"/>
                </w:rPr>
                <w:delText>2.5%</w:delText>
              </w:r>
            </w:del>
          </w:p>
        </w:tc>
        <w:tc>
          <w:tcPr>
            <w:tcW w:w="1142" w:type="dxa"/>
          </w:tcPr>
          <w:p w:rsidR="000A1B48" w:rsidDel="00C24C79" w:rsidRDefault="000A1B48" w:rsidP="000A1B48">
            <w:pPr>
              <w:rPr>
                <w:del w:id="39" w:author="MCWILLIAMS Hayden [Narrogin Senior High School]" w:date="2020-05-20T09:37:00Z"/>
                <w:rFonts w:ascii="Arial" w:hAnsi="Arial" w:cs="Arial"/>
              </w:rPr>
            </w:pPr>
          </w:p>
          <w:p w:rsidR="000A1B48" w:rsidDel="00C24C79" w:rsidRDefault="000A1B48" w:rsidP="000A1B48">
            <w:pPr>
              <w:rPr>
                <w:del w:id="40" w:author="MCWILLIAMS Hayden [Narrogin Senior High School]" w:date="2020-05-20T09:37:00Z"/>
                <w:rFonts w:ascii="Arial" w:hAnsi="Arial" w:cs="Arial"/>
              </w:rPr>
            </w:pPr>
          </w:p>
          <w:p w:rsidR="000A1B48" w:rsidRPr="00EA1536" w:rsidDel="00C24C79" w:rsidRDefault="000A1B48" w:rsidP="000A1B48">
            <w:pPr>
              <w:rPr>
                <w:del w:id="41" w:author="MCWILLIAMS Hayden [Narrogin Senior High School]" w:date="2020-05-20T09:37:00Z"/>
                <w:rFonts w:ascii="Arial" w:hAnsi="Arial" w:cs="Arial"/>
              </w:rPr>
            </w:pPr>
          </w:p>
          <w:p w:rsidR="000A1B48" w:rsidDel="00C24C79" w:rsidRDefault="000A1B48" w:rsidP="000A1B48">
            <w:pPr>
              <w:rPr>
                <w:del w:id="42" w:author="MCWILLIAMS Hayden [Narrogin Senior High School]" w:date="2020-05-20T09:37:00Z"/>
                <w:rFonts w:ascii="Arial" w:hAnsi="Arial" w:cs="Arial"/>
              </w:rPr>
            </w:pPr>
            <w:del w:id="43" w:author="MCWILLIAMS Hayden [Narrogin Senior High School]" w:date="2020-05-20T09:37:00Z">
              <w:r w:rsidRPr="00EA1536" w:rsidDel="00C24C79">
                <w:rPr>
                  <w:rFonts w:ascii="Arial" w:hAnsi="Arial" w:cs="Arial"/>
                </w:rPr>
                <w:delText xml:space="preserve">    </w:delText>
              </w:r>
            </w:del>
          </w:p>
          <w:p w:rsidR="000A1B48" w:rsidDel="00C24C79" w:rsidRDefault="000A1B48" w:rsidP="000A1B48">
            <w:pPr>
              <w:rPr>
                <w:del w:id="44" w:author="MCWILLIAMS Hayden [Narrogin Senior High School]" w:date="2020-05-20T09:37:00Z"/>
                <w:rFonts w:ascii="Arial" w:hAnsi="Arial" w:cs="Arial"/>
              </w:rPr>
            </w:pPr>
          </w:p>
          <w:p w:rsidR="000A1B48" w:rsidRPr="00EA1536" w:rsidDel="00C24C79" w:rsidRDefault="000A1B48" w:rsidP="000A1B48">
            <w:pPr>
              <w:rPr>
                <w:del w:id="45" w:author="MCWILLIAMS Hayden [Narrogin Senior High School]" w:date="2020-05-20T09:37:00Z"/>
                <w:rFonts w:ascii="Arial" w:hAnsi="Arial" w:cs="Arial"/>
              </w:rPr>
            </w:pPr>
            <w:del w:id="46" w:author="MCWILLIAMS Hayden [Narrogin Senior High School]" w:date="2020-05-20T09:37:00Z">
              <w:r w:rsidRPr="00EA1536" w:rsidDel="00C24C79">
                <w:rPr>
                  <w:rFonts w:ascii="Arial" w:hAnsi="Arial" w:cs="Arial"/>
                </w:rPr>
                <w:delText xml:space="preserve">  </w:delText>
              </w:r>
              <w:r w:rsidR="00C10517" w:rsidDel="00C24C79">
                <w:rPr>
                  <w:rFonts w:ascii="Arial" w:hAnsi="Arial" w:cs="Arial"/>
                </w:rPr>
                <w:delText xml:space="preserve">      </w:delText>
              </w:r>
              <w:r w:rsidRPr="00EA1536" w:rsidDel="00C24C79">
                <w:rPr>
                  <w:rFonts w:ascii="Arial" w:hAnsi="Arial" w:cs="Arial"/>
                </w:rPr>
                <w:delText>/100</w:delText>
              </w:r>
            </w:del>
          </w:p>
          <w:p w:rsidR="000A1B48" w:rsidRPr="00EA1536" w:rsidDel="00C24C79" w:rsidRDefault="000A1B48" w:rsidP="000A1B48">
            <w:pPr>
              <w:rPr>
                <w:del w:id="47" w:author="MCWILLIAMS Hayden [Narrogin Senior High School]" w:date="2020-05-20T09:37:00Z"/>
                <w:rFonts w:ascii="Arial" w:hAnsi="Arial" w:cs="Arial"/>
              </w:rPr>
            </w:pPr>
          </w:p>
          <w:p w:rsidR="000A1B48" w:rsidRPr="00EA1536" w:rsidDel="00C24C79" w:rsidRDefault="000A1B48" w:rsidP="000A1B48">
            <w:pPr>
              <w:rPr>
                <w:del w:id="48" w:author="MCWILLIAMS Hayden [Narrogin Senior High School]" w:date="2020-05-20T09:37:00Z"/>
                <w:rFonts w:ascii="Arial" w:hAnsi="Arial" w:cs="Arial"/>
              </w:rPr>
            </w:pPr>
          </w:p>
          <w:p w:rsidR="000A1B48" w:rsidRPr="00EA1536" w:rsidDel="00C24C79" w:rsidRDefault="000A1B48" w:rsidP="000A1B48">
            <w:pPr>
              <w:rPr>
                <w:del w:id="49" w:author="MCWILLIAMS Hayden [Narrogin Senior High School]" w:date="2020-05-20T09:37:00Z"/>
                <w:rFonts w:ascii="Arial" w:hAnsi="Arial" w:cs="Arial"/>
              </w:rPr>
            </w:pPr>
          </w:p>
          <w:p w:rsidR="000A1B48" w:rsidRPr="00EA1536" w:rsidDel="00C24C79" w:rsidRDefault="000A1B48" w:rsidP="000A1B48">
            <w:pPr>
              <w:rPr>
                <w:del w:id="50" w:author="MCWILLIAMS Hayden [Narrogin Senior High School]" w:date="2020-05-20T09:37:00Z"/>
                <w:rFonts w:ascii="Arial" w:hAnsi="Arial" w:cs="Arial"/>
              </w:rPr>
            </w:pPr>
          </w:p>
          <w:p w:rsidR="000A1B48" w:rsidDel="00C24C79" w:rsidRDefault="000A1B48" w:rsidP="000A1B48">
            <w:pPr>
              <w:rPr>
                <w:del w:id="51" w:author="MCWILLIAMS Hayden [Narrogin Senior High School]" w:date="2020-05-20T09:37:00Z"/>
                <w:rFonts w:ascii="Arial" w:hAnsi="Arial" w:cs="Arial"/>
              </w:rPr>
            </w:pPr>
          </w:p>
          <w:p w:rsidR="00643886" w:rsidDel="00C24C79" w:rsidRDefault="00643886" w:rsidP="000A1B48">
            <w:pPr>
              <w:rPr>
                <w:del w:id="52" w:author="MCWILLIAMS Hayden [Narrogin Senior High School]" w:date="2020-05-20T09:37:00Z"/>
                <w:rFonts w:ascii="Arial" w:hAnsi="Arial" w:cs="Arial"/>
              </w:rPr>
            </w:pPr>
          </w:p>
          <w:p w:rsidR="00643886" w:rsidDel="00C24C79" w:rsidRDefault="00643886" w:rsidP="000A1B48">
            <w:pPr>
              <w:rPr>
                <w:del w:id="53" w:author="MCWILLIAMS Hayden [Narrogin Senior High School]" w:date="2020-05-20T09:37:00Z"/>
                <w:rFonts w:ascii="Arial" w:hAnsi="Arial" w:cs="Arial"/>
              </w:rPr>
            </w:pPr>
          </w:p>
          <w:p w:rsidR="000A1B48" w:rsidRPr="00EA1536" w:rsidDel="00C24C79" w:rsidRDefault="000A1B48" w:rsidP="000A1B48">
            <w:pPr>
              <w:rPr>
                <w:del w:id="54" w:author="MCWILLIAMS Hayden [Narrogin Senior High School]" w:date="2020-05-20T09:37:00Z"/>
                <w:rFonts w:ascii="Arial" w:hAnsi="Arial" w:cs="Arial"/>
              </w:rPr>
            </w:pPr>
          </w:p>
          <w:p w:rsidR="000A1B48" w:rsidRPr="00EA1536" w:rsidDel="00C24C79" w:rsidRDefault="000A1B48" w:rsidP="000A1B48">
            <w:pPr>
              <w:rPr>
                <w:del w:id="55" w:author="MCWILLIAMS Hayden [Narrogin Senior High School]" w:date="2020-05-20T09:37:00Z"/>
                <w:rFonts w:ascii="Arial" w:hAnsi="Arial" w:cs="Arial"/>
              </w:rPr>
            </w:pPr>
            <w:del w:id="56" w:author="MCWILLIAMS Hayden [Narrogin Senior High School]" w:date="2020-05-20T09:37:00Z">
              <w:r w:rsidRPr="00EA1536" w:rsidDel="00C24C79">
                <w:rPr>
                  <w:rFonts w:ascii="Arial" w:hAnsi="Arial" w:cs="Arial"/>
                </w:rPr>
                <w:delText xml:space="preserve">     </w:delText>
              </w:r>
              <w:r w:rsidR="00C10517" w:rsidDel="00C24C79">
                <w:rPr>
                  <w:rFonts w:ascii="Arial" w:hAnsi="Arial" w:cs="Arial"/>
                </w:rPr>
                <w:delText xml:space="preserve">  </w:delText>
              </w:r>
              <w:r w:rsidRPr="00EA1536" w:rsidDel="00C24C79">
                <w:rPr>
                  <w:rFonts w:ascii="Arial" w:hAnsi="Arial" w:cs="Arial"/>
                </w:rPr>
                <w:delText xml:space="preserve"> /100</w:delText>
              </w:r>
            </w:del>
          </w:p>
          <w:p w:rsidR="000A1B48" w:rsidRPr="00EA1536" w:rsidRDefault="000A1B48" w:rsidP="000A1B48">
            <w:pPr>
              <w:rPr>
                <w:rFonts w:ascii="Arial" w:hAnsi="Arial" w:cs="Arial"/>
              </w:rPr>
            </w:pPr>
          </w:p>
        </w:tc>
        <w:tc>
          <w:tcPr>
            <w:tcW w:w="1284" w:type="dxa"/>
          </w:tcPr>
          <w:p w:rsidR="000A1B48" w:rsidRPr="00EA1536" w:rsidDel="00C24C79" w:rsidRDefault="000A1B48" w:rsidP="000A1B48">
            <w:pPr>
              <w:rPr>
                <w:del w:id="57" w:author="MCWILLIAMS Hayden [Narrogin Senior High School]" w:date="2020-05-20T09:37:00Z"/>
                <w:rFonts w:ascii="Arial" w:hAnsi="Arial" w:cs="Arial"/>
              </w:rPr>
            </w:pPr>
          </w:p>
          <w:p w:rsidR="000A1B48" w:rsidDel="00C24C79" w:rsidRDefault="000A1B48" w:rsidP="000A1B48">
            <w:pPr>
              <w:rPr>
                <w:del w:id="58" w:author="MCWILLIAMS Hayden [Narrogin Senior High School]" w:date="2020-05-20T09:37:00Z"/>
                <w:rFonts w:ascii="Arial" w:hAnsi="Arial" w:cs="Arial"/>
              </w:rPr>
            </w:pPr>
          </w:p>
          <w:p w:rsidR="000A1B48" w:rsidDel="00C24C79" w:rsidRDefault="000A1B48" w:rsidP="000A1B48">
            <w:pPr>
              <w:rPr>
                <w:del w:id="59" w:author="MCWILLIAMS Hayden [Narrogin Senior High School]" w:date="2020-05-20T09:37:00Z"/>
                <w:rFonts w:ascii="Arial" w:hAnsi="Arial" w:cs="Arial"/>
              </w:rPr>
            </w:pPr>
          </w:p>
          <w:p w:rsidR="000A1B48" w:rsidDel="00C24C79" w:rsidRDefault="000A1B48" w:rsidP="000A1B48">
            <w:pPr>
              <w:rPr>
                <w:del w:id="60" w:author="MCWILLIAMS Hayden [Narrogin Senior High School]" w:date="2020-05-20T09:37:00Z"/>
                <w:rFonts w:ascii="Arial" w:hAnsi="Arial" w:cs="Arial"/>
              </w:rPr>
            </w:pPr>
          </w:p>
          <w:p w:rsidR="000A1B48" w:rsidRPr="00EA1536" w:rsidDel="00C24C79" w:rsidRDefault="000A1B48" w:rsidP="000A1B48">
            <w:pPr>
              <w:rPr>
                <w:del w:id="61" w:author="MCWILLIAMS Hayden [Narrogin Senior High School]" w:date="2020-05-20T09:37:00Z"/>
                <w:rFonts w:ascii="Arial" w:hAnsi="Arial" w:cs="Arial"/>
              </w:rPr>
            </w:pPr>
          </w:p>
          <w:p w:rsidR="000A1B48" w:rsidRPr="00EA1536" w:rsidDel="00C24C79" w:rsidRDefault="000A1B48" w:rsidP="000A1B48">
            <w:pPr>
              <w:rPr>
                <w:del w:id="62" w:author="MCWILLIAMS Hayden [Narrogin Senior High School]" w:date="2020-05-20T09:37:00Z"/>
                <w:rFonts w:ascii="Arial" w:hAnsi="Arial" w:cs="Arial"/>
              </w:rPr>
            </w:pPr>
            <w:del w:id="63" w:author="MCWILLIAMS Hayden [Narrogin Senior High School]" w:date="2020-05-20T09:37:00Z">
              <w:r w:rsidRPr="00EA1536" w:rsidDel="00C24C79">
                <w:rPr>
                  <w:rFonts w:ascii="Arial" w:hAnsi="Arial" w:cs="Arial"/>
                </w:rPr>
                <w:delText xml:space="preserve">        /100</w:delText>
              </w:r>
            </w:del>
          </w:p>
          <w:p w:rsidR="000A1B48" w:rsidRPr="00EA1536" w:rsidDel="00C24C79" w:rsidRDefault="000A1B48" w:rsidP="000A1B48">
            <w:pPr>
              <w:rPr>
                <w:del w:id="64" w:author="MCWILLIAMS Hayden [Narrogin Senior High School]" w:date="2020-05-20T09:37:00Z"/>
                <w:rFonts w:ascii="Arial" w:hAnsi="Arial" w:cs="Arial"/>
              </w:rPr>
            </w:pPr>
          </w:p>
          <w:p w:rsidR="000A1B48" w:rsidRPr="00EA1536" w:rsidDel="00C24C79" w:rsidRDefault="000A1B48" w:rsidP="000A1B48">
            <w:pPr>
              <w:rPr>
                <w:del w:id="65" w:author="MCWILLIAMS Hayden [Narrogin Senior High School]" w:date="2020-05-20T09:37:00Z"/>
                <w:rFonts w:ascii="Arial" w:hAnsi="Arial" w:cs="Arial"/>
              </w:rPr>
            </w:pPr>
          </w:p>
          <w:p w:rsidR="000A1B48" w:rsidRPr="00EA1536" w:rsidDel="00C24C79" w:rsidRDefault="000A1B48" w:rsidP="000A1B48">
            <w:pPr>
              <w:rPr>
                <w:del w:id="66" w:author="MCWILLIAMS Hayden [Narrogin Senior High School]" w:date="2020-05-20T09:37:00Z"/>
                <w:rFonts w:ascii="Arial" w:hAnsi="Arial" w:cs="Arial"/>
              </w:rPr>
            </w:pPr>
          </w:p>
          <w:p w:rsidR="000A1B48" w:rsidRPr="00EA1536" w:rsidDel="00C24C79" w:rsidRDefault="000A1B48" w:rsidP="000A1B48">
            <w:pPr>
              <w:rPr>
                <w:del w:id="67" w:author="MCWILLIAMS Hayden [Narrogin Senior High School]" w:date="2020-05-20T09:37:00Z"/>
                <w:rFonts w:ascii="Arial" w:hAnsi="Arial" w:cs="Arial"/>
              </w:rPr>
            </w:pPr>
          </w:p>
          <w:p w:rsidR="000A1B48" w:rsidDel="00C24C79" w:rsidRDefault="000A1B48" w:rsidP="000A1B48">
            <w:pPr>
              <w:rPr>
                <w:del w:id="68" w:author="MCWILLIAMS Hayden [Narrogin Senior High School]" w:date="2020-05-20T09:37:00Z"/>
                <w:rFonts w:ascii="Arial" w:hAnsi="Arial" w:cs="Arial"/>
              </w:rPr>
            </w:pPr>
          </w:p>
          <w:p w:rsidR="00643886" w:rsidDel="00C24C79" w:rsidRDefault="00643886" w:rsidP="000A1B48">
            <w:pPr>
              <w:rPr>
                <w:del w:id="69" w:author="MCWILLIAMS Hayden [Narrogin Senior High School]" w:date="2020-05-20T09:37:00Z"/>
                <w:rFonts w:ascii="Arial" w:hAnsi="Arial" w:cs="Arial"/>
              </w:rPr>
            </w:pPr>
          </w:p>
          <w:p w:rsidR="00643886" w:rsidDel="00C24C79" w:rsidRDefault="00643886" w:rsidP="000A1B48">
            <w:pPr>
              <w:rPr>
                <w:del w:id="70" w:author="MCWILLIAMS Hayden [Narrogin Senior High School]" w:date="2020-05-20T09:37:00Z"/>
                <w:rFonts w:ascii="Arial" w:hAnsi="Arial" w:cs="Arial"/>
              </w:rPr>
            </w:pPr>
          </w:p>
          <w:p w:rsidR="000A1B48" w:rsidRPr="00EA1536" w:rsidDel="00C24C79" w:rsidRDefault="000A1B48" w:rsidP="000A1B48">
            <w:pPr>
              <w:rPr>
                <w:del w:id="71" w:author="MCWILLIAMS Hayden [Narrogin Senior High School]" w:date="2020-05-20T09:37:00Z"/>
                <w:rFonts w:ascii="Arial" w:hAnsi="Arial" w:cs="Arial"/>
              </w:rPr>
            </w:pPr>
          </w:p>
          <w:p w:rsidR="000A1B48" w:rsidRPr="00EA1536" w:rsidRDefault="000A1B48" w:rsidP="00C10517">
            <w:pPr>
              <w:rPr>
                <w:rFonts w:ascii="Arial" w:hAnsi="Arial" w:cs="Arial"/>
              </w:rPr>
            </w:pPr>
            <w:del w:id="72" w:author="MCWILLIAMS Hayden [Narrogin Senior High School]" w:date="2020-05-20T09:37:00Z">
              <w:r w:rsidRPr="00EA1536" w:rsidDel="00C24C79">
                <w:rPr>
                  <w:rFonts w:ascii="Arial" w:hAnsi="Arial" w:cs="Arial"/>
                </w:rPr>
                <w:delText xml:space="preserve">       </w:delText>
              </w:r>
              <w:r w:rsidR="00C10517" w:rsidDel="00C24C79">
                <w:rPr>
                  <w:rFonts w:ascii="Arial" w:hAnsi="Arial" w:cs="Arial"/>
                </w:rPr>
                <w:delText xml:space="preserve"> </w:delText>
              </w:r>
              <w:r w:rsidRPr="00EA1536" w:rsidDel="00C24C79">
                <w:rPr>
                  <w:rFonts w:ascii="Arial" w:hAnsi="Arial" w:cs="Arial"/>
                </w:rPr>
                <w:delText>/100</w:delText>
              </w:r>
            </w:del>
          </w:p>
        </w:tc>
        <w:tc>
          <w:tcPr>
            <w:tcW w:w="1719" w:type="dxa"/>
          </w:tcPr>
          <w:p w:rsidR="000A1B48" w:rsidRPr="00EA1536" w:rsidRDefault="000A1B48" w:rsidP="000A1B48">
            <w:pPr>
              <w:rPr>
                <w:rFonts w:ascii="Arial" w:hAnsi="Arial" w:cs="Arial"/>
              </w:rPr>
            </w:pPr>
          </w:p>
        </w:tc>
      </w:tr>
      <w:tr w:rsidR="000A1B48" w:rsidRPr="00EA1536" w:rsidTr="00EF5A30">
        <w:tc>
          <w:tcPr>
            <w:tcW w:w="1331" w:type="dxa"/>
          </w:tcPr>
          <w:p w:rsidR="000A1B48" w:rsidRPr="00EA1536" w:rsidDel="00C24C79" w:rsidRDefault="000A1B48" w:rsidP="000A1B48">
            <w:pPr>
              <w:spacing w:before="120"/>
              <w:jc w:val="center"/>
              <w:rPr>
                <w:del w:id="73" w:author="MCWILLIAMS Hayden [Narrogin Senior High School]" w:date="2020-05-20T09:37:00Z"/>
                <w:rFonts w:ascii="Arial" w:hAnsi="Arial" w:cs="Arial"/>
                <w:b/>
              </w:rPr>
            </w:pPr>
            <w:del w:id="74" w:author="MCWILLIAMS Hayden [Narrogin Senior High School]" w:date="2020-05-20T09:37:00Z">
              <w:r w:rsidRPr="00EA1536" w:rsidDel="00C24C79">
                <w:rPr>
                  <w:rFonts w:ascii="Arial" w:hAnsi="Arial" w:cs="Arial"/>
                  <w:b/>
                </w:rPr>
                <w:delText>Week</w:delText>
              </w:r>
            </w:del>
          </w:p>
          <w:p w:rsidR="000A1B48" w:rsidDel="00C24C79" w:rsidRDefault="000A1B48" w:rsidP="000A1B48">
            <w:pPr>
              <w:jc w:val="center"/>
              <w:rPr>
                <w:del w:id="75" w:author="MCWILLIAMS Hayden [Narrogin Senior High School]" w:date="2020-05-20T09:37:00Z"/>
                <w:rFonts w:ascii="Arial" w:hAnsi="Arial" w:cs="Arial"/>
                <w:b/>
              </w:rPr>
            </w:pPr>
            <w:del w:id="76" w:author="MCWILLIAMS Hayden [Narrogin Senior High School]" w:date="2020-05-20T09:37:00Z">
              <w:r w:rsidRPr="00EA1536" w:rsidDel="00C24C79">
                <w:rPr>
                  <w:rFonts w:ascii="Arial" w:hAnsi="Arial" w:cs="Arial"/>
                  <w:b/>
                </w:rPr>
                <w:delText>8</w:delText>
              </w:r>
            </w:del>
          </w:p>
          <w:p w:rsidR="004408C9" w:rsidDel="00C24C79" w:rsidRDefault="004408C9" w:rsidP="000A1B48">
            <w:pPr>
              <w:jc w:val="center"/>
              <w:rPr>
                <w:del w:id="77" w:author="MCWILLIAMS Hayden [Narrogin Senior High School]" w:date="2020-05-20T09:37:00Z"/>
                <w:rFonts w:ascii="Arial" w:hAnsi="Arial" w:cs="Arial"/>
                <w:b/>
              </w:rPr>
            </w:pPr>
          </w:p>
          <w:p w:rsidR="004408C9" w:rsidDel="00C24C79" w:rsidRDefault="004408C9" w:rsidP="000A1B48">
            <w:pPr>
              <w:jc w:val="center"/>
              <w:rPr>
                <w:del w:id="78" w:author="MCWILLIAMS Hayden [Narrogin Senior High School]" w:date="2020-05-20T09:37:00Z"/>
                <w:rFonts w:ascii="Arial" w:hAnsi="Arial" w:cs="Arial"/>
                <w:b/>
              </w:rPr>
            </w:pPr>
          </w:p>
          <w:p w:rsidR="004408C9" w:rsidDel="00C24C79" w:rsidRDefault="004408C9" w:rsidP="000A1B48">
            <w:pPr>
              <w:jc w:val="center"/>
              <w:rPr>
                <w:del w:id="79" w:author="MCWILLIAMS Hayden [Narrogin Senior High School]" w:date="2020-05-20T09:37:00Z"/>
                <w:rFonts w:ascii="Arial" w:hAnsi="Arial" w:cs="Arial"/>
                <w:b/>
              </w:rPr>
            </w:pPr>
          </w:p>
          <w:p w:rsidR="004408C9" w:rsidRPr="00EA1536" w:rsidRDefault="004408C9" w:rsidP="000A1B48">
            <w:pPr>
              <w:jc w:val="center"/>
              <w:rPr>
                <w:rFonts w:ascii="Arial" w:hAnsi="Arial" w:cs="Arial"/>
              </w:rPr>
            </w:pPr>
            <w:del w:id="80" w:author="MCWILLIAMS Hayden [Narrogin Senior High School]" w:date="2020-05-20T09:37:00Z">
              <w:r w:rsidRPr="00EA1536" w:rsidDel="00C24C79">
                <w:rPr>
                  <w:rFonts w:ascii="Arial" w:eastAsiaTheme="minorHAnsi" w:hAnsi="Arial" w:cs="Arial"/>
                  <w:b/>
                </w:rPr>
                <w:delText>Due: Week 8</w:delText>
              </w:r>
            </w:del>
          </w:p>
        </w:tc>
        <w:tc>
          <w:tcPr>
            <w:tcW w:w="3578" w:type="dxa"/>
          </w:tcPr>
          <w:p w:rsidR="000A1B48" w:rsidRPr="00EA1536" w:rsidDel="00C24C79" w:rsidRDefault="000A1B48" w:rsidP="000A1B48">
            <w:pPr>
              <w:spacing w:before="120"/>
              <w:rPr>
                <w:del w:id="81" w:author="MCWILLIAMS Hayden [Narrogin Senior High School]" w:date="2020-05-20T09:37:00Z"/>
                <w:rFonts w:ascii="Arial" w:hAnsi="Arial" w:cs="Arial"/>
                <w:b/>
              </w:rPr>
            </w:pPr>
            <w:del w:id="82" w:author="MCWILLIAMS Hayden [Narrogin Senior High School]" w:date="2020-05-20T09:37:00Z">
              <w:r w:rsidRPr="00EA1536" w:rsidDel="00C24C79">
                <w:rPr>
                  <w:rFonts w:ascii="Arial" w:hAnsi="Arial" w:cs="Arial"/>
                  <w:b/>
                </w:rPr>
                <w:delText>Task 4: Essay on Australian Identity – in-class</w:delText>
              </w:r>
            </w:del>
          </w:p>
          <w:p w:rsidR="000A1B48" w:rsidRPr="00EA1536" w:rsidDel="00C24C79" w:rsidRDefault="000A1B48" w:rsidP="000A1B48">
            <w:pPr>
              <w:spacing w:line="259" w:lineRule="auto"/>
              <w:rPr>
                <w:del w:id="83" w:author="MCWILLIAMS Hayden [Narrogin Senior High School]" w:date="2020-05-20T09:37:00Z"/>
                <w:rFonts w:ascii="Arial" w:eastAsiaTheme="minorHAnsi" w:hAnsi="Arial" w:cs="Arial"/>
              </w:rPr>
            </w:pPr>
            <w:del w:id="84" w:author="MCWILLIAMS Hayden [Narrogin Senior High School]" w:date="2020-05-20T09:37:00Z">
              <w:r w:rsidRPr="00A7144C" w:rsidDel="00C24C79">
                <w:rPr>
                  <w:rFonts w:ascii="Arial" w:eastAsiaTheme="minorHAnsi" w:hAnsi="Arial" w:cs="Arial"/>
                </w:rPr>
                <w:delText>Write an essay in response to the topic below. Identify three values that you believe prevail in Australian culture. Discuss their significance in our society using cultural and/or historical examples.</w:delText>
              </w:r>
            </w:del>
          </w:p>
          <w:p w:rsidR="000A1B48" w:rsidRPr="00EA1536" w:rsidRDefault="000A1B48" w:rsidP="000A1B48">
            <w:pPr>
              <w:spacing w:after="120" w:line="259" w:lineRule="auto"/>
              <w:rPr>
                <w:rFonts w:ascii="Arial" w:hAnsi="Arial" w:cs="Arial"/>
                <w:b/>
              </w:rPr>
            </w:pPr>
          </w:p>
        </w:tc>
        <w:tc>
          <w:tcPr>
            <w:tcW w:w="1402" w:type="dxa"/>
          </w:tcPr>
          <w:p w:rsidR="000A1B48" w:rsidDel="00C24C79" w:rsidRDefault="000A1B48" w:rsidP="000A1B48">
            <w:pPr>
              <w:spacing w:before="120"/>
              <w:jc w:val="center"/>
              <w:rPr>
                <w:del w:id="85" w:author="MCWILLIAMS Hayden [Narrogin Senior High School]" w:date="2020-05-20T09:37:00Z"/>
                <w:rFonts w:ascii="Arial" w:hAnsi="Arial" w:cs="Arial"/>
              </w:rPr>
            </w:pPr>
          </w:p>
          <w:p w:rsidR="000A1B48" w:rsidDel="00C24C79" w:rsidRDefault="000A1B48" w:rsidP="000A1B48">
            <w:pPr>
              <w:spacing w:before="120"/>
              <w:jc w:val="center"/>
              <w:rPr>
                <w:del w:id="86" w:author="MCWILLIAMS Hayden [Narrogin Senior High School]" w:date="2020-05-20T09:37:00Z"/>
                <w:rFonts w:ascii="Arial" w:hAnsi="Arial" w:cs="Arial"/>
              </w:rPr>
            </w:pPr>
          </w:p>
          <w:p w:rsidR="000A1B48" w:rsidRPr="00EA1536" w:rsidDel="00C24C79" w:rsidRDefault="000A1B48" w:rsidP="000A1B48">
            <w:pPr>
              <w:spacing w:before="120"/>
              <w:jc w:val="center"/>
              <w:rPr>
                <w:del w:id="87" w:author="MCWILLIAMS Hayden [Narrogin Senior High School]" w:date="2020-05-20T09:37:00Z"/>
                <w:rFonts w:ascii="Arial" w:hAnsi="Arial" w:cs="Arial"/>
              </w:rPr>
            </w:pPr>
            <w:del w:id="88" w:author="MCWILLIAMS Hayden [Narrogin Senior High School]" w:date="2020-05-20T09:37:00Z">
              <w:r w:rsidRPr="00EA1536" w:rsidDel="00C24C79">
                <w:rPr>
                  <w:rFonts w:ascii="Arial" w:hAnsi="Arial" w:cs="Arial"/>
                </w:rPr>
                <w:delText>Writing</w:delText>
              </w:r>
            </w:del>
          </w:p>
          <w:p w:rsidR="000A1B48" w:rsidRPr="00EA1536" w:rsidRDefault="000A1B48" w:rsidP="000A1B48">
            <w:pPr>
              <w:jc w:val="center"/>
              <w:rPr>
                <w:rFonts w:ascii="Arial" w:hAnsi="Arial" w:cs="Arial"/>
              </w:rPr>
            </w:pPr>
            <w:del w:id="89" w:author="MCWILLIAMS Hayden [Narrogin Senior High School]" w:date="2020-05-20T09:37:00Z">
              <w:r w:rsidRPr="00EA1536" w:rsidDel="00C24C79">
                <w:rPr>
                  <w:rFonts w:ascii="Arial" w:hAnsi="Arial" w:cs="Arial"/>
                </w:rPr>
                <w:delText>2.5%</w:delText>
              </w:r>
            </w:del>
          </w:p>
        </w:tc>
        <w:tc>
          <w:tcPr>
            <w:tcW w:w="1142" w:type="dxa"/>
          </w:tcPr>
          <w:p w:rsidR="000A1B48" w:rsidDel="00C24C79" w:rsidRDefault="000A1B48" w:rsidP="000A1B48">
            <w:pPr>
              <w:spacing w:before="120"/>
              <w:rPr>
                <w:del w:id="90" w:author="MCWILLIAMS Hayden [Narrogin Senior High School]" w:date="2020-05-20T09:37:00Z"/>
                <w:rFonts w:ascii="Arial" w:hAnsi="Arial" w:cs="Arial"/>
              </w:rPr>
            </w:pPr>
          </w:p>
          <w:p w:rsidR="000A1B48" w:rsidRPr="00EA1536" w:rsidDel="00C24C79" w:rsidRDefault="000A1B48" w:rsidP="000A1B48">
            <w:pPr>
              <w:spacing w:before="120"/>
              <w:rPr>
                <w:del w:id="91" w:author="MCWILLIAMS Hayden [Narrogin Senior High School]" w:date="2020-05-20T09:37:00Z"/>
                <w:rFonts w:ascii="Arial" w:hAnsi="Arial" w:cs="Arial"/>
              </w:rPr>
            </w:pPr>
          </w:p>
          <w:p w:rsidR="00C10517" w:rsidDel="00C24C79" w:rsidRDefault="000A1B48" w:rsidP="000A1B48">
            <w:pPr>
              <w:rPr>
                <w:del w:id="92" w:author="MCWILLIAMS Hayden [Narrogin Senior High School]" w:date="2020-05-20T09:37:00Z"/>
                <w:rFonts w:ascii="Arial" w:hAnsi="Arial" w:cs="Arial"/>
              </w:rPr>
            </w:pPr>
            <w:del w:id="93" w:author="MCWILLIAMS Hayden [Narrogin Senior High School]" w:date="2020-05-20T09:37:00Z">
              <w:r w:rsidRPr="00EA1536" w:rsidDel="00C24C79">
                <w:rPr>
                  <w:rFonts w:ascii="Arial" w:hAnsi="Arial" w:cs="Arial"/>
                </w:rPr>
                <w:delText xml:space="preserve">        </w:delText>
              </w:r>
            </w:del>
          </w:p>
          <w:p w:rsidR="000A1B48" w:rsidRPr="00EA1536" w:rsidRDefault="00C10517" w:rsidP="000A1B48">
            <w:pPr>
              <w:rPr>
                <w:rFonts w:ascii="Arial" w:hAnsi="Arial" w:cs="Arial"/>
              </w:rPr>
            </w:pPr>
            <w:del w:id="94" w:author="MCWILLIAMS Hayden [Narrogin Senior High School]" w:date="2020-05-20T09:37:00Z">
              <w:r w:rsidDel="00C24C79">
                <w:rPr>
                  <w:rFonts w:ascii="Arial" w:hAnsi="Arial" w:cs="Arial"/>
                </w:rPr>
                <w:delText xml:space="preserve">        </w:delText>
              </w:r>
              <w:r w:rsidR="000A1B48" w:rsidRPr="00EA1536" w:rsidDel="00C24C79">
                <w:rPr>
                  <w:rFonts w:ascii="Arial" w:hAnsi="Arial" w:cs="Arial"/>
                </w:rPr>
                <w:delText>/100</w:delText>
              </w:r>
            </w:del>
          </w:p>
        </w:tc>
        <w:tc>
          <w:tcPr>
            <w:tcW w:w="1284" w:type="dxa"/>
          </w:tcPr>
          <w:p w:rsidR="000A1B48" w:rsidDel="00C24C79" w:rsidRDefault="000A1B48" w:rsidP="000A1B48">
            <w:pPr>
              <w:spacing w:before="120"/>
              <w:rPr>
                <w:del w:id="95" w:author="MCWILLIAMS Hayden [Narrogin Senior High School]" w:date="2020-05-20T09:37:00Z"/>
                <w:rFonts w:ascii="Arial" w:hAnsi="Arial" w:cs="Arial"/>
              </w:rPr>
            </w:pPr>
          </w:p>
          <w:p w:rsidR="000A1B48" w:rsidRPr="00EA1536" w:rsidDel="00C24C79" w:rsidRDefault="000A1B48" w:rsidP="000A1B48">
            <w:pPr>
              <w:spacing w:before="120"/>
              <w:rPr>
                <w:del w:id="96" w:author="MCWILLIAMS Hayden [Narrogin Senior High School]" w:date="2020-05-20T09:37:00Z"/>
                <w:rFonts w:ascii="Arial" w:hAnsi="Arial" w:cs="Arial"/>
              </w:rPr>
            </w:pPr>
          </w:p>
          <w:p w:rsidR="000A1B48" w:rsidRPr="00EA1536" w:rsidDel="00C24C79" w:rsidRDefault="000A1B48" w:rsidP="000A1B48">
            <w:pPr>
              <w:rPr>
                <w:del w:id="97" w:author="MCWILLIAMS Hayden [Narrogin Senior High School]" w:date="2020-05-20T09:37:00Z"/>
                <w:rFonts w:ascii="Arial" w:hAnsi="Arial" w:cs="Arial"/>
              </w:rPr>
            </w:pPr>
          </w:p>
          <w:p w:rsidR="000A1B48" w:rsidRPr="00EA1536" w:rsidRDefault="000A1B48" w:rsidP="000A1B48">
            <w:pPr>
              <w:rPr>
                <w:rFonts w:ascii="Arial" w:hAnsi="Arial" w:cs="Arial"/>
              </w:rPr>
            </w:pPr>
            <w:del w:id="98" w:author="MCWILLIAMS Hayden [Narrogin Senior High School]" w:date="2020-05-20T09:37:00Z">
              <w:r w:rsidRPr="00EA1536" w:rsidDel="00C24C79">
                <w:rPr>
                  <w:rFonts w:ascii="Arial" w:hAnsi="Arial" w:cs="Arial"/>
                </w:rPr>
                <w:delText xml:space="preserve">        /100</w:delText>
              </w:r>
            </w:del>
          </w:p>
        </w:tc>
        <w:tc>
          <w:tcPr>
            <w:tcW w:w="1719" w:type="dxa"/>
          </w:tcPr>
          <w:p w:rsidR="000A1B48" w:rsidRPr="00EA1536" w:rsidRDefault="000A1B48" w:rsidP="000A1B48">
            <w:pPr>
              <w:rPr>
                <w:rFonts w:ascii="Arial" w:hAnsi="Arial" w:cs="Arial"/>
              </w:rPr>
            </w:pPr>
          </w:p>
        </w:tc>
      </w:tr>
    </w:tbl>
    <w:p w:rsidR="00EA1536" w:rsidRPr="00EA1536" w:rsidRDefault="00EA1536" w:rsidP="00EA1536">
      <w:pPr>
        <w:jc w:val="center"/>
        <w:rPr>
          <w:rFonts w:ascii="Arial" w:hAnsi="Arial" w:cs="Arial"/>
          <w:b/>
          <w:sz w:val="20"/>
          <w:szCs w:val="20"/>
        </w:rPr>
      </w:pPr>
    </w:p>
    <w:p w:rsidR="00EA1536" w:rsidRPr="00EA1536" w:rsidRDefault="00EA1536" w:rsidP="00EA1536">
      <w:pPr>
        <w:rPr>
          <w:rFonts w:ascii="Arial" w:hAnsi="Arial" w:cs="Arial"/>
          <w:b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4"/>
        <w:gridCol w:w="3484"/>
        <w:gridCol w:w="1399"/>
        <w:gridCol w:w="1284"/>
        <w:gridCol w:w="1284"/>
        <w:gridCol w:w="1711"/>
      </w:tblGrid>
      <w:tr w:rsidR="00EA1536" w:rsidRPr="00EA1536" w:rsidTr="000A1B48">
        <w:tc>
          <w:tcPr>
            <w:tcW w:w="1294" w:type="dxa"/>
            <w:shd w:val="clear" w:color="auto" w:fill="D9D9D9" w:themeFill="background1" w:themeFillShade="D9"/>
          </w:tcPr>
          <w:p w:rsidR="00EA1536" w:rsidRPr="00EA1536" w:rsidRDefault="00EA1536" w:rsidP="00EF5A30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 xml:space="preserve">Term </w:t>
            </w:r>
            <w:r w:rsidR="00EF5A30">
              <w:rPr>
                <w:rFonts w:ascii="Arial" w:hAnsi="Arial" w:cs="Arial"/>
                <w:b/>
              </w:rPr>
              <w:t>One</w:t>
            </w:r>
          </w:p>
        </w:tc>
        <w:tc>
          <w:tcPr>
            <w:tcW w:w="3484" w:type="dxa"/>
            <w:shd w:val="clear" w:color="auto" w:fill="D9D9D9" w:themeFill="background1" w:themeFillShade="D9"/>
          </w:tcPr>
          <w:p w:rsidR="00EA1536" w:rsidRPr="00EA1536" w:rsidRDefault="00EA1536" w:rsidP="00EA1536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Assessments</w:t>
            </w:r>
          </w:p>
        </w:tc>
        <w:tc>
          <w:tcPr>
            <w:tcW w:w="1399" w:type="dxa"/>
            <w:shd w:val="clear" w:color="auto" w:fill="D9D9D9" w:themeFill="background1" w:themeFillShade="D9"/>
          </w:tcPr>
          <w:p w:rsidR="00EA1536" w:rsidRPr="00EA1536" w:rsidRDefault="00EA1536" w:rsidP="00EA1536">
            <w:pPr>
              <w:spacing w:before="120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Weighting</w:t>
            </w:r>
          </w:p>
        </w:tc>
        <w:tc>
          <w:tcPr>
            <w:tcW w:w="1284" w:type="dxa"/>
            <w:shd w:val="clear" w:color="auto" w:fill="D9D9D9" w:themeFill="background1" w:themeFillShade="D9"/>
          </w:tcPr>
          <w:p w:rsidR="000A1B48" w:rsidRPr="00EA1536" w:rsidRDefault="000A1B48" w:rsidP="000A1B48">
            <w:pPr>
              <w:spacing w:before="120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 xml:space="preserve">Mark </w:t>
            </w:r>
          </w:p>
          <w:p w:rsidR="00EA1536" w:rsidRPr="00EA1536" w:rsidRDefault="000A1B48" w:rsidP="000A1B48">
            <w:pPr>
              <w:spacing w:before="120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Achieved</w:t>
            </w:r>
          </w:p>
        </w:tc>
        <w:tc>
          <w:tcPr>
            <w:tcW w:w="1284" w:type="dxa"/>
            <w:shd w:val="clear" w:color="auto" w:fill="D9D9D9" w:themeFill="background1" w:themeFillShade="D9"/>
          </w:tcPr>
          <w:p w:rsidR="00EA1536" w:rsidRPr="00EA1536" w:rsidRDefault="000A1B48" w:rsidP="00EA153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Mark I aim to achieve</w:t>
            </w:r>
          </w:p>
        </w:tc>
        <w:tc>
          <w:tcPr>
            <w:tcW w:w="1711" w:type="dxa"/>
            <w:shd w:val="clear" w:color="auto" w:fill="D9D9D9" w:themeFill="background1" w:themeFillShade="D9"/>
          </w:tcPr>
          <w:p w:rsidR="00EA1536" w:rsidRPr="00EA1536" w:rsidRDefault="000A1B48" w:rsidP="00045997">
            <w:pPr>
              <w:spacing w:before="120" w:after="12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One goal </w:t>
            </w:r>
            <w:r w:rsidR="00EF5A30">
              <w:rPr>
                <w:rFonts w:ascii="Arial" w:hAnsi="Arial" w:cs="Arial"/>
                <w:b/>
              </w:rPr>
              <w:t>f</w:t>
            </w:r>
            <w:r w:rsidR="00EA1536" w:rsidRPr="00EA1536">
              <w:rPr>
                <w:rFonts w:ascii="Arial" w:hAnsi="Arial" w:cs="Arial"/>
                <w:b/>
              </w:rPr>
              <w:t>or next Assessment</w:t>
            </w:r>
          </w:p>
        </w:tc>
      </w:tr>
      <w:tr w:rsidR="00EF5A30" w:rsidRPr="00EA1536" w:rsidTr="000A1B48">
        <w:tc>
          <w:tcPr>
            <w:tcW w:w="1294" w:type="dxa"/>
          </w:tcPr>
          <w:p w:rsidR="00EF5A30" w:rsidRPr="00EA1536" w:rsidRDefault="00EF5A30" w:rsidP="00EF5A30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Weeks</w:t>
            </w:r>
          </w:p>
          <w:p w:rsidR="00EF5A30" w:rsidRPr="00EA1536" w:rsidRDefault="00EF5A30" w:rsidP="00EF5A30">
            <w:pPr>
              <w:jc w:val="center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9-10</w:t>
            </w:r>
          </w:p>
        </w:tc>
        <w:tc>
          <w:tcPr>
            <w:tcW w:w="3484" w:type="dxa"/>
          </w:tcPr>
          <w:p w:rsidR="00EF5A30" w:rsidRPr="00EA1536" w:rsidDel="00C24C79" w:rsidRDefault="00EF5A30" w:rsidP="00EF5A30">
            <w:pPr>
              <w:spacing w:before="120"/>
              <w:rPr>
                <w:del w:id="99" w:author="MCWILLIAMS Hayden [Narrogin Senior High School]" w:date="2020-05-20T09:37:00Z"/>
                <w:rFonts w:ascii="Arial" w:hAnsi="Arial" w:cs="Arial"/>
                <w:b/>
              </w:rPr>
            </w:pPr>
            <w:del w:id="100" w:author="MCWILLIAMS Hayden [Narrogin Senior High School]" w:date="2020-05-20T09:37:00Z">
              <w:r w:rsidRPr="00EA1536" w:rsidDel="00C24C79">
                <w:rPr>
                  <w:rFonts w:ascii="Arial" w:hAnsi="Arial" w:cs="Arial"/>
                  <w:b/>
                </w:rPr>
                <w:delText xml:space="preserve">Task </w:delText>
              </w:r>
              <w:r w:rsidR="00723F0B" w:rsidDel="00C24C79">
                <w:rPr>
                  <w:rFonts w:ascii="Arial" w:hAnsi="Arial" w:cs="Arial"/>
                  <w:b/>
                </w:rPr>
                <w:delText>5</w:delText>
              </w:r>
              <w:r w:rsidRPr="00EA1536" w:rsidDel="00C24C79">
                <w:rPr>
                  <w:rFonts w:ascii="Arial" w:hAnsi="Arial" w:cs="Arial"/>
                  <w:b/>
                </w:rPr>
                <w:delText>: Comprehension questions on the play - in-class</w:delText>
              </w:r>
            </w:del>
          </w:p>
          <w:p w:rsidR="00EF5A30" w:rsidRPr="00EA1536" w:rsidDel="00C24C79" w:rsidRDefault="00EF5A30" w:rsidP="00EF5A30">
            <w:pPr>
              <w:rPr>
                <w:del w:id="101" w:author="MCWILLIAMS Hayden [Narrogin Senior High School]" w:date="2020-05-20T09:37:00Z"/>
                <w:rFonts w:ascii="Arial" w:hAnsi="Arial" w:cs="Arial"/>
              </w:rPr>
            </w:pPr>
            <w:del w:id="102" w:author="MCWILLIAMS Hayden [Narrogin Senior High School]" w:date="2020-05-20T09:37:00Z">
              <w:r w:rsidRPr="00EA1536" w:rsidDel="00C24C79">
                <w:rPr>
                  <w:rFonts w:ascii="Arial" w:hAnsi="Arial" w:cs="Arial"/>
                </w:rPr>
                <w:delText>Questions completed in-class under test conditions.</w:delText>
              </w:r>
            </w:del>
          </w:p>
          <w:p w:rsidR="00EF5A30" w:rsidRPr="00EA1536" w:rsidRDefault="00EF5A30" w:rsidP="00EF5A30">
            <w:pPr>
              <w:spacing w:after="120"/>
              <w:rPr>
                <w:rFonts w:ascii="Arial" w:hAnsi="Arial" w:cs="Arial"/>
                <w:b/>
              </w:rPr>
            </w:pPr>
            <w:del w:id="103" w:author="MCWILLIAMS Hayden [Narrogin Senior High School]" w:date="2020-05-20T09:37:00Z">
              <w:r w:rsidRPr="00EA1536" w:rsidDel="00C24C79">
                <w:rPr>
                  <w:rFonts w:ascii="Arial" w:hAnsi="Arial" w:cs="Arial"/>
                  <w:b/>
                </w:rPr>
                <w:delText>Due: Week 10</w:delText>
              </w:r>
            </w:del>
          </w:p>
        </w:tc>
        <w:tc>
          <w:tcPr>
            <w:tcW w:w="1399" w:type="dxa"/>
          </w:tcPr>
          <w:p w:rsidR="000A1B48" w:rsidDel="00C24C79" w:rsidRDefault="000A1B48" w:rsidP="00EF5A30">
            <w:pPr>
              <w:spacing w:before="120"/>
              <w:jc w:val="center"/>
              <w:rPr>
                <w:del w:id="104" w:author="MCWILLIAMS Hayden [Narrogin Senior High School]" w:date="2020-05-20T09:39:00Z"/>
                <w:rFonts w:ascii="Arial" w:hAnsi="Arial" w:cs="Arial"/>
              </w:rPr>
            </w:pPr>
          </w:p>
          <w:p w:rsidR="00EF5A30" w:rsidRPr="00EA1536" w:rsidDel="00C24C79" w:rsidRDefault="00EF5A30" w:rsidP="00EF5A30">
            <w:pPr>
              <w:spacing w:before="120"/>
              <w:jc w:val="center"/>
              <w:rPr>
                <w:del w:id="105" w:author="MCWILLIAMS Hayden [Narrogin Senior High School]" w:date="2020-05-20T09:39:00Z"/>
                <w:rFonts w:ascii="Arial" w:hAnsi="Arial" w:cs="Arial"/>
              </w:rPr>
            </w:pPr>
            <w:del w:id="106" w:author="MCWILLIAMS Hayden [Narrogin Senior High School]" w:date="2020-05-20T09:39:00Z">
              <w:r w:rsidRPr="00EA1536" w:rsidDel="00C24C79">
                <w:rPr>
                  <w:rFonts w:ascii="Arial" w:hAnsi="Arial" w:cs="Arial"/>
                </w:rPr>
                <w:delText>Reading &amp; Viewing</w:delText>
              </w:r>
            </w:del>
          </w:p>
          <w:p w:rsidR="00EF5A30" w:rsidRPr="00EA1536" w:rsidRDefault="00EF5A30" w:rsidP="00EF5A30">
            <w:pPr>
              <w:jc w:val="center"/>
              <w:rPr>
                <w:rFonts w:ascii="Arial" w:hAnsi="Arial" w:cs="Arial"/>
              </w:rPr>
            </w:pPr>
            <w:del w:id="107" w:author="MCWILLIAMS Hayden [Narrogin Senior High School]" w:date="2020-05-20T09:39:00Z">
              <w:r w:rsidRPr="00EA1536" w:rsidDel="00C24C79">
                <w:rPr>
                  <w:rFonts w:ascii="Arial" w:hAnsi="Arial" w:cs="Arial"/>
                </w:rPr>
                <w:delText>5%</w:delText>
              </w:r>
            </w:del>
          </w:p>
        </w:tc>
        <w:tc>
          <w:tcPr>
            <w:tcW w:w="1284" w:type="dxa"/>
          </w:tcPr>
          <w:p w:rsidR="00EF5A30" w:rsidRPr="00EA1536" w:rsidDel="00C24C79" w:rsidRDefault="00EF5A30" w:rsidP="00EF5A30">
            <w:pPr>
              <w:spacing w:before="120"/>
              <w:rPr>
                <w:del w:id="108" w:author="MCWILLIAMS Hayden [Narrogin Senior High School]" w:date="2020-05-20T09:39:00Z"/>
                <w:rFonts w:ascii="Arial" w:hAnsi="Arial" w:cs="Arial"/>
              </w:rPr>
            </w:pPr>
          </w:p>
          <w:p w:rsidR="006B6620" w:rsidDel="00C24C79" w:rsidRDefault="00EF5A30" w:rsidP="00EF5A30">
            <w:pPr>
              <w:rPr>
                <w:del w:id="109" w:author="MCWILLIAMS Hayden [Narrogin Senior High School]" w:date="2020-05-20T09:39:00Z"/>
                <w:rFonts w:ascii="Arial" w:hAnsi="Arial" w:cs="Arial"/>
              </w:rPr>
            </w:pPr>
            <w:del w:id="110" w:author="MCWILLIAMS Hayden [Narrogin Senior High School]" w:date="2020-05-20T09:39:00Z">
              <w:r w:rsidRPr="00EA1536" w:rsidDel="00C24C79">
                <w:rPr>
                  <w:rFonts w:ascii="Arial" w:hAnsi="Arial" w:cs="Arial"/>
                </w:rPr>
                <w:delText xml:space="preserve">     </w:delText>
              </w:r>
              <w:r w:rsidR="001913DD" w:rsidDel="00C24C79">
                <w:rPr>
                  <w:rFonts w:ascii="Arial" w:hAnsi="Arial" w:cs="Arial"/>
                </w:rPr>
                <w:delText xml:space="preserve"> </w:delText>
              </w:r>
            </w:del>
          </w:p>
          <w:p w:rsidR="00EF5A30" w:rsidRPr="00EA1536" w:rsidDel="00C24C79" w:rsidRDefault="006B6620" w:rsidP="00EF5A30">
            <w:pPr>
              <w:rPr>
                <w:del w:id="111" w:author="MCWILLIAMS Hayden [Narrogin Senior High School]" w:date="2020-05-20T09:39:00Z"/>
                <w:rFonts w:ascii="Arial" w:hAnsi="Arial" w:cs="Arial"/>
              </w:rPr>
            </w:pPr>
            <w:del w:id="112" w:author="MCWILLIAMS Hayden [Narrogin Senior High School]" w:date="2020-05-20T09:39:00Z">
              <w:r w:rsidDel="00C24C79">
                <w:rPr>
                  <w:rFonts w:ascii="Arial" w:hAnsi="Arial" w:cs="Arial"/>
                </w:rPr>
                <w:delText xml:space="preserve">      </w:delText>
              </w:r>
              <w:r w:rsidR="001913DD" w:rsidDel="00C24C79">
                <w:rPr>
                  <w:rFonts w:ascii="Arial" w:hAnsi="Arial" w:cs="Arial"/>
                </w:rPr>
                <w:delText xml:space="preserve">  </w:delText>
              </w:r>
              <w:r w:rsidDel="00C24C79">
                <w:rPr>
                  <w:rFonts w:ascii="Arial" w:hAnsi="Arial" w:cs="Arial"/>
                </w:rPr>
                <w:delText>/100</w:delText>
              </w:r>
              <w:r w:rsidR="001913DD" w:rsidDel="00C24C79">
                <w:rPr>
                  <w:rFonts w:ascii="Arial" w:hAnsi="Arial" w:cs="Arial"/>
                </w:rPr>
                <w:delText xml:space="preserve">           </w:delText>
              </w:r>
              <w:r w:rsidR="00EF5A30" w:rsidRPr="00EA1536" w:rsidDel="00C24C79">
                <w:rPr>
                  <w:rFonts w:ascii="Arial" w:hAnsi="Arial" w:cs="Arial"/>
                </w:rPr>
                <w:delText xml:space="preserve">   </w:delText>
              </w:r>
              <w:r w:rsidR="001913DD" w:rsidDel="00C24C79">
                <w:rPr>
                  <w:rFonts w:ascii="Arial" w:hAnsi="Arial" w:cs="Arial"/>
                </w:rPr>
                <w:delText xml:space="preserve">              </w:delText>
              </w:r>
              <w:r w:rsidR="000A1B48" w:rsidDel="00C24C79">
                <w:rPr>
                  <w:rFonts w:ascii="Arial" w:hAnsi="Arial" w:cs="Arial"/>
                </w:rPr>
                <w:delText xml:space="preserve">            </w:delText>
              </w:r>
              <w:r w:rsidDel="00C24C79">
                <w:rPr>
                  <w:rFonts w:ascii="Arial" w:hAnsi="Arial" w:cs="Arial"/>
                </w:rPr>
                <w:delText xml:space="preserve">        </w:delText>
              </w:r>
            </w:del>
          </w:p>
          <w:p w:rsidR="00EF5A30" w:rsidRPr="00EA1536" w:rsidRDefault="00EF5A30" w:rsidP="00EF5A30">
            <w:pPr>
              <w:spacing w:before="120"/>
              <w:rPr>
                <w:rFonts w:ascii="Arial" w:hAnsi="Arial" w:cs="Arial"/>
              </w:rPr>
            </w:pPr>
          </w:p>
        </w:tc>
        <w:tc>
          <w:tcPr>
            <w:tcW w:w="1284" w:type="dxa"/>
          </w:tcPr>
          <w:p w:rsidR="00EF5A30" w:rsidDel="00C24C79" w:rsidRDefault="00EF5A30" w:rsidP="00EF5A30">
            <w:pPr>
              <w:spacing w:before="120"/>
              <w:rPr>
                <w:del w:id="113" w:author="MCWILLIAMS Hayden [Narrogin Senior High School]" w:date="2020-05-20T09:39:00Z"/>
                <w:rFonts w:ascii="Arial" w:hAnsi="Arial" w:cs="Arial"/>
              </w:rPr>
            </w:pPr>
          </w:p>
          <w:p w:rsidR="000A1B48" w:rsidDel="00C24C79" w:rsidRDefault="000A1B48" w:rsidP="00EF5A30">
            <w:pPr>
              <w:rPr>
                <w:del w:id="114" w:author="MCWILLIAMS Hayden [Narrogin Senior High School]" w:date="2020-05-20T09:39:00Z"/>
                <w:rFonts w:ascii="Arial" w:hAnsi="Arial" w:cs="Arial"/>
              </w:rPr>
            </w:pPr>
          </w:p>
          <w:p w:rsidR="00EF5A30" w:rsidRPr="00EA1536" w:rsidDel="00C24C79" w:rsidRDefault="000A1B48" w:rsidP="00EF5A30">
            <w:pPr>
              <w:rPr>
                <w:del w:id="115" w:author="MCWILLIAMS Hayden [Narrogin Senior High School]" w:date="2020-05-20T09:39:00Z"/>
                <w:rFonts w:ascii="Arial" w:hAnsi="Arial" w:cs="Arial"/>
              </w:rPr>
            </w:pPr>
            <w:del w:id="116" w:author="MCWILLIAMS Hayden [Narrogin Senior High School]" w:date="2020-05-20T09:39:00Z">
              <w:r w:rsidDel="00C24C79">
                <w:rPr>
                  <w:rFonts w:ascii="Arial" w:hAnsi="Arial" w:cs="Arial"/>
                </w:rPr>
                <w:delText xml:space="preserve">    </w:delText>
              </w:r>
              <w:r w:rsidR="00EF5A30" w:rsidRPr="00EA1536" w:rsidDel="00C24C79">
                <w:rPr>
                  <w:rFonts w:ascii="Arial" w:hAnsi="Arial" w:cs="Arial"/>
                </w:rPr>
                <w:delText xml:space="preserve"> /100</w:delText>
              </w:r>
            </w:del>
          </w:p>
          <w:p w:rsidR="00EF5A30" w:rsidRPr="00EA1536" w:rsidRDefault="00EF5A30" w:rsidP="00EF5A30">
            <w:pPr>
              <w:rPr>
                <w:rFonts w:ascii="Arial" w:hAnsi="Arial" w:cs="Arial"/>
              </w:rPr>
            </w:pPr>
          </w:p>
        </w:tc>
        <w:tc>
          <w:tcPr>
            <w:tcW w:w="1711" w:type="dxa"/>
          </w:tcPr>
          <w:p w:rsidR="00EF5A30" w:rsidRPr="00EA1536" w:rsidRDefault="00EF5A30" w:rsidP="00EF5A30">
            <w:pPr>
              <w:rPr>
                <w:rFonts w:ascii="Arial" w:hAnsi="Arial" w:cs="Arial"/>
              </w:rPr>
            </w:pPr>
          </w:p>
        </w:tc>
      </w:tr>
      <w:tr w:rsidR="00EF5A30" w:rsidRPr="00EA1536" w:rsidTr="000A1B48">
        <w:tc>
          <w:tcPr>
            <w:tcW w:w="1294" w:type="dxa"/>
            <w:shd w:val="clear" w:color="auto" w:fill="D9D9D9" w:themeFill="background1" w:themeFillShade="D9"/>
          </w:tcPr>
          <w:p w:rsidR="00EF5A30" w:rsidRPr="00EA1536" w:rsidRDefault="00EF5A30" w:rsidP="00EF5A30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 xml:space="preserve">Term </w:t>
            </w:r>
            <w:r>
              <w:rPr>
                <w:rFonts w:ascii="Arial" w:hAnsi="Arial" w:cs="Arial"/>
                <w:b/>
              </w:rPr>
              <w:t>Two</w:t>
            </w:r>
          </w:p>
        </w:tc>
        <w:tc>
          <w:tcPr>
            <w:tcW w:w="3484" w:type="dxa"/>
          </w:tcPr>
          <w:p w:rsidR="00EF5A30" w:rsidRPr="00EA1536" w:rsidRDefault="00EF5A30" w:rsidP="00EF5A30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Assessments</w:t>
            </w:r>
          </w:p>
        </w:tc>
        <w:tc>
          <w:tcPr>
            <w:tcW w:w="1399" w:type="dxa"/>
          </w:tcPr>
          <w:p w:rsidR="00EF5A30" w:rsidRPr="00EA1536" w:rsidRDefault="00EF5A30" w:rsidP="00EF5A30">
            <w:pPr>
              <w:spacing w:before="120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Weighting</w:t>
            </w:r>
          </w:p>
        </w:tc>
        <w:tc>
          <w:tcPr>
            <w:tcW w:w="1284" w:type="dxa"/>
          </w:tcPr>
          <w:p w:rsidR="00EF5A30" w:rsidRPr="00EA1536" w:rsidRDefault="00EF5A30" w:rsidP="00EF5A30">
            <w:pPr>
              <w:spacing w:before="120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Mark I aim to achieve</w:t>
            </w:r>
          </w:p>
        </w:tc>
        <w:tc>
          <w:tcPr>
            <w:tcW w:w="1284" w:type="dxa"/>
          </w:tcPr>
          <w:p w:rsidR="00EF5A30" w:rsidRPr="00EA1536" w:rsidRDefault="00EF5A30" w:rsidP="00EF5A30">
            <w:pPr>
              <w:spacing w:before="120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 xml:space="preserve">Mark </w:t>
            </w:r>
          </w:p>
          <w:p w:rsidR="00EF5A30" w:rsidRPr="00EA1536" w:rsidRDefault="00EF5A30" w:rsidP="00EF5A30">
            <w:pPr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Achieved</w:t>
            </w:r>
          </w:p>
        </w:tc>
        <w:tc>
          <w:tcPr>
            <w:tcW w:w="1711" w:type="dxa"/>
          </w:tcPr>
          <w:p w:rsidR="00EF5A30" w:rsidRPr="00EA1536" w:rsidRDefault="00EF5A30" w:rsidP="00045997">
            <w:pPr>
              <w:spacing w:before="120" w:after="120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SMART goals</w:t>
            </w:r>
            <w:r>
              <w:rPr>
                <w:rFonts w:ascii="Arial" w:hAnsi="Arial" w:cs="Arial"/>
                <w:b/>
              </w:rPr>
              <w:t xml:space="preserve"> f</w:t>
            </w:r>
            <w:r w:rsidRPr="00EA1536">
              <w:rPr>
                <w:rFonts w:ascii="Arial" w:hAnsi="Arial" w:cs="Arial"/>
                <w:b/>
              </w:rPr>
              <w:t>or next Assessment</w:t>
            </w:r>
          </w:p>
        </w:tc>
      </w:tr>
      <w:tr w:rsidR="00C24C79" w:rsidRPr="00EA1536" w:rsidTr="000A1B48">
        <w:trPr>
          <w:ins w:id="117" w:author="MCWILLIAMS Hayden [Narrogin Senior High School]" w:date="2020-05-20T09:37:00Z"/>
        </w:trPr>
        <w:tc>
          <w:tcPr>
            <w:tcW w:w="1294" w:type="dxa"/>
            <w:shd w:val="clear" w:color="auto" w:fill="D9D9D9" w:themeFill="background1" w:themeFillShade="D9"/>
          </w:tcPr>
          <w:p w:rsidR="00C24C79" w:rsidRPr="00EA1536" w:rsidRDefault="00C24C79" w:rsidP="00C24C79">
            <w:pPr>
              <w:spacing w:before="120"/>
              <w:jc w:val="center"/>
              <w:rPr>
                <w:ins w:id="118" w:author="MCWILLIAMS Hayden [Narrogin Senior High School]" w:date="2020-05-20T09:38:00Z"/>
                <w:rFonts w:ascii="Arial" w:hAnsi="Arial" w:cs="Arial"/>
                <w:b/>
              </w:rPr>
            </w:pPr>
            <w:ins w:id="119" w:author="MCWILLIAMS Hayden [Narrogin Senior High School]" w:date="2020-05-20T09:38:00Z">
              <w:r w:rsidRPr="00EA1536">
                <w:rPr>
                  <w:rFonts w:ascii="Arial" w:hAnsi="Arial" w:cs="Arial"/>
                  <w:b/>
                </w:rPr>
                <w:t xml:space="preserve">Weeks </w:t>
              </w:r>
            </w:ins>
          </w:p>
          <w:p w:rsidR="00C24C79" w:rsidRDefault="00C24C79" w:rsidP="00C24C79">
            <w:pPr>
              <w:jc w:val="center"/>
              <w:rPr>
                <w:ins w:id="120" w:author="MCWILLIAMS Hayden [Narrogin Senior High School]" w:date="2020-05-20T09:38:00Z"/>
                <w:rFonts w:ascii="Arial" w:hAnsi="Arial" w:cs="Arial"/>
                <w:b/>
              </w:rPr>
            </w:pPr>
            <w:ins w:id="121" w:author="MCWILLIAMS Hayden [Narrogin Senior High School]" w:date="2020-05-20T09:38:00Z">
              <w:r w:rsidRPr="00EA1536">
                <w:rPr>
                  <w:rFonts w:ascii="Arial" w:hAnsi="Arial" w:cs="Arial"/>
                  <w:b/>
                </w:rPr>
                <w:t>1-</w:t>
              </w:r>
              <w:r>
                <w:rPr>
                  <w:rFonts w:ascii="Arial" w:hAnsi="Arial" w:cs="Arial"/>
                  <w:b/>
                </w:rPr>
                <w:t>5</w:t>
              </w:r>
            </w:ins>
          </w:p>
          <w:p w:rsidR="00C24C79" w:rsidRDefault="00C24C79" w:rsidP="00C24C79">
            <w:pPr>
              <w:jc w:val="center"/>
              <w:rPr>
                <w:ins w:id="122" w:author="MCWILLIAMS Hayden [Narrogin Senior High School]" w:date="2020-05-20T09:38:00Z"/>
                <w:rFonts w:ascii="Arial" w:hAnsi="Arial" w:cs="Arial"/>
                <w:b/>
              </w:rPr>
            </w:pPr>
          </w:p>
          <w:p w:rsidR="00C24C79" w:rsidRPr="00EA1536" w:rsidRDefault="00C24C79" w:rsidP="00C24C79">
            <w:pPr>
              <w:spacing w:before="120" w:after="120"/>
              <w:jc w:val="center"/>
              <w:rPr>
                <w:ins w:id="123" w:author="MCWILLIAMS Hayden [Narrogin Senior High School]" w:date="2020-05-20T09:37:00Z"/>
                <w:rFonts w:ascii="Arial" w:hAnsi="Arial" w:cs="Arial"/>
                <w:b/>
              </w:rPr>
            </w:pPr>
            <w:ins w:id="124" w:author="MCWILLIAMS Hayden [Narrogin Senior High School]" w:date="2020-05-20T09:38:00Z">
              <w:r w:rsidRPr="00EA1536">
                <w:rPr>
                  <w:rFonts w:ascii="Arial" w:eastAsiaTheme="minorHAnsi" w:hAnsi="Arial" w:cs="Arial"/>
                  <w:b/>
                </w:rPr>
                <w:t xml:space="preserve">Due: </w:t>
              </w:r>
              <w:r>
                <w:rPr>
                  <w:rFonts w:ascii="Arial" w:eastAsiaTheme="minorHAnsi" w:hAnsi="Arial" w:cs="Arial"/>
                  <w:b/>
                </w:rPr>
                <w:t xml:space="preserve">Week </w:t>
              </w:r>
            </w:ins>
            <w:ins w:id="125" w:author="MCWILLIAMS Hayden [Narrogin Senior High School]" w:date="2020-05-20T09:39:00Z">
              <w:r>
                <w:rPr>
                  <w:rFonts w:ascii="Arial" w:eastAsiaTheme="minorHAnsi" w:hAnsi="Arial" w:cs="Arial"/>
                  <w:b/>
                </w:rPr>
                <w:t>4</w:t>
              </w:r>
            </w:ins>
          </w:p>
        </w:tc>
        <w:tc>
          <w:tcPr>
            <w:tcW w:w="3484" w:type="dxa"/>
          </w:tcPr>
          <w:p w:rsidR="00C24C79" w:rsidRPr="00EA1536" w:rsidRDefault="00C24C79" w:rsidP="00C24C79">
            <w:pPr>
              <w:spacing w:before="120"/>
              <w:rPr>
                <w:ins w:id="126" w:author="MCWILLIAMS Hayden [Narrogin Senior High School]" w:date="2020-05-20T09:38:00Z"/>
                <w:rFonts w:ascii="Arial" w:hAnsi="Arial" w:cs="Arial"/>
                <w:b/>
              </w:rPr>
            </w:pPr>
            <w:ins w:id="127" w:author="MCWILLIAMS Hayden [Narrogin Senior High School]" w:date="2020-05-20T09:38:00Z">
              <w:r w:rsidRPr="00EA1536">
                <w:rPr>
                  <w:rFonts w:ascii="Arial" w:hAnsi="Arial" w:cs="Arial"/>
                  <w:b/>
                </w:rPr>
                <w:t xml:space="preserve">Task </w:t>
              </w:r>
              <w:r>
                <w:rPr>
                  <w:rFonts w:ascii="Arial" w:hAnsi="Arial" w:cs="Arial"/>
                  <w:b/>
                </w:rPr>
                <w:t>5</w:t>
              </w:r>
              <w:r w:rsidRPr="00EA1536">
                <w:rPr>
                  <w:rFonts w:ascii="Arial" w:hAnsi="Arial" w:cs="Arial"/>
                  <w:b/>
                </w:rPr>
                <w:t xml:space="preserve">: Comprehension </w:t>
              </w:r>
              <w:r>
                <w:rPr>
                  <w:rFonts w:ascii="Arial" w:hAnsi="Arial" w:cs="Arial"/>
                  <w:b/>
                </w:rPr>
                <w:t>Booklet</w:t>
              </w:r>
            </w:ins>
          </w:p>
          <w:p w:rsidR="00C24C79" w:rsidRPr="00EA1536" w:rsidRDefault="00C24C79" w:rsidP="00C24C79">
            <w:pPr>
              <w:rPr>
                <w:ins w:id="128" w:author="MCWILLIAMS Hayden [Narrogin Senior High School]" w:date="2020-05-20T09:38:00Z"/>
                <w:rFonts w:ascii="Arial" w:hAnsi="Arial" w:cs="Arial"/>
              </w:rPr>
            </w:pPr>
            <w:ins w:id="129" w:author="MCWILLIAMS Hayden [Narrogin Senior High School]" w:date="2020-05-20T09:38:00Z">
              <w:r>
                <w:rPr>
                  <w:rFonts w:ascii="Arial" w:hAnsi="Arial" w:cs="Arial"/>
                </w:rPr>
                <w:t xml:space="preserve">Booklet of questions on the Play, </w:t>
              </w:r>
              <w:r w:rsidRPr="00EA1536">
                <w:rPr>
                  <w:rFonts w:ascii="Arial" w:hAnsi="Arial" w:cs="Arial"/>
                </w:rPr>
                <w:t xml:space="preserve">completed in-class </w:t>
              </w:r>
            </w:ins>
            <w:ins w:id="130" w:author="MCWILLIAMS Hayden [Narrogin Senior High School]" w:date="2020-05-20T09:39:00Z">
              <w:r>
                <w:rPr>
                  <w:rFonts w:ascii="Arial" w:hAnsi="Arial" w:cs="Arial"/>
                </w:rPr>
                <w:t>and at home</w:t>
              </w:r>
            </w:ins>
            <w:ins w:id="131" w:author="MCWILLIAMS Hayden [Narrogin Senior High School]" w:date="2020-05-20T09:38:00Z">
              <w:r w:rsidRPr="00EA1536">
                <w:rPr>
                  <w:rFonts w:ascii="Arial" w:hAnsi="Arial" w:cs="Arial"/>
                </w:rPr>
                <w:t>.</w:t>
              </w:r>
            </w:ins>
          </w:p>
          <w:p w:rsidR="00C24C79" w:rsidRPr="00EA1536" w:rsidRDefault="00C24C79" w:rsidP="00C24C79">
            <w:pPr>
              <w:spacing w:before="120"/>
              <w:jc w:val="center"/>
              <w:rPr>
                <w:ins w:id="132" w:author="MCWILLIAMS Hayden [Narrogin Senior High School]" w:date="2020-05-20T09:37:00Z"/>
                <w:rFonts w:ascii="Arial" w:hAnsi="Arial" w:cs="Arial"/>
                <w:b/>
              </w:rPr>
            </w:pPr>
            <w:ins w:id="133" w:author="MCWILLIAMS Hayden [Narrogin Senior High School]" w:date="2020-05-20T09:38:00Z">
              <w:r w:rsidRPr="00EA1536">
                <w:rPr>
                  <w:rFonts w:ascii="Arial" w:hAnsi="Arial" w:cs="Arial"/>
                  <w:b/>
                </w:rPr>
                <w:t xml:space="preserve">Due: </w:t>
              </w:r>
            </w:ins>
            <w:ins w:id="134" w:author="MCWILLIAMS Hayden [Narrogin Senior High School]" w:date="2020-05-20T09:41:00Z">
              <w:r w:rsidR="00E14942">
                <w:rPr>
                  <w:rFonts w:ascii="Arial" w:hAnsi="Arial" w:cs="Arial"/>
                  <w:b/>
                </w:rPr>
                <w:t xml:space="preserve">End of </w:t>
              </w:r>
            </w:ins>
            <w:ins w:id="135" w:author="MCWILLIAMS Hayden [Narrogin Senior High School]" w:date="2020-05-20T09:38:00Z">
              <w:r w:rsidRPr="00EA1536">
                <w:rPr>
                  <w:rFonts w:ascii="Arial" w:hAnsi="Arial" w:cs="Arial"/>
                  <w:b/>
                </w:rPr>
                <w:t xml:space="preserve">Week </w:t>
              </w:r>
            </w:ins>
            <w:ins w:id="136" w:author="MCWILLIAMS Hayden [Narrogin Senior High School]" w:date="2020-05-20T09:39:00Z">
              <w:r>
                <w:rPr>
                  <w:rFonts w:ascii="Arial" w:hAnsi="Arial" w:cs="Arial"/>
                  <w:b/>
                </w:rPr>
                <w:t>4</w:t>
              </w:r>
            </w:ins>
          </w:p>
        </w:tc>
        <w:tc>
          <w:tcPr>
            <w:tcW w:w="1399" w:type="dxa"/>
          </w:tcPr>
          <w:p w:rsidR="00C24C79" w:rsidRDefault="00C24C79" w:rsidP="00C24C79">
            <w:pPr>
              <w:spacing w:before="120"/>
              <w:jc w:val="center"/>
              <w:rPr>
                <w:ins w:id="137" w:author="MCWILLIAMS Hayden [Narrogin Senior High School]" w:date="2020-05-20T09:39:00Z"/>
                <w:rFonts w:ascii="Arial" w:hAnsi="Arial" w:cs="Arial"/>
              </w:rPr>
            </w:pPr>
          </w:p>
          <w:p w:rsidR="00C24C79" w:rsidRPr="00EA1536" w:rsidRDefault="00C24C79" w:rsidP="00C24C79">
            <w:pPr>
              <w:spacing w:before="120"/>
              <w:jc w:val="center"/>
              <w:rPr>
                <w:ins w:id="138" w:author="MCWILLIAMS Hayden [Narrogin Senior High School]" w:date="2020-05-20T09:39:00Z"/>
                <w:rFonts w:ascii="Arial" w:hAnsi="Arial" w:cs="Arial"/>
              </w:rPr>
            </w:pPr>
            <w:ins w:id="139" w:author="MCWILLIAMS Hayden [Narrogin Senior High School]" w:date="2020-05-20T09:39:00Z">
              <w:r w:rsidRPr="00EA1536">
                <w:rPr>
                  <w:rFonts w:ascii="Arial" w:hAnsi="Arial" w:cs="Arial"/>
                </w:rPr>
                <w:t>Reading &amp; Viewing</w:t>
              </w:r>
            </w:ins>
          </w:p>
          <w:p w:rsidR="00C24C79" w:rsidRPr="00EA1536" w:rsidRDefault="00C24C79" w:rsidP="00C24C79">
            <w:pPr>
              <w:spacing w:before="120"/>
              <w:rPr>
                <w:ins w:id="140" w:author="MCWILLIAMS Hayden [Narrogin Senior High School]" w:date="2020-05-20T09:37:00Z"/>
                <w:rFonts w:ascii="Arial" w:hAnsi="Arial" w:cs="Arial"/>
                <w:b/>
              </w:rPr>
            </w:pPr>
            <w:ins w:id="141" w:author="MCWILLIAMS Hayden [Narrogin Senior High School]" w:date="2020-05-20T09:39:00Z">
              <w:r w:rsidRPr="00EA1536">
                <w:rPr>
                  <w:rFonts w:ascii="Arial" w:hAnsi="Arial" w:cs="Arial"/>
                </w:rPr>
                <w:t>5%</w:t>
              </w:r>
            </w:ins>
          </w:p>
        </w:tc>
        <w:tc>
          <w:tcPr>
            <w:tcW w:w="1284" w:type="dxa"/>
          </w:tcPr>
          <w:p w:rsidR="00C24C79" w:rsidRPr="00EA1536" w:rsidRDefault="00C24C79" w:rsidP="00C24C79">
            <w:pPr>
              <w:spacing w:before="120"/>
              <w:rPr>
                <w:ins w:id="142" w:author="MCWILLIAMS Hayden [Narrogin Senior High School]" w:date="2020-05-20T09:39:00Z"/>
                <w:rFonts w:ascii="Arial" w:hAnsi="Arial" w:cs="Arial"/>
              </w:rPr>
            </w:pPr>
          </w:p>
          <w:p w:rsidR="00C24C79" w:rsidRDefault="00C24C79" w:rsidP="00C24C79">
            <w:pPr>
              <w:rPr>
                <w:ins w:id="143" w:author="MCWILLIAMS Hayden [Narrogin Senior High School]" w:date="2020-05-20T09:39:00Z"/>
                <w:rFonts w:ascii="Arial" w:hAnsi="Arial" w:cs="Arial"/>
              </w:rPr>
            </w:pPr>
            <w:ins w:id="144" w:author="MCWILLIAMS Hayden [Narrogin Senior High School]" w:date="2020-05-20T09:39:00Z">
              <w:r w:rsidRPr="00EA1536">
                <w:rPr>
                  <w:rFonts w:ascii="Arial" w:hAnsi="Arial" w:cs="Arial"/>
                </w:rPr>
                <w:t xml:space="preserve">     </w:t>
              </w:r>
              <w:r>
                <w:rPr>
                  <w:rFonts w:ascii="Arial" w:hAnsi="Arial" w:cs="Arial"/>
                </w:rPr>
                <w:t xml:space="preserve"> </w:t>
              </w:r>
            </w:ins>
          </w:p>
          <w:p w:rsidR="00C24C79" w:rsidRPr="00EA1536" w:rsidRDefault="00C24C79" w:rsidP="00C24C79">
            <w:pPr>
              <w:rPr>
                <w:ins w:id="145" w:author="MCWILLIAMS Hayden [Narrogin Senior High School]" w:date="2020-05-20T09:39:00Z"/>
                <w:rFonts w:ascii="Arial" w:hAnsi="Arial" w:cs="Arial"/>
              </w:rPr>
            </w:pPr>
            <w:ins w:id="146" w:author="MCWILLIAMS Hayden [Narrogin Senior High School]" w:date="2020-05-20T09:39:00Z">
              <w:r>
                <w:rPr>
                  <w:rFonts w:ascii="Arial" w:hAnsi="Arial" w:cs="Arial"/>
                </w:rPr>
                <w:t xml:space="preserve">        /100           </w:t>
              </w:r>
              <w:r w:rsidRPr="00EA1536">
                <w:rPr>
                  <w:rFonts w:ascii="Arial" w:hAnsi="Arial" w:cs="Arial"/>
                </w:rPr>
                <w:t xml:space="preserve">   </w:t>
              </w:r>
              <w:r>
                <w:rPr>
                  <w:rFonts w:ascii="Arial" w:hAnsi="Arial" w:cs="Arial"/>
                </w:rPr>
                <w:t xml:space="preserve">                                  </w:t>
              </w:r>
            </w:ins>
          </w:p>
          <w:p w:rsidR="00C24C79" w:rsidRPr="00EA1536" w:rsidRDefault="00C24C79" w:rsidP="00C24C79">
            <w:pPr>
              <w:spacing w:before="120"/>
              <w:rPr>
                <w:ins w:id="147" w:author="MCWILLIAMS Hayden [Narrogin Senior High School]" w:date="2020-05-20T09:37:00Z"/>
                <w:rFonts w:ascii="Arial" w:hAnsi="Arial" w:cs="Arial"/>
                <w:b/>
              </w:rPr>
            </w:pPr>
          </w:p>
        </w:tc>
        <w:tc>
          <w:tcPr>
            <w:tcW w:w="1284" w:type="dxa"/>
          </w:tcPr>
          <w:p w:rsidR="00C24C79" w:rsidRDefault="00C24C79" w:rsidP="00C24C79">
            <w:pPr>
              <w:spacing w:before="120"/>
              <w:rPr>
                <w:ins w:id="148" w:author="MCWILLIAMS Hayden [Narrogin Senior High School]" w:date="2020-05-20T09:39:00Z"/>
                <w:rFonts w:ascii="Arial" w:hAnsi="Arial" w:cs="Arial"/>
              </w:rPr>
            </w:pPr>
          </w:p>
          <w:p w:rsidR="00C24C79" w:rsidRDefault="00C24C79" w:rsidP="00C24C79">
            <w:pPr>
              <w:rPr>
                <w:ins w:id="149" w:author="MCWILLIAMS Hayden [Narrogin Senior High School]" w:date="2020-05-20T09:39:00Z"/>
                <w:rFonts w:ascii="Arial" w:hAnsi="Arial" w:cs="Arial"/>
              </w:rPr>
            </w:pPr>
          </w:p>
          <w:p w:rsidR="00C24C79" w:rsidRPr="00EA1536" w:rsidRDefault="00C24C79" w:rsidP="00C24C79">
            <w:pPr>
              <w:rPr>
                <w:ins w:id="150" w:author="MCWILLIAMS Hayden [Narrogin Senior High School]" w:date="2020-05-20T09:39:00Z"/>
                <w:rFonts w:ascii="Arial" w:hAnsi="Arial" w:cs="Arial"/>
              </w:rPr>
            </w:pPr>
            <w:ins w:id="151" w:author="MCWILLIAMS Hayden [Narrogin Senior High School]" w:date="2020-05-20T09:39:00Z">
              <w:r>
                <w:rPr>
                  <w:rFonts w:ascii="Arial" w:hAnsi="Arial" w:cs="Arial"/>
                </w:rPr>
                <w:t xml:space="preserve">    </w:t>
              </w:r>
              <w:r w:rsidRPr="00EA1536">
                <w:rPr>
                  <w:rFonts w:ascii="Arial" w:hAnsi="Arial" w:cs="Arial"/>
                </w:rPr>
                <w:t xml:space="preserve"> /100</w:t>
              </w:r>
            </w:ins>
          </w:p>
          <w:p w:rsidR="00C24C79" w:rsidRPr="00EA1536" w:rsidRDefault="00C24C79" w:rsidP="00C24C79">
            <w:pPr>
              <w:spacing w:before="120"/>
              <w:rPr>
                <w:ins w:id="152" w:author="MCWILLIAMS Hayden [Narrogin Senior High School]" w:date="2020-05-20T09:37:00Z"/>
                <w:rFonts w:ascii="Arial" w:hAnsi="Arial" w:cs="Arial"/>
                <w:b/>
              </w:rPr>
            </w:pPr>
          </w:p>
        </w:tc>
        <w:tc>
          <w:tcPr>
            <w:tcW w:w="1711" w:type="dxa"/>
          </w:tcPr>
          <w:p w:rsidR="00C24C79" w:rsidRPr="00EA1536" w:rsidRDefault="00C24C79" w:rsidP="00C24C79">
            <w:pPr>
              <w:spacing w:before="120" w:after="120"/>
              <w:rPr>
                <w:ins w:id="153" w:author="MCWILLIAMS Hayden [Narrogin Senior High School]" w:date="2020-05-20T09:37:00Z"/>
                <w:rFonts w:ascii="Arial" w:hAnsi="Arial" w:cs="Arial"/>
                <w:b/>
              </w:rPr>
            </w:pPr>
          </w:p>
        </w:tc>
      </w:tr>
      <w:tr w:rsidR="00C24C79" w:rsidRPr="00EA1536" w:rsidTr="000A1B48">
        <w:tc>
          <w:tcPr>
            <w:tcW w:w="1294" w:type="dxa"/>
          </w:tcPr>
          <w:p w:rsidR="00C24C79" w:rsidRPr="00EA1536" w:rsidRDefault="00C24C79" w:rsidP="00C24C79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 xml:space="preserve">Weeks </w:t>
            </w:r>
          </w:p>
          <w:p w:rsidR="00C24C79" w:rsidRDefault="00C24C79" w:rsidP="00C24C79">
            <w:pPr>
              <w:jc w:val="center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1-</w:t>
            </w:r>
            <w:ins w:id="154" w:author="MCWILLIAMS Hayden [Narrogin Senior High School]" w:date="2020-05-20T09:37:00Z">
              <w:r>
                <w:rPr>
                  <w:rFonts w:ascii="Arial" w:hAnsi="Arial" w:cs="Arial"/>
                  <w:b/>
                </w:rPr>
                <w:t>5</w:t>
              </w:r>
            </w:ins>
            <w:del w:id="155" w:author="MCWILLIAMS Hayden [Narrogin Senior High School]" w:date="2020-05-20T09:37:00Z">
              <w:r w:rsidRPr="00EA1536" w:rsidDel="00C24C79">
                <w:rPr>
                  <w:rFonts w:ascii="Arial" w:hAnsi="Arial" w:cs="Arial"/>
                  <w:b/>
                </w:rPr>
                <w:delText>3</w:delText>
              </w:r>
            </w:del>
          </w:p>
          <w:p w:rsidR="00C24C79" w:rsidRDefault="00C24C79" w:rsidP="00C24C79">
            <w:pPr>
              <w:jc w:val="center"/>
              <w:rPr>
                <w:rFonts w:ascii="Arial" w:hAnsi="Arial" w:cs="Arial"/>
                <w:b/>
              </w:rPr>
            </w:pPr>
          </w:p>
          <w:p w:rsidR="00C24C79" w:rsidRPr="00EA1536" w:rsidRDefault="00C24C79" w:rsidP="00C24C79">
            <w:pPr>
              <w:jc w:val="center"/>
              <w:rPr>
                <w:rFonts w:ascii="Arial" w:hAnsi="Arial" w:cs="Arial"/>
              </w:rPr>
            </w:pPr>
            <w:r w:rsidRPr="00EA1536">
              <w:rPr>
                <w:rFonts w:ascii="Arial" w:eastAsiaTheme="minorHAnsi" w:hAnsi="Arial" w:cs="Arial"/>
                <w:b/>
              </w:rPr>
              <w:t xml:space="preserve">Due: </w:t>
            </w:r>
            <w:r>
              <w:rPr>
                <w:rFonts w:ascii="Arial" w:eastAsiaTheme="minorHAnsi" w:hAnsi="Arial" w:cs="Arial"/>
                <w:b/>
              </w:rPr>
              <w:t xml:space="preserve">Week </w:t>
            </w:r>
            <w:ins w:id="156" w:author="MCWILLIAMS Hayden [Narrogin Senior High School]" w:date="2020-05-20T09:37:00Z">
              <w:r>
                <w:rPr>
                  <w:rFonts w:ascii="Arial" w:eastAsiaTheme="minorHAnsi" w:hAnsi="Arial" w:cs="Arial"/>
                  <w:b/>
                </w:rPr>
                <w:t>5</w:t>
              </w:r>
            </w:ins>
            <w:del w:id="157" w:author="MCWILLIAMS Hayden [Narrogin Senior High School]" w:date="2020-05-20T09:37:00Z">
              <w:r w:rsidDel="00C24C79">
                <w:rPr>
                  <w:rFonts w:ascii="Arial" w:eastAsiaTheme="minorHAnsi" w:hAnsi="Arial" w:cs="Arial"/>
                  <w:b/>
                </w:rPr>
                <w:delText>3</w:delText>
              </w:r>
            </w:del>
          </w:p>
        </w:tc>
        <w:tc>
          <w:tcPr>
            <w:tcW w:w="3484" w:type="dxa"/>
          </w:tcPr>
          <w:p w:rsidR="00C24C79" w:rsidRPr="00EA1536" w:rsidRDefault="00C24C79" w:rsidP="00C24C79">
            <w:pPr>
              <w:spacing w:before="120"/>
              <w:rPr>
                <w:ins w:id="158" w:author="MCWILLIAMS Hayden [Narrogin Senior High School]" w:date="2020-05-20T09:37:00Z"/>
                <w:rFonts w:ascii="Arial" w:hAnsi="Arial" w:cs="Arial"/>
                <w:b/>
              </w:rPr>
            </w:pPr>
            <w:ins w:id="159" w:author="MCWILLIAMS Hayden [Narrogin Senior High School]" w:date="2020-05-20T09:37:00Z">
              <w:r w:rsidRPr="00EA1536">
                <w:rPr>
                  <w:rFonts w:ascii="Arial" w:hAnsi="Arial" w:cs="Arial"/>
                  <w:b/>
                </w:rPr>
                <w:t xml:space="preserve">Task </w:t>
              </w:r>
            </w:ins>
            <w:ins w:id="160" w:author="MCWILLIAMS Hayden [Narrogin Senior High School]" w:date="2020-05-20T09:38:00Z">
              <w:r>
                <w:rPr>
                  <w:rFonts w:ascii="Arial" w:hAnsi="Arial" w:cs="Arial"/>
                  <w:b/>
                </w:rPr>
                <w:t>6</w:t>
              </w:r>
            </w:ins>
            <w:ins w:id="161" w:author="MCWILLIAMS Hayden [Narrogin Senior High School]" w:date="2020-05-20T09:37:00Z">
              <w:r w:rsidRPr="00EA1536">
                <w:rPr>
                  <w:rFonts w:ascii="Arial" w:hAnsi="Arial" w:cs="Arial"/>
                  <w:b/>
                </w:rPr>
                <w:t>: Comprehension questions on the play - in-class</w:t>
              </w:r>
            </w:ins>
          </w:p>
          <w:p w:rsidR="00C24C79" w:rsidRPr="00EA1536" w:rsidRDefault="00C24C79" w:rsidP="00C24C79">
            <w:pPr>
              <w:rPr>
                <w:ins w:id="162" w:author="MCWILLIAMS Hayden [Narrogin Senior High School]" w:date="2020-05-20T09:37:00Z"/>
                <w:rFonts w:ascii="Arial" w:hAnsi="Arial" w:cs="Arial"/>
              </w:rPr>
            </w:pPr>
            <w:ins w:id="163" w:author="MCWILLIAMS Hayden [Narrogin Senior High School]" w:date="2020-05-20T09:37:00Z">
              <w:r w:rsidRPr="00EA1536">
                <w:rPr>
                  <w:rFonts w:ascii="Arial" w:hAnsi="Arial" w:cs="Arial"/>
                </w:rPr>
                <w:t>Questions completed in-class under test conditions.</w:t>
              </w:r>
            </w:ins>
          </w:p>
          <w:p w:rsidR="00C24C79" w:rsidDel="00C24C79" w:rsidRDefault="00C24C79" w:rsidP="00C24C79">
            <w:pPr>
              <w:spacing w:before="120"/>
              <w:rPr>
                <w:del w:id="164" w:author="MCWILLIAMS Hayden [Narrogin Senior High School]" w:date="2020-05-20T09:37:00Z"/>
                <w:rFonts w:ascii="Arial" w:hAnsi="Arial" w:cs="Arial"/>
                <w:b/>
              </w:rPr>
            </w:pPr>
            <w:ins w:id="165" w:author="MCWILLIAMS Hayden [Narrogin Senior High School]" w:date="2020-05-20T09:37:00Z">
              <w:r w:rsidRPr="00EA1536">
                <w:rPr>
                  <w:rFonts w:ascii="Arial" w:hAnsi="Arial" w:cs="Arial"/>
                  <w:b/>
                </w:rPr>
                <w:t xml:space="preserve">Due: </w:t>
              </w:r>
            </w:ins>
            <w:ins w:id="166" w:author="MCWILLIAMS Hayden [Narrogin Senior High School]" w:date="2020-05-20T09:41:00Z">
              <w:r w:rsidR="00E14942">
                <w:rPr>
                  <w:rFonts w:ascii="Arial" w:hAnsi="Arial" w:cs="Arial"/>
                  <w:b/>
                </w:rPr>
                <w:t xml:space="preserve">Start of </w:t>
              </w:r>
            </w:ins>
            <w:ins w:id="167" w:author="MCWILLIAMS Hayden [Narrogin Senior High School]" w:date="2020-05-20T09:37:00Z">
              <w:r w:rsidRPr="00EA1536">
                <w:rPr>
                  <w:rFonts w:ascii="Arial" w:hAnsi="Arial" w:cs="Arial"/>
                  <w:b/>
                </w:rPr>
                <w:t xml:space="preserve">Week </w:t>
              </w:r>
              <w:r>
                <w:rPr>
                  <w:rFonts w:ascii="Arial" w:hAnsi="Arial" w:cs="Arial"/>
                  <w:b/>
                </w:rPr>
                <w:t>5</w:t>
              </w:r>
            </w:ins>
            <w:del w:id="168" w:author="MCWILLIAMS Hayden [Narrogin Senior High School]" w:date="2020-05-20T09:37:00Z">
              <w:r w:rsidDel="00C24C79">
                <w:rPr>
                  <w:rFonts w:ascii="Arial" w:hAnsi="Arial" w:cs="Arial"/>
                  <w:b/>
                </w:rPr>
                <w:delText>Task 6</w:delText>
              </w:r>
              <w:r w:rsidRPr="00723F0B" w:rsidDel="00C24C79">
                <w:rPr>
                  <w:rFonts w:ascii="Arial" w:hAnsi="Arial" w:cs="Arial"/>
                  <w:b/>
                </w:rPr>
                <w:delText>:</w:delText>
              </w:r>
              <w:r w:rsidDel="00C24C79">
                <w:rPr>
                  <w:rFonts w:ascii="Arial" w:hAnsi="Arial" w:cs="Arial"/>
                  <w:b/>
                </w:rPr>
                <w:delText xml:space="preserve"> Analytical Essay – </w:delText>
              </w:r>
            </w:del>
          </w:p>
          <w:p w:rsidR="00C24C79" w:rsidRPr="00EA1536" w:rsidDel="00C24C79" w:rsidRDefault="00C24C79" w:rsidP="00C24C79">
            <w:pPr>
              <w:rPr>
                <w:del w:id="169" w:author="MCWILLIAMS Hayden [Narrogin Senior High School]" w:date="2020-05-20T09:37:00Z"/>
                <w:rFonts w:ascii="Arial" w:hAnsi="Arial" w:cs="Arial"/>
                <w:b/>
              </w:rPr>
            </w:pPr>
            <w:del w:id="170" w:author="MCWILLIAMS Hayden [Narrogin Senior High School]" w:date="2020-05-20T09:37:00Z">
              <w:r w:rsidRPr="00EA1536" w:rsidDel="00C24C79">
                <w:rPr>
                  <w:rFonts w:ascii="Arial" w:hAnsi="Arial" w:cs="Arial"/>
                  <w:b/>
                </w:rPr>
                <w:delText>in-class</w:delText>
              </w:r>
            </w:del>
          </w:p>
          <w:p w:rsidR="00C24C79" w:rsidDel="00C24C79" w:rsidRDefault="00C24C79" w:rsidP="00C24C79">
            <w:pPr>
              <w:spacing w:line="259" w:lineRule="auto"/>
              <w:rPr>
                <w:del w:id="171" w:author="MCWILLIAMS Hayden [Narrogin Senior High School]" w:date="2020-05-20T09:37:00Z"/>
                <w:rFonts w:ascii="Arial" w:eastAsiaTheme="minorHAnsi" w:hAnsi="Arial" w:cs="Arial"/>
              </w:rPr>
            </w:pPr>
            <w:del w:id="172" w:author="MCWILLIAMS Hayden [Narrogin Senior High School]" w:date="2020-05-20T09:37:00Z">
              <w:r w:rsidRPr="00EA1536" w:rsidDel="00C24C79">
                <w:rPr>
                  <w:rFonts w:ascii="Arial" w:eastAsiaTheme="minorHAnsi" w:hAnsi="Arial" w:cs="Arial"/>
                </w:rPr>
                <w:delText>Use one lesson to plan and one lesson to respond</w:delText>
              </w:r>
              <w:r w:rsidDel="00C24C79">
                <w:rPr>
                  <w:rFonts w:ascii="Arial" w:eastAsiaTheme="minorHAnsi" w:hAnsi="Arial" w:cs="Arial"/>
                </w:rPr>
                <w:delText xml:space="preserve"> to an analytical essay prompt.</w:delText>
              </w:r>
            </w:del>
          </w:p>
          <w:p w:rsidR="00C24C79" w:rsidRPr="00232EBB" w:rsidRDefault="00C24C79" w:rsidP="00C24C79">
            <w:pPr>
              <w:spacing w:line="259" w:lineRule="auto"/>
              <w:rPr>
                <w:rFonts w:ascii="Arial" w:eastAsiaTheme="minorHAnsi" w:hAnsi="Arial" w:cs="Arial"/>
              </w:rPr>
            </w:pPr>
            <w:r w:rsidRPr="00EA1536">
              <w:rPr>
                <w:rFonts w:ascii="Arial" w:hAnsi="Arial" w:cs="Arial"/>
                <w:b/>
                <w:i/>
              </w:rPr>
              <w:t>Common Assessment Task</w:t>
            </w:r>
          </w:p>
        </w:tc>
        <w:tc>
          <w:tcPr>
            <w:tcW w:w="1399" w:type="dxa"/>
          </w:tcPr>
          <w:p w:rsidR="00C24C79" w:rsidRDefault="00C24C79" w:rsidP="00C24C79">
            <w:pPr>
              <w:spacing w:before="120"/>
              <w:jc w:val="center"/>
              <w:rPr>
                <w:rFonts w:ascii="Arial" w:hAnsi="Arial" w:cs="Arial"/>
              </w:rPr>
            </w:pPr>
          </w:p>
          <w:p w:rsidR="00C24C79" w:rsidRDefault="00C24C79" w:rsidP="00C24C79">
            <w:pPr>
              <w:jc w:val="center"/>
              <w:rPr>
                <w:rFonts w:ascii="Arial" w:hAnsi="Arial" w:cs="Arial"/>
              </w:rPr>
            </w:pPr>
          </w:p>
          <w:p w:rsidR="00C24C79" w:rsidRDefault="00C24C79" w:rsidP="00C24C7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Writing </w:t>
            </w:r>
          </w:p>
          <w:p w:rsidR="00C24C79" w:rsidRPr="00EA1536" w:rsidRDefault="00C24C79" w:rsidP="00C24C7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5%</w:t>
            </w:r>
          </w:p>
        </w:tc>
        <w:tc>
          <w:tcPr>
            <w:tcW w:w="1284" w:type="dxa"/>
          </w:tcPr>
          <w:p w:rsidR="00C24C79" w:rsidRPr="00EA1536" w:rsidRDefault="00C24C79" w:rsidP="00C24C79">
            <w:pPr>
              <w:spacing w:before="120"/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</w:rPr>
              <w:t xml:space="preserve">     </w:t>
            </w:r>
            <w:r>
              <w:rPr>
                <w:rFonts w:ascii="Arial" w:hAnsi="Arial" w:cs="Arial"/>
              </w:rPr>
              <w:t xml:space="preserve"> </w:t>
            </w:r>
          </w:p>
          <w:p w:rsidR="00C24C79" w:rsidRPr="00EA1536" w:rsidRDefault="00C24C79" w:rsidP="00C24C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/100           </w:t>
            </w:r>
            <w:r w:rsidRPr="00EA1536">
              <w:rPr>
                <w:rFonts w:ascii="Arial" w:hAnsi="Arial" w:cs="Arial"/>
              </w:rPr>
              <w:t xml:space="preserve">   </w:t>
            </w:r>
            <w:r>
              <w:rPr>
                <w:rFonts w:ascii="Arial" w:hAnsi="Arial" w:cs="Arial"/>
              </w:rPr>
              <w:t xml:space="preserve">                                  </w:t>
            </w:r>
          </w:p>
          <w:p w:rsidR="00C24C79" w:rsidRPr="00EA1536" w:rsidRDefault="00C24C79" w:rsidP="00C24C79">
            <w:pPr>
              <w:spacing w:before="120"/>
              <w:rPr>
                <w:rFonts w:ascii="Arial" w:hAnsi="Arial" w:cs="Arial"/>
              </w:rPr>
            </w:pPr>
          </w:p>
        </w:tc>
        <w:tc>
          <w:tcPr>
            <w:tcW w:w="1284" w:type="dxa"/>
          </w:tcPr>
          <w:p w:rsidR="00C24C79" w:rsidRDefault="00C24C79" w:rsidP="00C24C79">
            <w:pPr>
              <w:spacing w:before="120"/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Pr="00EA1536" w:rsidRDefault="00C24C79" w:rsidP="00C24C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</w:t>
            </w:r>
            <w:r w:rsidRPr="00EA1536">
              <w:rPr>
                <w:rFonts w:ascii="Arial" w:hAnsi="Arial" w:cs="Arial"/>
              </w:rPr>
              <w:t xml:space="preserve"> /100</w:t>
            </w:r>
          </w:p>
          <w:p w:rsidR="00C24C79" w:rsidRPr="00EA1536" w:rsidRDefault="00C24C79" w:rsidP="00C24C79">
            <w:pPr>
              <w:rPr>
                <w:rFonts w:ascii="Arial" w:hAnsi="Arial" w:cs="Arial"/>
              </w:rPr>
            </w:pPr>
          </w:p>
        </w:tc>
        <w:tc>
          <w:tcPr>
            <w:tcW w:w="1711" w:type="dxa"/>
          </w:tcPr>
          <w:p w:rsidR="00C24C79" w:rsidRPr="00EA1536" w:rsidRDefault="00C24C79" w:rsidP="00C24C79">
            <w:pPr>
              <w:rPr>
                <w:rFonts w:ascii="Arial" w:hAnsi="Arial" w:cs="Arial"/>
              </w:rPr>
            </w:pPr>
          </w:p>
        </w:tc>
      </w:tr>
      <w:tr w:rsidR="00C24C79" w:rsidRPr="00EA1536" w:rsidTr="000A1B48">
        <w:tc>
          <w:tcPr>
            <w:tcW w:w="1294" w:type="dxa"/>
          </w:tcPr>
          <w:p w:rsidR="00C24C79" w:rsidRDefault="00C24C79" w:rsidP="00C24C79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Weeks </w:t>
            </w:r>
          </w:p>
          <w:p w:rsidR="00C24C79" w:rsidRDefault="00C24C79" w:rsidP="00C24C7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4-6</w:t>
            </w:r>
          </w:p>
          <w:p w:rsidR="00C24C79" w:rsidRDefault="00C24C79" w:rsidP="00C24C79">
            <w:pPr>
              <w:jc w:val="center"/>
              <w:rPr>
                <w:rFonts w:ascii="Arial" w:hAnsi="Arial" w:cs="Arial"/>
                <w:b/>
              </w:rPr>
            </w:pPr>
          </w:p>
          <w:p w:rsidR="00C24C79" w:rsidRDefault="00C24C79" w:rsidP="00C24C79">
            <w:pPr>
              <w:jc w:val="center"/>
              <w:rPr>
                <w:rFonts w:ascii="Arial" w:hAnsi="Arial" w:cs="Arial"/>
                <w:b/>
              </w:rPr>
            </w:pPr>
          </w:p>
          <w:p w:rsidR="00C24C79" w:rsidRDefault="00C24C79" w:rsidP="00C24C7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Due: Week 5</w:t>
            </w:r>
          </w:p>
          <w:p w:rsidR="00C24C79" w:rsidRDefault="00C24C79" w:rsidP="00C24C79">
            <w:pPr>
              <w:jc w:val="center"/>
              <w:rPr>
                <w:rFonts w:ascii="Arial" w:hAnsi="Arial" w:cs="Arial"/>
                <w:b/>
              </w:rPr>
            </w:pPr>
          </w:p>
          <w:p w:rsidR="00C24C79" w:rsidRDefault="00C24C79" w:rsidP="00C24C79">
            <w:pPr>
              <w:jc w:val="center"/>
              <w:rPr>
                <w:rFonts w:ascii="Arial" w:hAnsi="Arial" w:cs="Arial"/>
                <w:b/>
              </w:rPr>
            </w:pPr>
          </w:p>
          <w:p w:rsidR="00C24C79" w:rsidRDefault="00C24C79" w:rsidP="00C24C79">
            <w:pPr>
              <w:jc w:val="center"/>
              <w:rPr>
                <w:rFonts w:ascii="Arial" w:hAnsi="Arial" w:cs="Arial"/>
                <w:b/>
              </w:rPr>
            </w:pPr>
          </w:p>
          <w:p w:rsidR="00C24C79" w:rsidRDefault="00C24C79" w:rsidP="00C24C79">
            <w:pPr>
              <w:jc w:val="center"/>
              <w:rPr>
                <w:rFonts w:ascii="Arial" w:hAnsi="Arial" w:cs="Arial"/>
                <w:b/>
              </w:rPr>
            </w:pPr>
          </w:p>
          <w:p w:rsidR="00C24C79" w:rsidRDefault="00C24C79" w:rsidP="00C24C79">
            <w:pPr>
              <w:jc w:val="center"/>
              <w:rPr>
                <w:rFonts w:ascii="Arial" w:hAnsi="Arial" w:cs="Arial"/>
                <w:b/>
              </w:rPr>
            </w:pPr>
          </w:p>
          <w:p w:rsidR="00C24C79" w:rsidRDefault="00C24C79" w:rsidP="00C24C7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Due: Week 5</w:t>
            </w:r>
          </w:p>
          <w:p w:rsidR="00C24C79" w:rsidRDefault="00C24C79" w:rsidP="00C24C79">
            <w:pPr>
              <w:rPr>
                <w:rFonts w:ascii="Arial" w:hAnsi="Arial" w:cs="Arial"/>
                <w:b/>
              </w:rPr>
            </w:pPr>
          </w:p>
          <w:p w:rsidR="00C24C79" w:rsidRDefault="00C24C79" w:rsidP="00C24C79">
            <w:pPr>
              <w:rPr>
                <w:rFonts w:ascii="Arial" w:hAnsi="Arial" w:cs="Arial"/>
                <w:b/>
              </w:rPr>
            </w:pPr>
          </w:p>
          <w:p w:rsidR="00C24C79" w:rsidRDefault="00C24C79" w:rsidP="00C24C79">
            <w:pPr>
              <w:rPr>
                <w:rFonts w:ascii="Arial" w:hAnsi="Arial" w:cs="Arial"/>
                <w:b/>
              </w:rPr>
            </w:pPr>
          </w:p>
          <w:p w:rsidR="00C24C79" w:rsidRDefault="00C24C79" w:rsidP="00C24C7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Due: Week 6</w:t>
            </w:r>
          </w:p>
          <w:p w:rsidR="00C24C79" w:rsidRDefault="00C24C79" w:rsidP="00C24C79">
            <w:pPr>
              <w:rPr>
                <w:rFonts w:ascii="Arial" w:hAnsi="Arial" w:cs="Arial"/>
                <w:b/>
              </w:rPr>
            </w:pPr>
          </w:p>
          <w:p w:rsidR="00C24C79" w:rsidRPr="00EA1536" w:rsidRDefault="00C24C79" w:rsidP="00C24C7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484" w:type="dxa"/>
          </w:tcPr>
          <w:p w:rsidR="00C24C79" w:rsidRDefault="00C24C79" w:rsidP="00C24C7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Task 7: Reading for Pleasure Journal – in-class and at home</w:t>
            </w:r>
          </w:p>
          <w:p w:rsidR="00C24C79" w:rsidRDefault="00C24C79" w:rsidP="00C24C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Complete the Reading for Pleasure activities on two novels and one film.</w:t>
            </w: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Task 8: Spelling &amp; Grammar Programme Test – in-class</w:t>
            </w:r>
          </w:p>
          <w:p w:rsidR="00C24C79" w:rsidRDefault="00C24C79" w:rsidP="00C24C79">
            <w:pPr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</w:rPr>
              <w:t xml:space="preserve">Complete the Spelling and Grammar Test from </w:t>
            </w:r>
            <w:r w:rsidRPr="000A1B48">
              <w:rPr>
                <w:rFonts w:ascii="Arial" w:hAnsi="Arial" w:cs="Arial"/>
                <w:i/>
              </w:rPr>
              <w:t>English Rules! 3.</w:t>
            </w:r>
          </w:p>
          <w:p w:rsidR="00C24C79" w:rsidRDefault="00C24C79" w:rsidP="00C24C79">
            <w:pPr>
              <w:rPr>
                <w:rFonts w:ascii="Arial" w:hAnsi="Arial" w:cs="Arial"/>
                <w:i/>
              </w:rPr>
            </w:pPr>
          </w:p>
          <w:p w:rsidR="00C24C79" w:rsidRDefault="00C24C79" w:rsidP="00C24C79">
            <w:pPr>
              <w:spacing w:before="12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Task 9: Dramatic Play Reading/Performance – </w:t>
            </w:r>
          </w:p>
          <w:p w:rsidR="00C24C79" w:rsidRDefault="00C24C79" w:rsidP="00C24C7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in-class</w:t>
            </w:r>
          </w:p>
          <w:p w:rsidR="00C24C79" w:rsidRDefault="00C24C79" w:rsidP="00C24C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Work in groups to perform a section of the play </w:t>
            </w:r>
            <w:r w:rsidRPr="009B7621">
              <w:rPr>
                <w:rFonts w:ascii="Arial" w:hAnsi="Arial" w:cs="Arial"/>
                <w:b/>
              </w:rPr>
              <w:t>or</w:t>
            </w:r>
            <w:r>
              <w:rPr>
                <w:rFonts w:ascii="Arial" w:hAnsi="Arial" w:cs="Arial"/>
              </w:rPr>
              <w:t xml:space="preserve"> to </w:t>
            </w:r>
            <w:r>
              <w:rPr>
                <w:rFonts w:ascii="Arial" w:hAnsi="Arial" w:cs="Arial"/>
              </w:rPr>
              <w:lastRenderedPageBreak/>
              <w:t>present a prepared reading of the play (including staging).</w:t>
            </w:r>
          </w:p>
          <w:p w:rsidR="00C24C79" w:rsidRPr="000A1B48" w:rsidRDefault="00C24C79" w:rsidP="00C24C79">
            <w:pPr>
              <w:rPr>
                <w:rFonts w:ascii="Arial" w:hAnsi="Arial" w:cs="Arial"/>
              </w:rPr>
            </w:pPr>
          </w:p>
        </w:tc>
        <w:tc>
          <w:tcPr>
            <w:tcW w:w="1399" w:type="dxa"/>
          </w:tcPr>
          <w:p w:rsidR="00C24C79" w:rsidRDefault="00C24C79" w:rsidP="00C24C79">
            <w:pPr>
              <w:jc w:val="center"/>
              <w:rPr>
                <w:rFonts w:ascii="Arial" w:hAnsi="Arial" w:cs="Arial"/>
              </w:rPr>
            </w:pPr>
          </w:p>
          <w:p w:rsidR="00C24C79" w:rsidRDefault="00C24C79" w:rsidP="00C24C79">
            <w:pPr>
              <w:jc w:val="center"/>
              <w:rPr>
                <w:rFonts w:ascii="Arial" w:hAnsi="Arial" w:cs="Arial"/>
              </w:rPr>
            </w:pPr>
          </w:p>
          <w:p w:rsidR="00C24C79" w:rsidRDefault="00C24C79" w:rsidP="00C24C79">
            <w:pPr>
              <w:jc w:val="center"/>
              <w:rPr>
                <w:rFonts w:ascii="Arial" w:hAnsi="Arial" w:cs="Arial"/>
              </w:rPr>
            </w:pPr>
          </w:p>
          <w:p w:rsidR="00C24C79" w:rsidRDefault="00C24C79" w:rsidP="00C24C7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Reading &amp; Viewing </w:t>
            </w:r>
          </w:p>
          <w:p w:rsidR="00C24C79" w:rsidRDefault="00C24C79" w:rsidP="00C24C7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5%</w:t>
            </w:r>
          </w:p>
          <w:p w:rsidR="00C24C79" w:rsidRDefault="00C24C79" w:rsidP="00C24C79">
            <w:pPr>
              <w:jc w:val="center"/>
              <w:rPr>
                <w:rFonts w:ascii="Arial" w:hAnsi="Arial" w:cs="Arial"/>
              </w:rPr>
            </w:pPr>
          </w:p>
          <w:p w:rsidR="00C24C79" w:rsidRDefault="00C24C79" w:rsidP="00C24C79">
            <w:pPr>
              <w:jc w:val="center"/>
              <w:rPr>
                <w:rFonts w:ascii="Arial" w:hAnsi="Arial" w:cs="Arial"/>
              </w:rPr>
            </w:pPr>
          </w:p>
          <w:p w:rsidR="00C24C79" w:rsidRDefault="00C24C79" w:rsidP="00C24C79">
            <w:pPr>
              <w:jc w:val="center"/>
              <w:rPr>
                <w:rFonts w:ascii="Arial" w:hAnsi="Arial" w:cs="Arial"/>
              </w:rPr>
            </w:pPr>
          </w:p>
          <w:p w:rsidR="00C24C79" w:rsidRDefault="00C24C79" w:rsidP="00C24C7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Reading &amp; Viewing </w:t>
            </w:r>
          </w:p>
          <w:p w:rsidR="00C24C79" w:rsidRDefault="00C24C79" w:rsidP="00C24C7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5%</w:t>
            </w:r>
          </w:p>
          <w:p w:rsidR="00C24C79" w:rsidRDefault="00C24C79" w:rsidP="00C24C79">
            <w:pPr>
              <w:jc w:val="center"/>
              <w:rPr>
                <w:rFonts w:ascii="Arial" w:hAnsi="Arial" w:cs="Arial"/>
              </w:rPr>
            </w:pPr>
          </w:p>
          <w:p w:rsidR="00C24C79" w:rsidRDefault="00C24C79" w:rsidP="00C24C79">
            <w:pPr>
              <w:spacing w:before="120"/>
              <w:jc w:val="center"/>
              <w:rPr>
                <w:rFonts w:ascii="Arial" w:hAnsi="Arial" w:cs="Arial"/>
              </w:rPr>
            </w:pPr>
          </w:p>
          <w:p w:rsidR="00C24C79" w:rsidRDefault="00C24C79" w:rsidP="00C24C79">
            <w:pPr>
              <w:spacing w:before="120"/>
              <w:jc w:val="center"/>
              <w:rPr>
                <w:rFonts w:ascii="Arial" w:hAnsi="Arial" w:cs="Arial"/>
              </w:rPr>
            </w:pPr>
          </w:p>
          <w:p w:rsidR="00C24C79" w:rsidRDefault="00C24C79" w:rsidP="00C24C79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Speaking &amp; Listening</w:t>
            </w:r>
          </w:p>
          <w:p w:rsidR="00C24C79" w:rsidRPr="00EA1536" w:rsidRDefault="00C24C79" w:rsidP="00C24C7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10%</w:t>
            </w:r>
          </w:p>
        </w:tc>
        <w:tc>
          <w:tcPr>
            <w:tcW w:w="1284" w:type="dxa"/>
          </w:tcPr>
          <w:p w:rsidR="00C24C79" w:rsidRPr="00EA1536" w:rsidRDefault="00C24C79" w:rsidP="00C24C79">
            <w:pPr>
              <w:spacing w:before="120"/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</w:rPr>
              <w:t xml:space="preserve">     </w:t>
            </w:r>
            <w:r>
              <w:rPr>
                <w:rFonts w:ascii="Arial" w:hAnsi="Arial" w:cs="Arial"/>
              </w:rPr>
              <w:t xml:space="preserve"> </w:t>
            </w: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/100 </w:t>
            </w: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Pr="00EA1536" w:rsidRDefault="00C24C79" w:rsidP="00C24C79">
            <w:pPr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</w:rPr>
              <w:t xml:space="preserve">   </w:t>
            </w:r>
            <w:r>
              <w:rPr>
                <w:rFonts w:ascii="Arial" w:hAnsi="Arial" w:cs="Arial"/>
              </w:rPr>
              <w:t xml:space="preserve">                                  </w:t>
            </w:r>
          </w:p>
          <w:p w:rsidR="00C24C79" w:rsidRDefault="00C24C79" w:rsidP="00C24C79">
            <w:pPr>
              <w:spacing w:before="120"/>
              <w:rPr>
                <w:rFonts w:ascii="Arial" w:hAnsi="Arial" w:cs="Arial"/>
              </w:rPr>
            </w:pPr>
          </w:p>
          <w:p w:rsidR="00C24C79" w:rsidRDefault="00C24C79" w:rsidP="00C24C79">
            <w:pPr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/100           </w:t>
            </w:r>
            <w:r w:rsidRPr="00EA1536">
              <w:rPr>
                <w:rFonts w:ascii="Arial" w:hAnsi="Arial" w:cs="Arial"/>
              </w:rPr>
              <w:t xml:space="preserve">   </w:t>
            </w:r>
            <w:r>
              <w:rPr>
                <w:rFonts w:ascii="Arial" w:hAnsi="Arial" w:cs="Arial"/>
              </w:rPr>
              <w:t xml:space="preserve">                                  </w:t>
            </w:r>
          </w:p>
          <w:p w:rsidR="00C24C79" w:rsidRDefault="00C24C79" w:rsidP="00C24C79">
            <w:pPr>
              <w:spacing w:before="120"/>
              <w:rPr>
                <w:rFonts w:ascii="Arial" w:hAnsi="Arial" w:cs="Arial"/>
              </w:rPr>
            </w:pPr>
          </w:p>
          <w:p w:rsidR="00C24C79" w:rsidRDefault="00C24C79" w:rsidP="00C24C79">
            <w:pPr>
              <w:spacing w:before="120"/>
              <w:rPr>
                <w:rFonts w:ascii="Arial" w:hAnsi="Arial" w:cs="Arial"/>
              </w:rPr>
            </w:pPr>
          </w:p>
          <w:p w:rsidR="00C24C79" w:rsidRDefault="00C24C79" w:rsidP="00C24C79">
            <w:pPr>
              <w:spacing w:before="120"/>
              <w:rPr>
                <w:rFonts w:ascii="Arial" w:hAnsi="Arial" w:cs="Arial"/>
              </w:rPr>
            </w:pPr>
          </w:p>
          <w:p w:rsidR="00C24C79" w:rsidRDefault="00C24C79" w:rsidP="00C24C79">
            <w:pPr>
              <w:spacing w:before="120"/>
              <w:rPr>
                <w:rFonts w:ascii="Arial" w:hAnsi="Arial" w:cs="Arial"/>
              </w:rPr>
            </w:pPr>
          </w:p>
          <w:p w:rsidR="00C24C79" w:rsidRDefault="00C24C79" w:rsidP="00C24C79">
            <w:pPr>
              <w:spacing w:before="120"/>
              <w:rPr>
                <w:rFonts w:ascii="Arial" w:hAnsi="Arial" w:cs="Arial"/>
              </w:rPr>
            </w:pPr>
          </w:p>
          <w:p w:rsidR="00C24C79" w:rsidRDefault="00C24C79" w:rsidP="00C24C79">
            <w:pPr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/100           </w:t>
            </w:r>
            <w:r w:rsidRPr="00EA1536">
              <w:rPr>
                <w:rFonts w:ascii="Arial" w:hAnsi="Arial" w:cs="Arial"/>
              </w:rPr>
              <w:t xml:space="preserve">   </w:t>
            </w:r>
            <w:r>
              <w:rPr>
                <w:rFonts w:ascii="Arial" w:hAnsi="Arial" w:cs="Arial"/>
              </w:rPr>
              <w:t xml:space="preserve">                                  </w:t>
            </w:r>
          </w:p>
          <w:p w:rsidR="00C24C79" w:rsidRPr="00EA1536" w:rsidRDefault="00C24C79" w:rsidP="00C24C79">
            <w:pPr>
              <w:spacing w:before="120"/>
              <w:rPr>
                <w:rFonts w:ascii="Arial" w:hAnsi="Arial" w:cs="Arial"/>
              </w:rPr>
            </w:pPr>
          </w:p>
        </w:tc>
        <w:tc>
          <w:tcPr>
            <w:tcW w:w="1284" w:type="dxa"/>
          </w:tcPr>
          <w:p w:rsidR="00C24C79" w:rsidRDefault="00C24C79" w:rsidP="00C24C79">
            <w:pPr>
              <w:spacing w:before="120"/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Pr="00EA1536" w:rsidRDefault="00C24C79" w:rsidP="00C24C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</w:t>
            </w:r>
            <w:r w:rsidRPr="00EA1536">
              <w:rPr>
                <w:rFonts w:ascii="Arial" w:hAnsi="Arial" w:cs="Arial"/>
              </w:rPr>
              <w:t xml:space="preserve"> /100</w:t>
            </w:r>
          </w:p>
          <w:p w:rsidR="00C24C79" w:rsidRDefault="00C24C79" w:rsidP="00C24C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  <w:sz w:val="8"/>
                <w:szCs w:val="8"/>
              </w:rPr>
            </w:pPr>
          </w:p>
          <w:p w:rsidR="00C24C79" w:rsidRPr="006B6620" w:rsidRDefault="00C24C79" w:rsidP="00C24C79">
            <w:pPr>
              <w:rPr>
                <w:rFonts w:ascii="Arial" w:hAnsi="Arial" w:cs="Arial"/>
                <w:sz w:val="12"/>
                <w:szCs w:val="12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/100</w:t>
            </w: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  <w:sz w:val="12"/>
                <w:szCs w:val="12"/>
              </w:rPr>
            </w:pPr>
          </w:p>
          <w:p w:rsidR="00C24C79" w:rsidRDefault="00C24C79" w:rsidP="00C24C79">
            <w:pPr>
              <w:rPr>
                <w:rFonts w:ascii="Arial" w:hAnsi="Arial" w:cs="Arial"/>
                <w:sz w:val="4"/>
                <w:szCs w:val="4"/>
              </w:rPr>
            </w:pPr>
            <w:r>
              <w:rPr>
                <w:rFonts w:ascii="Arial" w:hAnsi="Arial" w:cs="Arial"/>
              </w:rPr>
              <w:t xml:space="preserve">     </w:t>
            </w:r>
          </w:p>
          <w:p w:rsidR="00C24C79" w:rsidRPr="006B6620" w:rsidRDefault="00C24C79" w:rsidP="00C24C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8"/>
                <w:szCs w:val="8"/>
              </w:rPr>
              <w:t xml:space="preserve">                          </w:t>
            </w:r>
            <w:r>
              <w:rPr>
                <w:rFonts w:ascii="Arial" w:hAnsi="Arial" w:cs="Arial"/>
              </w:rPr>
              <w:t xml:space="preserve">/100           </w:t>
            </w:r>
            <w:r w:rsidRPr="00EA1536">
              <w:rPr>
                <w:rFonts w:ascii="Arial" w:hAnsi="Arial" w:cs="Arial"/>
              </w:rPr>
              <w:t xml:space="preserve">   </w:t>
            </w:r>
            <w:r>
              <w:rPr>
                <w:rFonts w:ascii="Arial" w:hAnsi="Arial" w:cs="Arial"/>
              </w:rPr>
              <w:t xml:space="preserve">                                  </w:t>
            </w:r>
          </w:p>
          <w:p w:rsidR="00C24C79" w:rsidRPr="00EA1536" w:rsidRDefault="00C24C79" w:rsidP="00C24C79">
            <w:pPr>
              <w:rPr>
                <w:rFonts w:ascii="Arial" w:hAnsi="Arial" w:cs="Arial"/>
              </w:rPr>
            </w:pPr>
          </w:p>
        </w:tc>
        <w:tc>
          <w:tcPr>
            <w:tcW w:w="1711" w:type="dxa"/>
          </w:tcPr>
          <w:p w:rsidR="00C24C79" w:rsidRPr="00EA1536" w:rsidRDefault="00C24C79" w:rsidP="00C24C79">
            <w:pPr>
              <w:rPr>
                <w:rFonts w:ascii="Arial" w:hAnsi="Arial" w:cs="Arial"/>
              </w:rPr>
            </w:pPr>
          </w:p>
        </w:tc>
      </w:tr>
      <w:tr w:rsidR="00C24C79" w:rsidRPr="00EA1536" w:rsidTr="00232EBB">
        <w:tc>
          <w:tcPr>
            <w:tcW w:w="1294" w:type="dxa"/>
            <w:shd w:val="clear" w:color="auto" w:fill="FFFFFF" w:themeFill="background1"/>
          </w:tcPr>
          <w:p w:rsidR="00C24C79" w:rsidRDefault="00C24C79" w:rsidP="00C24C79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 w:rsidRPr="00FE4F8A">
              <w:rPr>
                <w:rFonts w:ascii="Arial" w:hAnsi="Arial" w:cs="Arial"/>
                <w:b/>
              </w:rPr>
              <w:t>Weeks</w:t>
            </w:r>
          </w:p>
          <w:p w:rsidR="00C24C79" w:rsidRDefault="00C24C79" w:rsidP="00C24C7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6-9</w:t>
            </w:r>
          </w:p>
          <w:p w:rsidR="00C24C79" w:rsidRDefault="00C24C79" w:rsidP="00C24C79">
            <w:pPr>
              <w:jc w:val="center"/>
              <w:rPr>
                <w:rFonts w:ascii="Arial" w:hAnsi="Arial" w:cs="Arial"/>
                <w:b/>
              </w:rPr>
            </w:pPr>
          </w:p>
          <w:p w:rsidR="00C24C79" w:rsidRPr="000A51D3" w:rsidRDefault="00C24C79" w:rsidP="00C24C79">
            <w:pPr>
              <w:spacing w:before="120"/>
              <w:rPr>
                <w:rFonts w:ascii="Arial" w:hAnsi="Arial" w:cs="Arial"/>
                <w:b/>
              </w:rPr>
            </w:pPr>
            <w:r w:rsidRPr="000A51D3">
              <w:rPr>
                <w:rFonts w:ascii="Arial" w:hAnsi="Arial" w:cs="Arial"/>
                <w:b/>
              </w:rPr>
              <w:t>Due: Week 7</w:t>
            </w:r>
          </w:p>
          <w:p w:rsidR="00C24C79" w:rsidRPr="00FE4F8A" w:rsidRDefault="00C24C79" w:rsidP="00C24C7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484" w:type="dxa"/>
            <w:shd w:val="clear" w:color="auto" w:fill="FFFFFF" w:themeFill="background1"/>
          </w:tcPr>
          <w:p w:rsidR="00C24C79" w:rsidRPr="00FE4F8A" w:rsidRDefault="00C24C79" w:rsidP="00C24C79">
            <w:pPr>
              <w:spacing w:before="120"/>
              <w:rPr>
                <w:rFonts w:ascii="Arial" w:hAnsi="Arial" w:cs="Arial"/>
              </w:rPr>
            </w:pPr>
            <w:r w:rsidRPr="00FE4F8A">
              <w:rPr>
                <w:rFonts w:ascii="Arial" w:hAnsi="Arial" w:cs="Arial"/>
                <w:b/>
              </w:rPr>
              <w:t>Task 10: Political Cartoon Analysis</w:t>
            </w:r>
            <w:r>
              <w:rPr>
                <w:rFonts w:ascii="Arial" w:hAnsi="Arial" w:cs="Arial"/>
                <w:b/>
              </w:rPr>
              <w:t xml:space="preserve"> -</w:t>
            </w:r>
            <w:r w:rsidRPr="00FE4F8A"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i</w:t>
            </w:r>
            <w:r w:rsidRPr="00FE4F8A">
              <w:rPr>
                <w:rFonts w:ascii="Arial" w:hAnsi="Arial" w:cs="Arial"/>
                <w:b/>
              </w:rPr>
              <w:t>n-class</w:t>
            </w:r>
          </w:p>
          <w:p w:rsidR="00C24C79" w:rsidRPr="00FE4F8A" w:rsidRDefault="00C24C79" w:rsidP="00C24C79">
            <w:pPr>
              <w:spacing w:before="120"/>
              <w:rPr>
                <w:rFonts w:ascii="Arial" w:hAnsi="Arial" w:cs="Arial"/>
              </w:rPr>
            </w:pPr>
            <w:r w:rsidRPr="00FE4F8A">
              <w:rPr>
                <w:rFonts w:ascii="Arial" w:hAnsi="Arial" w:cs="Arial"/>
              </w:rPr>
              <w:t xml:space="preserve">Choose one of the cartoons included in the slideshow OR locate your own political cartoon. </w:t>
            </w:r>
            <w:r>
              <w:rPr>
                <w:rFonts w:ascii="Arial" w:hAnsi="Arial" w:cs="Arial"/>
              </w:rPr>
              <w:t>Analytical response as indicated in course outline.</w:t>
            </w:r>
          </w:p>
          <w:p w:rsidR="00C24C79" w:rsidRPr="00FE4F8A" w:rsidRDefault="00C24C79" w:rsidP="00C24C79">
            <w:pPr>
              <w:spacing w:before="120"/>
              <w:rPr>
                <w:rFonts w:ascii="Arial" w:hAnsi="Arial" w:cs="Arial"/>
              </w:rPr>
            </w:pPr>
          </w:p>
        </w:tc>
        <w:tc>
          <w:tcPr>
            <w:tcW w:w="1399" w:type="dxa"/>
            <w:shd w:val="clear" w:color="auto" w:fill="FFFFFF" w:themeFill="background1"/>
          </w:tcPr>
          <w:p w:rsidR="00C24C79" w:rsidRDefault="00C24C79" w:rsidP="00C24C79">
            <w:pPr>
              <w:spacing w:before="120"/>
              <w:jc w:val="center"/>
              <w:rPr>
                <w:rFonts w:ascii="Arial" w:hAnsi="Arial" w:cs="Arial"/>
              </w:rPr>
            </w:pPr>
          </w:p>
          <w:p w:rsidR="00C24C79" w:rsidRDefault="00C24C79" w:rsidP="00C24C79">
            <w:pPr>
              <w:spacing w:before="120"/>
              <w:jc w:val="center"/>
              <w:rPr>
                <w:rFonts w:ascii="Arial" w:hAnsi="Arial" w:cs="Arial"/>
              </w:rPr>
            </w:pPr>
          </w:p>
          <w:p w:rsidR="00C24C79" w:rsidRPr="00FE4F8A" w:rsidRDefault="00C24C79" w:rsidP="00C24C79">
            <w:pPr>
              <w:jc w:val="center"/>
              <w:rPr>
                <w:rFonts w:ascii="Arial" w:hAnsi="Arial" w:cs="Arial"/>
              </w:rPr>
            </w:pPr>
            <w:r w:rsidRPr="00FE4F8A">
              <w:rPr>
                <w:rFonts w:ascii="Arial" w:hAnsi="Arial" w:cs="Arial"/>
              </w:rPr>
              <w:t>Reading &amp; Viewing 5%</w:t>
            </w:r>
          </w:p>
          <w:p w:rsidR="00C24C79" w:rsidRPr="00FE4F8A" w:rsidRDefault="00C24C79" w:rsidP="00C24C79">
            <w:pPr>
              <w:spacing w:before="120"/>
              <w:rPr>
                <w:rFonts w:ascii="Arial" w:hAnsi="Arial" w:cs="Arial"/>
                <w:b/>
              </w:rPr>
            </w:pPr>
          </w:p>
        </w:tc>
        <w:tc>
          <w:tcPr>
            <w:tcW w:w="1284" w:type="dxa"/>
            <w:shd w:val="clear" w:color="auto" w:fill="FFFFFF" w:themeFill="background1"/>
          </w:tcPr>
          <w:p w:rsidR="00C24C79" w:rsidRDefault="00C24C79" w:rsidP="00C24C79">
            <w:pPr>
              <w:spacing w:before="160"/>
              <w:rPr>
                <w:rFonts w:ascii="Arial" w:hAnsi="Arial" w:cs="Arial"/>
              </w:rPr>
            </w:pPr>
          </w:p>
          <w:p w:rsidR="00C24C79" w:rsidRDefault="00C24C79" w:rsidP="00C24C79">
            <w:pPr>
              <w:spacing w:before="120"/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/100           </w:t>
            </w:r>
            <w:r w:rsidRPr="00EA1536">
              <w:rPr>
                <w:rFonts w:ascii="Arial" w:hAnsi="Arial" w:cs="Arial"/>
              </w:rPr>
              <w:t xml:space="preserve">   </w:t>
            </w:r>
            <w:r>
              <w:rPr>
                <w:rFonts w:ascii="Arial" w:hAnsi="Arial" w:cs="Arial"/>
              </w:rPr>
              <w:t xml:space="preserve">                                  </w:t>
            </w:r>
          </w:p>
          <w:p w:rsidR="00C24C79" w:rsidRPr="00FE4F8A" w:rsidRDefault="00C24C79" w:rsidP="00C24C79">
            <w:pPr>
              <w:spacing w:before="120"/>
              <w:rPr>
                <w:rFonts w:ascii="Arial" w:hAnsi="Arial" w:cs="Arial"/>
                <w:b/>
              </w:rPr>
            </w:pPr>
          </w:p>
        </w:tc>
        <w:tc>
          <w:tcPr>
            <w:tcW w:w="1284" w:type="dxa"/>
            <w:shd w:val="clear" w:color="auto" w:fill="FFFFFF" w:themeFill="background1"/>
          </w:tcPr>
          <w:p w:rsidR="00C24C79" w:rsidRDefault="00C24C79" w:rsidP="00C24C79">
            <w:pPr>
              <w:rPr>
                <w:rFonts w:ascii="Arial" w:hAnsi="Arial" w:cs="Arial"/>
                <w:b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/100           </w:t>
            </w:r>
            <w:r w:rsidRPr="00EA1536">
              <w:rPr>
                <w:rFonts w:ascii="Arial" w:hAnsi="Arial" w:cs="Arial"/>
              </w:rPr>
              <w:t xml:space="preserve">   </w:t>
            </w:r>
            <w:r>
              <w:rPr>
                <w:rFonts w:ascii="Arial" w:hAnsi="Arial" w:cs="Arial"/>
              </w:rPr>
              <w:t xml:space="preserve">                                  </w:t>
            </w:r>
          </w:p>
          <w:p w:rsidR="00C24C79" w:rsidRPr="00FE4F8A" w:rsidRDefault="00C24C79" w:rsidP="00C24C79">
            <w:pPr>
              <w:rPr>
                <w:rFonts w:ascii="Arial" w:hAnsi="Arial" w:cs="Arial"/>
                <w:b/>
              </w:rPr>
            </w:pPr>
          </w:p>
        </w:tc>
        <w:tc>
          <w:tcPr>
            <w:tcW w:w="1711" w:type="dxa"/>
            <w:shd w:val="clear" w:color="auto" w:fill="FFFFFF" w:themeFill="background1"/>
          </w:tcPr>
          <w:p w:rsidR="00C24C79" w:rsidRPr="00FE4F8A" w:rsidRDefault="00C24C79" w:rsidP="00C24C79">
            <w:pPr>
              <w:spacing w:before="120" w:after="120"/>
              <w:rPr>
                <w:rFonts w:ascii="Arial" w:hAnsi="Arial" w:cs="Arial"/>
                <w:b/>
              </w:rPr>
            </w:pPr>
          </w:p>
        </w:tc>
      </w:tr>
      <w:tr w:rsidR="00C24C79" w:rsidRPr="00EA1536" w:rsidTr="00705D18">
        <w:tc>
          <w:tcPr>
            <w:tcW w:w="1294" w:type="dxa"/>
            <w:shd w:val="clear" w:color="auto" w:fill="D9D9D9" w:themeFill="background1" w:themeFillShade="D9"/>
          </w:tcPr>
          <w:p w:rsidR="00C24C79" w:rsidRPr="00EA1536" w:rsidRDefault="00C24C79" w:rsidP="00C24C79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>
              <w:br w:type="page"/>
            </w:r>
            <w:r w:rsidRPr="00EA1536">
              <w:rPr>
                <w:rFonts w:ascii="Arial" w:hAnsi="Arial" w:cs="Arial"/>
                <w:b/>
              </w:rPr>
              <w:t xml:space="preserve">Term </w:t>
            </w:r>
            <w:r>
              <w:rPr>
                <w:rFonts w:ascii="Arial" w:hAnsi="Arial" w:cs="Arial"/>
                <w:b/>
              </w:rPr>
              <w:t>Three</w:t>
            </w:r>
          </w:p>
        </w:tc>
        <w:tc>
          <w:tcPr>
            <w:tcW w:w="3484" w:type="dxa"/>
            <w:shd w:val="clear" w:color="auto" w:fill="D9D9D9" w:themeFill="background1" w:themeFillShade="D9"/>
          </w:tcPr>
          <w:p w:rsidR="00C24C79" w:rsidRPr="00EA1536" w:rsidRDefault="00C24C79" w:rsidP="00C24C79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Assessments</w:t>
            </w:r>
          </w:p>
        </w:tc>
        <w:tc>
          <w:tcPr>
            <w:tcW w:w="1399" w:type="dxa"/>
            <w:shd w:val="clear" w:color="auto" w:fill="D9D9D9" w:themeFill="background1" w:themeFillShade="D9"/>
          </w:tcPr>
          <w:p w:rsidR="00C24C79" w:rsidRPr="00EA1536" w:rsidRDefault="00C24C79" w:rsidP="00C24C79">
            <w:pPr>
              <w:spacing w:before="120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Weighting</w:t>
            </w:r>
          </w:p>
        </w:tc>
        <w:tc>
          <w:tcPr>
            <w:tcW w:w="1284" w:type="dxa"/>
            <w:shd w:val="clear" w:color="auto" w:fill="D9D9D9" w:themeFill="background1" w:themeFillShade="D9"/>
          </w:tcPr>
          <w:p w:rsidR="00C24C79" w:rsidRPr="00EA1536" w:rsidRDefault="00C24C79" w:rsidP="00C24C79">
            <w:pPr>
              <w:spacing w:before="120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 xml:space="preserve">Mark </w:t>
            </w:r>
          </w:p>
          <w:p w:rsidR="00C24C79" w:rsidRPr="00EA1536" w:rsidRDefault="00C24C79" w:rsidP="00C24C79">
            <w:pPr>
              <w:spacing w:before="120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Achieved</w:t>
            </w:r>
          </w:p>
        </w:tc>
        <w:tc>
          <w:tcPr>
            <w:tcW w:w="1284" w:type="dxa"/>
            <w:shd w:val="clear" w:color="auto" w:fill="D9D9D9" w:themeFill="background1" w:themeFillShade="D9"/>
          </w:tcPr>
          <w:p w:rsidR="00C24C79" w:rsidRPr="00EA1536" w:rsidRDefault="00C24C79" w:rsidP="00C24C7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Mark I aim to achieve</w:t>
            </w:r>
          </w:p>
        </w:tc>
        <w:tc>
          <w:tcPr>
            <w:tcW w:w="1711" w:type="dxa"/>
            <w:shd w:val="clear" w:color="auto" w:fill="D9D9D9" w:themeFill="background1" w:themeFillShade="D9"/>
          </w:tcPr>
          <w:p w:rsidR="00C24C79" w:rsidRPr="00EA1536" w:rsidRDefault="00C24C79" w:rsidP="00C24C79">
            <w:pPr>
              <w:spacing w:before="120" w:after="12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One goal f</w:t>
            </w:r>
            <w:r w:rsidRPr="00EA1536">
              <w:rPr>
                <w:rFonts w:ascii="Arial" w:hAnsi="Arial" w:cs="Arial"/>
                <w:b/>
              </w:rPr>
              <w:t>or next Assessment</w:t>
            </w:r>
          </w:p>
        </w:tc>
      </w:tr>
      <w:tr w:rsidR="00C24C79" w:rsidRPr="00EA1536" w:rsidTr="00705D18">
        <w:tc>
          <w:tcPr>
            <w:tcW w:w="1294" w:type="dxa"/>
          </w:tcPr>
          <w:p w:rsidR="00C24C79" w:rsidRDefault="00C24C79" w:rsidP="00C24C79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 w:rsidRPr="00FE4F8A">
              <w:rPr>
                <w:rFonts w:ascii="Arial" w:hAnsi="Arial" w:cs="Arial"/>
                <w:b/>
              </w:rPr>
              <w:t>Weeks</w:t>
            </w:r>
          </w:p>
          <w:p w:rsidR="00C24C79" w:rsidRDefault="00C24C79" w:rsidP="00C24C7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6-9</w:t>
            </w:r>
          </w:p>
          <w:p w:rsidR="00C24C79" w:rsidRDefault="00C24C79" w:rsidP="00C24C79">
            <w:pPr>
              <w:jc w:val="center"/>
              <w:rPr>
                <w:rFonts w:ascii="Arial" w:hAnsi="Arial" w:cs="Arial"/>
                <w:b/>
              </w:rPr>
            </w:pPr>
          </w:p>
          <w:p w:rsidR="00C24C79" w:rsidRDefault="00C24C79" w:rsidP="00C24C79">
            <w:pPr>
              <w:jc w:val="center"/>
              <w:rPr>
                <w:rFonts w:ascii="Arial" w:hAnsi="Arial" w:cs="Arial"/>
                <w:b/>
              </w:rPr>
            </w:pPr>
          </w:p>
          <w:p w:rsidR="00C24C79" w:rsidRDefault="00C24C79" w:rsidP="00C24C79">
            <w:pPr>
              <w:jc w:val="center"/>
              <w:rPr>
                <w:rFonts w:ascii="Arial" w:hAnsi="Arial" w:cs="Arial"/>
                <w:b/>
              </w:rPr>
            </w:pPr>
          </w:p>
          <w:p w:rsidR="00C24C79" w:rsidRDefault="00C24C79" w:rsidP="00C24C79">
            <w:pPr>
              <w:jc w:val="center"/>
              <w:rPr>
                <w:rFonts w:ascii="Arial" w:hAnsi="Arial" w:cs="Arial"/>
                <w:b/>
              </w:rPr>
            </w:pPr>
          </w:p>
          <w:p w:rsidR="00C24C79" w:rsidRPr="00C00F47" w:rsidRDefault="00C24C79" w:rsidP="00C24C79">
            <w:pPr>
              <w:spacing w:before="120" w:line="259" w:lineRule="auto"/>
              <w:rPr>
                <w:rFonts w:ascii="Arial" w:hAnsi="Arial" w:cs="Arial"/>
                <w:b/>
              </w:rPr>
            </w:pPr>
            <w:r w:rsidRPr="00C00F47">
              <w:rPr>
                <w:rFonts w:ascii="Arial" w:eastAsiaTheme="minorHAnsi" w:hAnsi="Arial" w:cs="Arial"/>
                <w:b/>
              </w:rPr>
              <w:t>Due: Week 9</w:t>
            </w:r>
          </w:p>
          <w:p w:rsidR="00C24C79" w:rsidRPr="0095139C" w:rsidRDefault="00C24C79" w:rsidP="00C24C7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484" w:type="dxa"/>
          </w:tcPr>
          <w:p w:rsidR="00C24C79" w:rsidRPr="00C00F47" w:rsidRDefault="00C24C79" w:rsidP="00C24C79">
            <w:pPr>
              <w:spacing w:before="120" w:after="120"/>
              <w:rPr>
                <w:rFonts w:ascii="Arial" w:eastAsiaTheme="minorHAnsi" w:hAnsi="Arial" w:cs="Arial"/>
                <w:b/>
              </w:rPr>
            </w:pPr>
            <w:r>
              <w:rPr>
                <w:rFonts w:ascii="Arial" w:eastAsiaTheme="minorHAnsi" w:hAnsi="Arial" w:cs="Arial"/>
                <w:b/>
              </w:rPr>
              <w:t>Task 11</w:t>
            </w:r>
            <w:r w:rsidRPr="0095139C">
              <w:rPr>
                <w:rFonts w:ascii="Arial" w:eastAsiaTheme="minorHAnsi" w:hAnsi="Arial" w:cs="Arial"/>
                <w:b/>
              </w:rPr>
              <w:t xml:space="preserve">: </w:t>
            </w:r>
            <w:r w:rsidRPr="00C00F47">
              <w:rPr>
                <w:rFonts w:ascii="Arial" w:eastAsiaTheme="minorHAnsi" w:hAnsi="Arial" w:cs="Arial"/>
                <w:b/>
              </w:rPr>
              <w:t>Autobiographical Response</w:t>
            </w:r>
            <w:r>
              <w:rPr>
                <w:rFonts w:ascii="Arial" w:eastAsiaTheme="minorHAnsi" w:hAnsi="Arial" w:cs="Arial"/>
                <w:b/>
              </w:rPr>
              <w:t xml:space="preserve"> – in-class</w:t>
            </w:r>
          </w:p>
          <w:p w:rsidR="00C24C79" w:rsidRPr="00C00F47" w:rsidRDefault="00C24C79" w:rsidP="00C24C79">
            <w:pPr>
              <w:spacing w:line="259" w:lineRule="auto"/>
              <w:rPr>
                <w:rFonts w:ascii="Arial" w:eastAsiaTheme="minorHAnsi" w:hAnsi="Arial" w:cs="Arial"/>
              </w:rPr>
            </w:pPr>
            <w:r w:rsidRPr="00C00F47">
              <w:rPr>
                <w:rFonts w:ascii="Arial" w:eastAsiaTheme="minorHAnsi" w:hAnsi="Arial" w:cs="Arial"/>
              </w:rPr>
              <w:t xml:space="preserve">Select one of the interviewees from the documentary and write </w:t>
            </w:r>
            <w:r>
              <w:rPr>
                <w:rFonts w:ascii="Arial" w:eastAsiaTheme="minorHAnsi" w:hAnsi="Arial" w:cs="Arial"/>
              </w:rPr>
              <w:t xml:space="preserve">an autobiographical narrative OR a diary/journal OR a letter </w:t>
            </w:r>
            <w:r w:rsidRPr="00C00F47">
              <w:rPr>
                <w:rFonts w:ascii="Arial" w:eastAsiaTheme="minorHAnsi" w:hAnsi="Arial" w:cs="Arial"/>
              </w:rPr>
              <w:t>from their perspective</w:t>
            </w:r>
            <w:r>
              <w:rPr>
                <w:rFonts w:ascii="Arial" w:eastAsiaTheme="minorHAnsi" w:hAnsi="Arial" w:cs="Arial"/>
              </w:rPr>
              <w:t>,</w:t>
            </w:r>
            <w:r w:rsidRPr="00C00F47">
              <w:rPr>
                <w:rFonts w:ascii="Arial" w:eastAsiaTheme="minorHAnsi" w:hAnsi="Arial" w:cs="Arial"/>
              </w:rPr>
              <w:t xml:space="preserve"> about the events and the aftermath of the Cronulla riots. </w:t>
            </w:r>
          </w:p>
          <w:p w:rsidR="00C24C79" w:rsidRPr="0095139C" w:rsidRDefault="00C24C79" w:rsidP="00C24C79">
            <w:pPr>
              <w:spacing w:after="120" w:line="259" w:lineRule="auto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  <w:i/>
              </w:rPr>
              <w:t>Common Assessment Task</w:t>
            </w:r>
          </w:p>
        </w:tc>
        <w:tc>
          <w:tcPr>
            <w:tcW w:w="1399" w:type="dxa"/>
          </w:tcPr>
          <w:p w:rsidR="00C24C79" w:rsidRDefault="00C24C79" w:rsidP="00C24C79">
            <w:pPr>
              <w:spacing w:before="120"/>
              <w:jc w:val="center"/>
              <w:rPr>
                <w:rFonts w:ascii="Arial" w:eastAsiaTheme="minorHAnsi" w:hAnsi="Arial" w:cs="Arial"/>
                <w:iCs/>
              </w:rPr>
            </w:pPr>
          </w:p>
          <w:p w:rsidR="00C24C79" w:rsidRDefault="00C24C79" w:rsidP="00C24C79">
            <w:pPr>
              <w:spacing w:before="120"/>
              <w:jc w:val="center"/>
              <w:rPr>
                <w:rFonts w:ascii="Arial" w:eastAsiaTheme="minorHAnsi" w:hAnsi="Arial" w:cs="Arial"/>
                <w:iCs/>
              </w:rPr>
            </w:pPr>
          </w:p>
          <w:p w:rsidR="00C24C79" w:rsidRPr="00EA1536" w:rsidRDefault="00C24C79" w:rsidP="00C24C79">
            <w:pPr>
              <w:jc w:val="center"/>
              <w:rPr>
                <w:rFonts w:ascii="Arial" w:hAnsi="Arial" w:cs="Arial"/>
              </w:rPr>
            </w:pPr>
            <w:r w:rsidRPr="00C00F47">
              <w:rPr>
                <w:rFonts w:ascii="Arial" w:eastAsiaTheme="minorHAnsi" w:hAnsi="Arial" w:cs="Arial"/>
                <w:iCs/>
              </w:rPr>
              <w:t xml:space="preserve">Writing 2.5%            </w:t>
            </w:r>
          </w:p>
        </w:tc>
        <w:tc>
          <w:tcPr>
            <w:tcW w:w="1284" w:type="dxa"/>
          </w:tcPr>
          <w:p w:rsidR="00C24C79" w:rsidRPr="00EA1536" w:rsidRDefault="00C24C79" w:rsidP="00C24C79">
            <w:pPr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                             </w:t>
            </w: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  <w:sz w:val="12"/>
                <w:szCs w:val="12"/>
              </w:rPr>
            </w:pPr>
          </w:p>
          <w:p w:rsidR="00C24C79" w:rsidRPr="00EA1536" w:rsidRDefault="00C24C79" w:rsidP="00C24C79">
            <w:pPr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</w:rPr>
              <w:t xml:space="preserve">     </w:t>
            </w:r>
            <w:r>
              <w:rPr>
                <w:rFonts w:ascii="Arial" w:hAnsi="Arial" w:cs="Arial"/>
              </w:rPr>
              <w:t xml:space="preserve">    /100 </w:t>
            </w:r>
            <w:r w:rsidRPr="00EA1536">
              <w:rPr>
                <w:rFonts w:ascii="Arial" w:hAnsi="Arial" w:cs="Arial"/>
              </w:rPr>
              <w:t xml:space="preserve">   </w:t>
            </w:r>
            <w:r>
              <w:rPr>
                <w:rFonts w:ascii="Arial" w:hAnsi="Arial" w:cs="Arial"/>
              </w:rPr>
              <w:t xml:space="preserve">                                     </w:t>
            </w:r>
          </w:p>
          <w:p w:rsidR="00C24C79" w:rsidRPr="00EA1536" w:rsidRDefault="00C24C79" w:rsidP="00C24C79">
            <w:pPr>
              <w:spacing w:before="120"/>
              <w:rPr>
                <w:rFonts w:ascii="Arial" w:hAnsi="Arial" w:cs="Arial"/>
              </w:rPr>
            </w:pPr>
          </w:p>
        </w:tc>
        <w:tc>
          <w:tcPr>
            <w:tcW w:w="1284" w:type="dxa"/>
          </w:tcPr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Pr="00EA1536" w:rsidRDefault="00C24C79" w:rsidP="00C24C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</w:t>
            </w:r>
            <w:r w:rsidRPr="00EA1536">
              <w:rPr>
                <w:rFonts w:ascii="Arial" w:hAnsi="Arial" w:cs="Arial"/>
              </w:rPr>
              <w:t xml:space="preserve"> /100</w:t>
            </w:r>
          </w:p>
          <w:p w:rsidR="00C24C79" w:rsidRPr="00EA1536" w:rsidRDefault="00C24C79" w:rsidP="00C24C79">
            <w:pPr>
              <w:rPr>
                <w:rFonts w:ascii="Arial" w:hAnsi="Arial" w:cs="Arial"/>
              </w:rPr>
            </w:pPr>
          </w:p>
        </w:tc>
        <w:tc>
          <w:tcPr>
            <w:tcW w:w="1711" w:type="dxa"/>
          </w:tcPr>
          <w:p w:rsidR="00C24C79" w:rsidRPr="00EA1536" w:rsidRDefault="00C24C79" w:rsidP="00C24C79">
            <w:pPr>
              <w:rPr>
                <w:rFonts w:ascii="Arial" w:hAnsi="Arial" w:cs="Arial"/>
              </w:rPr>
            </w:pPr>
          </w:p>
        </w:tc>
      </w:tr>
      <w:tr w:rsidR="00C24C79" w:rsidRPr="00EA1536" w:rsidTr="0095139C">
        <w:tc>
          <w:tcPr>
            <w:tcW w:w="1294" w:type="dxa"/>
            <w:shd w:val="clear" w:color="auto" w:fill="FFFFFF" w:themeFill="background1"/>
          </w:tcPr>
          <w:p w:rsidR="00C24C79" w:rsidRPr="00C00F47" w:rsidDel="00991DEB" w:rsidRDefault="00C24C79" w:rsidP="00C24C79">
            <w:pPr>
              <w:spacing w:before="120"/>
              <w:jc w:val="center"/>
              <w:rPr>
                <w:del w:id="173" w:author="MCWILLIAMS Hayden [Narrogin Senior High School]" w:date="2020-07-20T16:13:00Z"/>
                <w:rFonts w:ascii="Arial" w:hAnsi="Arial" w:cs="Arial"/>
                <w:b/>
              </w:rPr>
            </w:pPr>
            <w:del w:id="174" w:author="MCWILLIAMS Hayden [Narrogin Senior High School]" w:date="2020-07-20T16:13:00Z">
              <w:r w:rsidRPr="00C00F47" w:rsidDel="00991DEB">
                <w:rPr>
                  <w:rFonts w:ascii="Arial" w:hAnsi="Arial" w:cs="Arial"/>
                  <w:b/>
                </w:rPr>
                <w:delText>Weeks</w:delText>
              </w:r>
            </w:del>
          </w:p>
          <w:p w:rsidR="00C24C79" w:rsidRPr="00C00F47" w:rsidDel="00991DEB" w:rsidRDefault="00C24C79" w:rsidP="00C24C79">
            <w:pPr>
              <w:spacing w:before="120"/>
              <w:jc w:val="center"/>
              <w:rPr>
                <w:del w:id="175" w:author="MCWILLIAMS Hayden [Narrogin Senior High School]" w:date="2020-07-20T16:13:00Z"/>
                <w:rFonts w:ascii="Arial" w:hAnsi="Arial" w:cs="Arial"/>
                <w:b/>
              </w:rPr>
            </w:pPr>
            <w:del w:id="176" w:author="MCWILLIAMS Hayden [Narrogin Senior High School]" w:date="2020-07-20T16:13:00Z">
              <w:r w:rsidRPr="00C00F47" w:rsidDel="00991DEB">
                <w:rPr>
                  <w:rFonts w:ascii="Arial" w:hAnsi="Arial" w:cs="Arial"/>
                  <w:b/>
                </w:rPr>
                <w:delText>1-2</w:delText>
              </w:r>
            </w:del>
          </w:p>
          <w:p w:rsidR="00C24C79" w:rsidRPr="00C00F47" w:rsidDel="00991DEB" w:rsidRDefault="00C24C79" w:rsidP="00C24C79">
            <w:pPr>
              <w:spacing w:before="120"/>
              <w:jc w:val="center"/>
              <w:rPr>
                <w:del w:id="177" w:author="MCWILLIAMS Hayden [Narrogin Senior High School]" w:date="2020-07-20T16:13:00Z"/>
                <w:rFonts w:ascii="Arial" w:hAnsi="Arial" w:cs="Arial"/>
                <w:b/>
              </w:rPr>
            </w:pPr>
          </w:p>
          <w:p w:rsidR="00C24C79" w:rsidRPr="00C00F47" w:rsidDel="00991DEB" w:rsidRDefault="00C24C79" w:rsidP="00C24C79">
            <w:pPr>
              <w:spacing w:before="120"/>
              <w:rPr>
                <w:del w:id="178" w:author="MCWILLIAMS Hayden [Narrogin Senior High School]" w:date="2020-07-20T16:13:00Z"/>
                <w:rFonts w:ascii="Arial" w:hAnsi="Arial" w:cs="Arial"/>
                <w:b/>
              </w:rPr>
            </w:pPr>
            <w:del w:id="179" w:author="MCWILLIAMS Hayden [Narrogin Senior High School]" w:date="2020-07-20T16:13:00Z">
              <w:r w:rsidRPr="00C00F47" w:rsidDel="00991DEB">
                <w:rPr>
                  <w:rFonts w:ascii="Arial" w:hAnsi="Arial" w:cs="Arial"/>
                  <w:b/>
                </w:rPr>
                <w:delText xml:space="preserve">Due: </w:delText>
              </w:r>
            </w:del>
          </w:p>
          <w:p w:rsidR="00C24C79" w:rsidDel="00991DEB" w:rsidRDefault="00C24C79" w:rsidP="00C24C79">
            <w:pPr>
              <w:rPr>
                <w:del w:id="180" w:author="MCWILLIAMS Hayden [Narrogin Senior High School]" w:date="2020-07-20T16:13:00Z"/>
                <w:rFonts w:ascii="Arial" w:hAnsi="Arial" w:cs="Arial"/>
                <w:b/>
              </w:rPr>
            </w:pPr>
            <w:del w:id="181" w:author="MCWILLIAMS Hayden [Narrogin Senior High School]" w:date="2020-07-20T16:13:00Z">
              <w:r w:rsidRPr="00C00F47" w:rsidDel="00991DEB">
                <w:rPr>
                  <w:rFonts w:ascii="Arial" w:hAnsi="Arial" w:cs="Arial"/>
                  <w:b/>
                </w:rPr>
                <w:delText>Week 2</w:delText>
              </w:r>
            </w:del>
          </w:p>
          <w:p w:rsidR="00C24C79" w:rsidRPr="00EA1536" w:rsidRDefault="00C24C79" w:rsidP="00C24C79">
            <w:pPr>
              <w:spacing w:after="120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484" w:type="dxa"/>
          </w:tcPr>
          <w:p w:rsidR="00C24C79" w:rsidRPr="0095139C" w:rsidDel="00991DEB" w:rsidRDefault="00C24C79" w:rsidP="00C24C79">
            <w:pPr>
              <w:spacing w:before="120" w:line="259" w:lineRule="auto"/>
              <w:rPr>
                <w:del w:id="182" w:author="MCWILLIAMS Hayden [Narrogin Senior High School]" w:date="2020-07-20T16:13:00Z"/>
                <w:rFonts w:ascii="Arial" w:eastAsiaTheme="minorHAnsi" w:hAnsi="Arial" w:cs="Arial"/>
              </w:rPr>
            </w:pPr>
            <w:del w:id="183" w:author="MCWILLIAMS Hayden [Narrogin Senior High School]" w:date="2020-07-20T16:13:00Z">
              <w:r w:rsidDel="00991DEB">
                <w:rPr>
                  <w:rFonts w:ascii="Arial" w:hAnsi="Arial" w:cs="Arial"/>
                  <w:b/>
                </w:rPr>
                <w:delText xml:space="preserve">Task 12: </w:delText>
              </w:r>
              <w:r w:rsidRPr="0095139C" w:rsidDel="00991DEB">
                <w:rPr>
                  <w:rFonts w:ascii="Arial" w:eastAsiaTheme="minorHAnsi" w:hAnsi="Arial" w:cs="Arial"/>
                  <w:b/>
                </w:rPr>
                <w:delText>Image Analysis - in-class</w:delText>
              </w:r>
            </w:del>
          </w:p>
          <w:p w:rsidR="00C24C79" w:rsidRPr="00EA1536" w:rsidRDefault="00C24C79" w:rsidP="00C24C79">
            <w:pPr>
              <w:spacing w:before="120" w:after="120"/>
              <w:rPr>
                <w:rFonts w:ascii="Arial" w:hAnsi="Arial" w:cs="Arial"/>
                <w:b/>
              </w:rPr>
            </w:pPr>
            <w:del w:id="184" w:author="MCWILLIAMS Hayden [Narrogin Senior High School]" w:date="2020-07-20T16:13:00Z">
              <w:r w:rsidRPr="0095139C" w:rsidDel="00991DEB">
                <w:rPr>
                  <w:rFonts w:ascii="Arial" w:eastAsiaTheme="minorHAnsi" w:hAnsi="Arial" w:cs="Arial"/>
                </w:rPr>
                <w:delText>Annotate a still image from one tourism advertisement and explain how readers are positioned to respond to the text through its use of generic conventions.</w:delText>
              </w:r>
            </w:del>
          </w:p>
        </w:tc>
        <w:tc>
          <w:tcPr>
            <w:tcW w:w="1399" w:type="dxa"/>
          </w:tcPr>
          <w:p w:rsidR="00C24C79" w:rsidDel="00991DEB" w:rsidRDefault="00C24C79" w:rsidP="00C24C79">
            <w:pPr>
              <w:spacing w:before="120"/>
              <w:jc w:val="center"/>
              <w:rPr>
                <w:del w:id="185" w:author="MCWILLIAMS Hayden [Narrogin Senior High School]" w:date="2020-07-20T16:13:00Z"/>
                <w:rFonts w:ascii="Arial" w:hAnsi="Arial" w:cs="Arial"/>
              </w:rPr>
            </w:pPr>
          </w:p>
          <w:p w:rsidR="00C24C79" w:rsidDel="00991DEB" w:rsidRDefault="00C24C79" w:rsidP="00C24C79">
            <w:pPr>
              <w:jc w:val="center"/>
              <w:rPr>
                <w:del w:id="186" w:author="MCWILLIAMS Hayden [Narrogin Senior High School]" w:date="2020-07-20T16:13:00Z"/>
                <w:rFonts w:ascii="Arial" w:hAnsi="Arial" w:cs="Arial"/>
              </w:rPr>
            </w:pPr>
          </w:p>
          <w:p w:rsidR="00C24C79" w:rsidRPr="00EA1536" w:rsidDel="00991DEB" w:rsidRDefault="00C24C79" w:rsidP="00C24C79">
            <w:pPr>
              <w:spacing w:before="240"/>
              <w:jc w:val="center"/>
              <w:rPr>
                <w:del w:id="187" w:author="MCWILLIAMS Hayden [Narrogin Senior High School]" w:date="2020-07-20T16:13:00Z"/>
                <w:rFonts w:ascii="Arial" w:hAnsi="Arial" w:cs="Arial"/>
              </w:rPr>
            </w:pPr>
            <w:del w:id="188" w:author="MCWILLIAMS Hayden [Narrogin Senior High School]" w:date="2020-07-20T16:13:00Z">
              <w:r w:rsidRPr="00EA1536" w:rsidDel="00991DEB">
                <w:rPr>
                  <w:rFonts w:ascii="Arial" w:hAnsi="Arial" w:cs="Arial"/>
                </w:rPr>
                <w:delText>Reading &amp; Viewing</w:delText>
              </w:r>
            </w:del>
          </w:p>
          <w:p w:rsidR="00C24C79" w:rsidRPr="00EA1536" w:rsidRDefault="00C24C79" w:rsidP="00C24C79">
            <w:pPr>
              <w:jc w:val="center"/>
              <w:rPr>
                <w:rFonts w:ascii="Arial" w:hAnsi="Arial" w:cs="Arial"/>
                <w:b/>
              </w:rPr>
            </w:pPr>
            <w:del w:id="189" w:author="MCWILLIAMS Hayden [Narrogin Senior High School]" w:date="2020-05-20T09:40:00Z">
              <w:r w:rsidDel="00C24C79">
                <w:rPr>
                  <w:rFonts w:ascii="Arial" w:hAnsi="Arial" w:cs="Arial"/>
                </w:rPr>
                <w:delText>2.5</w:delText>
              </w:r>
            </w:del>
            <w:del w:id="190" w:author="MCWILLIAMS Hayden [Narrogin Senior High School]" w:date="2020-07-20T16:13:00Z">
              <w:r w:rsidRPr="00EA1536" w:rsidDel="00991DEB">
                <w:rPr>
                  <w:rFonts w:ascii="Arial" w:hAnsi="Arial" w:cs="Arial"/>
                </w:rPr>
                <w:delText>%</w:delText>
              </w:r>
            </w:del>
          </w:p>
        </w:tc>
        <w:tc>
          <w:tcPr>
            <w:tcW w:w="1284" w:type="dxa"/>
          </w:tcPr>
          <w:p w:rsidR="00C24C79" w:rsidDel="00991DEB" w:rsidRDefault="00C24C79" w:rsidP="00C24C79">
            <w:pPr>
              <w:spacing w:before="120"/>
              <w:rPr>
                <w:del w:id="191" w:author="MCWILLIAMS Hayden [Narrogin Senior High School]" w:date="2020-07-20T16:13:00Z"/>
                <w:rFonts w:ascii="Arial" w:hAnsi="Arial" w:cs="Arial"/>
              </w:rPr>
            </w:pPr>
            <w:del w:id="192" w:author="MCWILLIAMS Hayden [Narrogin Senior High School]" w:date="2020-07-20T16:13:00Z">
              <w:r w:rsidDel="00991DEB">
                <w:rPr>
                  <w:rFonts w:ascii="Arial" w:hAnsi="Arial" w:cs="Arial"/>
                </w:rPr>
                <w:delText xml:space="preserve">          </w:delText>
              </w:r>
            </w:del>
          </w:p>
          <w:p w:rsidR="00C24C79" w:rsidRPr="00EA1536" w:rsidDel="00991DEB" w:rsidRDefault="00C24C79" w:rsidP="00C24C79">
            <w:pPr>
              <w:spacing w:before="120"/>
              <w:rPr>
                <w:del w:id="193" w:author="MCWILLIAMS Hayden [Narrogin Senior High School]" w:date="2020-07-20T16:13:00Z"/>
                <w:rFonts w:ascii="Arial" w:hAnsi="Arial" w:cs="Arial"/>
              </w:rPr>
            </w:pPr>
            <w:del w:id="194" w:author="MCWILLIAMS Hayden [Narrogin Senior High School]" w:date="2020-07-20T16:13:00Z">
              <w:r w:rsidDel="00991DEB">
                <w:rPr>
                  <w:rFonts w:ascii="Arial" w:hAnsi="Arial" w:cs="Arial"/>
                </w:rPr>
                <w:delText xml:space="preserve">                                               </w:delText>
              </w:r>
            </w:del>
          </w:p>
          <w:p w:rsidR="00C24C79" w:rsidDel="00991DEB" w:rsidRDefault="00C24C79" w:rsidP="00C24C79">
            <w:pPr>
              <w:rPr>
                <w:del w:id="195" w:author="MCWILLIAMS Hayden [Narrogin Senior High School]" w:date="2020-07-20T16:13:00Z"/>
                <w:rFonts w:ascii="Arial" w:hAnsi="Arial" w:cs="Arial"/>
                <w:sz w:val="12"/>
                <w:szCs w:val="12"/>
              </w:rPr>
            </w:pPr>
          </w:p>
          <w:p w:rsidR="00C24C79" w:rsidRPr="00EA1536" w:rsidDel="00991DEB" w:rsidRDefault="00C24C79" w:rsidP="00C24C79">
            <w:pPr>
              <w:spacing w:before="40"/>
              <w:rPr>
                <w:del w:id="196" w:author="MCWILLIAMS Hayden [Narrogin Senior High School]" w:date="2020-07-20T16:13:00Z"/>
                <w:rFonts w:ascii="Arial" w:hAnsi="Arial" w:cs="Arial"/>
              </w:rPr>
            </w:pPr>
            <w:del w:id="197" w:author="MCWILLIAMS Hayden [Narrogin Senior High School]" w:date="2020-07-20T16:13:00Z">
              <w:r w:rsidRPr="00EA1536" w:rsidDel="00991DEB">
                <w:rPr>
                  <w:rFonts w:ascii="Arial" w:hAnsi="Arial" w:cs="Arial"/>
                </w:rPr>
                <w:delText xml:space="preserve">     </w:delText>
              </w:r>
              <w:r w:rsidDel="00991DEB">
                <w:rPr>
                  <w:rFonts w:ascii="Arial" w:hAnsi="Arial" w:cs="Arial"/>
                </w:rPr>
                <w:delText xml:space="preserve">    /100 </w:delText>
              </w:r>
              <w:r w:rsidRPr="00EA1536" w:rsidDel="00991DEB">
                <w:rPr>
                  <w:rFonts w:ascii="Arial" w:hAnsi="Arial" w:cs="Arial"/>
                </w:rPr>
                <w:delText xml:space="preserve">   </w:delText>
              </w:r>
              <w:r w:rsidDel="00991DEB">
                <w:rPr>
                  <w:rFonts w:ascii="Arial" w:hAnsi="Arial" w:cs="Arial"/>
                </w:rPr>
                <w:delText xml:space="preserve">                                     </w:delText>
              </w:r>
            </w:del>
          </w:p>
          <w:p w:rsidR="00C24C79" w:rsidRPr="00EA1536" w:rsidRDefault="00C24C79" w:rsidP="00C24C79">
            <w:pPr>
              <w:spacing w:before="120"/>
              <w:rPr>
                <w:rFonts w:ascii="Arial" w:hAnsi="Arial" w:cs="Arial"/>
              </w:rPr>
            </w:pPr>
          </w:p>
        </w:tc>
        <w:tc>
          <w:tcPr>
            <w:tcW w:w="1284" w:type="dxa"/>
          </w:tcPr>
          <w:p w:rsidR="00C24C79" w:rsidDel="00991DEB" w:rsidRDefault="00C24C79" w:rsidP="00C24C79">
            <w:pPr>
              <w:spacing w:before="120"/>
              <w:rPr>
                <w:del w:id="198" w:author="MCWILLIAMS Hayden [Narrogin Senior High School]" w:date="2020-07-20T16:13:00Z"/>
                <w:rFonts w:ascii="Arial" w:hAnsi="Arial" w:cs="Arial"/>
              </w:rPr>
            </w:pPr>
          </w:p>
          <w:p w:rsidR="00C24C79" w:rsidDel="00991DEB" w:rsidRDefault="00C24C79" w:rsidP="00C24C79">
            <w:pPr>
              <w:rPr>
                <w:del w:id="199" w:author="MCWILLIAMS Hayden [Narrogin Senior High School]" w:date="2020-07-20T16:13:00Z"/>
                <w:rFonts w:ascii="Arial" w:hAnsi="Arial" w:cs="Arial"/>
              </w:rPr>
            </w:pPr>
          </w:p>
          <w:p w:rsidR="00C24C79" w:rsidDel="00991DEB" w:rsidRDefault="00C24C79" w:rsidP="00C24C79">
            <w:pPr>
              <w:rPr>
                <w:del w:id="200" w:author="MCWILLIAMS Hayden [Narrogin Senior High School]" w:date="2020-07-20T16:13:00Z"/>
                <w:rFonts w:ascii="Arial" w:hAnsi="Arial" w:cs="Arial"/>
              </w:rPr>
            </w:pPr>
            <w:del w:id="201" w:author="MCWILLIAMS Hayden [Narrogin Senior High School]" w:date="2020-07-20T16:13:00Z">
              <w:r w:rsidDel="00991DEB">
                <w:rPr>
                  <w:rFonts w:ascii="Arial" w:hAnsi="Arial" w:cs="Arial"/>
                </w:rPr>
                <w:delText xml:space="preserve"> </w:delText>
              </w:r>
            </w:del>
          </w:p>
          <w:p w:rsidR="00C24C79" w:rsidRPr="00EA1536" w:rsidDel="00991DEB" w:rsidRDefault="00C24C79" w:rsidP="00C24C79">
            <w:pPr>
              <w:rPr>
                <w:del w:id="202" w:author="MCWILLIAMS Hayden [Narrogin Senior High School]" w:date="2020-07-20T16:13:00Z"/>
                <w:rFonts w:ascii="Arial" w:hAnsi="Arial" w:cs="Arial"/>
              </w:rPr>
            </w:pPr>
            <w:del w:id="203" w:author="MCWILLIAMS Hayden [Narrogin Senior High School]" w:date="2020-07-20T16:13:00Z">
              <w:r w:rsidDel="00991DEB">
                <w:rPr>
                  <w:rFonts w:ascii="Arial" w:hAnsi="Arial" w:cs="Arial"/>
                </w:rPr>
                <w:delText xml:space="preserve">        </w:delText>
              </w:r>
              <w:r w:rsidRPr="00EA1536" w:rsidDel="00991DEB">
                <w:rPr>
                  <w:rFonts w:ascii="Arial" w:hAnsi="Arial" w:cs="Arial"/>
                </w:rPr>
                <w:delText xml:space="preserve"> /100</w:delText>
              </w:r>
            </w:del>
          </w:p>
          <w:p w:rsidR="00C24C79" w:rsidRPr="00EA1536" w:rsidRDefault="00C24C79" w:rsidP="00C24C79">
            <w:pPr>
              <w:rPr>
                <w:rFonts w:ascii="Arial" w:hAnsi="Arial" w:cs="Arial"/>
              </w:rPr>
            </w:pPr>
          </w:p>
        </w:tc>
        <w:tc>
          <w:tcPr>
            <w:tcW w:w="1711" w:type="dxa"/>
          </w:tcPr>
          <w:p w:rsidR="00C24C79" w:rsidRPr="00EA1536" w:rsidRDefault="00C24C79" w:rsidP="00C24C79">
            <w:pPr>
              <w:spacing w:before="120" w:after="120"/>
              <w:rPr>
                <w:rFonts w:ascii="Arial" w:hAnsi="Arial" w:cs="Arial"/>
                <w:b/>
              </w:rPr>
            </w:pPr>
          </w:p>
        </w:tc>
      </w:tr>
      <w:tr w:rsidR="00C24C79" w:rsidRPr="00EA1536" w:rsidTr="00705D18">
        <w:tc>
          <w:tcPr>
            <w:tcW w:w="1294" w:type="dxa"/>
          </w:tcPr>
          <w:p w:rsidR="00C24C79" w:rsidRPr="00C00F47" w:rsidRDefault="00C24C79" w:rsidP="00C24C79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 w:rsidRPr="00C00F47">
              <w:rPr>
                <w:rFonts w:ascii="Arial" w:hAnsi="Arial" w:cs="Arial"/>
                <w:b/>
              </w:rPr>
              <w:t>Weeks</w:t>
            </w:r>
          </w:p>
          <w:p w:rsidR="00C24C79" w:rsidRDefault="00C24C79" w:rsidP="00C24C79">
            <w:pPr>
              <w:jc w:val="center"/>
              <w:rPr>
                <w:rFonts w:ascii="Arial" w:hAnsi="Arial" w:cs="Arial"/>
                <w:b/>
              </w:rPr>
            </w:pPr>
            <w:r w:rsidRPr="00C00F47">
              <w:rPr>
                <w:rFonts w:ascii="Arial" w:hAnsi="Arial" w:cs="Arial"/>
                <w:b/>
              </w:rPr>
              <w:t>3-</w:t>
            </w:r>
            <w:ins w:id="204" w:author="MCWILLIAMS Hayden [Narrogin Senior High School]" w:date="2020-07-20T16:13:00Z">
              <w:r w:rsidR="00991DEB">
                <w:rPr>
                  <w:rFonts w:ascii="Arial" w:hAnsi="Arial" w:cs="Arial"/>
                  <w:b/>
                </w:rPr>
                <w:t>5</w:t>
              </w:r>
            </w:ins>
            <w:del w:id="205" w:author="MCWILLIAMS Hayden [Narrogin Senior High School]" w:date="2020-07-20T16:13:00Z">
              <w:r w:rsidRPr="00C00F47" w:rsidDel="00991DEB">
                <w:rPr>
                  <w:rFonts w:ascii="Arial" w:hAnsi="Arial" w:cs="Arial"/>
                  <w:b/>
                </w:rPr>
                <w:delText>7</w:delText>
              </w:r>
            </w:del>
          </w:p>
          <w:p w:rsidR="00C24C79" w:rsidRDefault="00C24C79" w:rsidP="00C24C79">
            <w:pPr>
              <w:jc w:val="center"/>
              <w:rPr>
                <w:rFonts w:ascii="Arial" w:hAnsi="Arial" w:cs="Arial"/>
                <w:b/>
              </w:rPr>
            </w:pPr>
          </w:p>
          <w:p w:rsidR="00C24C79" w:rsidRDefault="00C24C79" w:rsidP="00C24C79">
            <w:pPr>
              <w:jc w:val="center"/>
              <w:rPr>
                <w:rFonts w:ascii="Arial" w:hAnsi="Arial" w:cs="Arial"/>
                <w:b/>
              </w:rPr>
            </w:pPr>
          </w:p>
          <w:p w:rsidR="00C24C79" w:rsidRDefault="00C24C79" w:rsidP="00C24C79">
            <w:pPr>
              <w:jc w:val="center"/>
              <w:rPr>
                <w:rFonts w:ascii="Arial" w:hAnsi="Arial" w:cs="Arial"/>
                <w:b/>
              </w:rPr>
            </w:pPr>
          </w:p>
          <w:p w:rsidR="00C24C79" w:rsidRDefault="00C24C79" w:rsidP="00C24C79">
            <w:pPr>
              <w:jc w:val="center"/>
              <w:rPr>
                <w:rFonts w:ascii="Arial" w:hAnsi="Arial" w:cs="Arial"/>
                <w:b/>
              </w:rPr>
            </w:pPr>
          </w:p>
          <w:p w:rsidR="00C24C79" w:rsidRDefault="00C24C79" w:rsidP="00C24C79">
            <w:pPr>
              <w:jc w:val="center"/>
              <w:rPr>
                <w:rFonts w:ascii="Arial" w:hAnsi="Arial" w:cs="Arial"/>
                <w:b/>
              </w:rPr>
            </w:pPr>
          </w:p>
          <w:p w:rsidR="00C24C79" w:rsidRDefault="00C24C79" w:rsidP="00C24C79">
            <w:pPr>
              <w:jc w:val="center"/>
              <w:rPr>
                <w:rFonts w:ascii="Arial" w:hAnsi="Arial" w:cs="Arial"/>
                <w:b/>
              </w:rPr>
            </w:pPr>
          </w:p>
          <w:p w:rsidR="00C24C79" w:rsidRDefault="00C24C79" w:rsidP="00C24C79">
            <w:pPr>
              <w:jc w:val="center"/>
              <w:rPr>
                <w:rFonts w:ascii="Arial" w:hAnsi="Arial" w:cs="Arial"/>
                <w:b/>
              </w:rPr>
            </w:pPr>
          </w:p>
          <w:p w:rsidR="00C24C79" w:rsidRDefault="00C24C79" w:rsidP="00C24C79">
            <w:pPr>
              <w:jc w:val="center"/>
              <w:rPr>
                <w:rFonts w:ascii="Arial" w:hAnsi="Arial" w:cs="Arial"/>
                <w:b/>
              </w:rPr>
            </w:pPr>
          </w:p>
          <w:p w:rsidR="00C24C79" w:rsidRPr="00AD192E" w:rsidRDefault="00C24C79" w:rsidP="00C24C79">
            <w:pPr>
              <w:spacing w:line="259" w:lineRule="auto"/>
              <w:rPr>
                <w:rFonts w:ascii="Arial" w:eastAsiaTheme="minorHAnsi" w:hAnsi="Arial" w:cs="Arial"/>
                <w:b/>
              </w:rPr>
            </w:pPr>
            <w:r w:rsidRPr="00AD192E">
              <w:rPr>
                <w:rFonts w:ascii="Arial" w:eastAsiaTheme="minorHAnsi" w:hAnsi="Arial" w:cs="Arial"/>
                <w:b/>
              </w:rPr>
              <w:t xml:space="preserve">Due: Week </w:t>
            </w:r>
            <w:ins w:id="206" w:author="MCWILLIAMS Hayden [Narrogin Senior High School]" w:date="2020-07-20T16:13:00Z">
              <w:r w:rsidR="00991DEB">
                <w:rPr>
                  <w:rFonts w:ascii="Arial" w:eastAsiaTheme="minorHAnsi" w:hAnsi="Arial" w:cs="Arial"/>
                  <w:b/>
                </w:rPr>
                <w:t>10</w:t>
              </w:r>
            </w:ins>
            <w:del w:id="207" w:author="MCWILLIAMS Hayden [Narrogin Senior High School]" w:date="2020-07-20T16:13:00Z">
              <w:r w:rsidRPr="00AD192E" w:rsidDel="00991DEB">
                <w:rPr>
                  <w:rFonts w:ascii="Arial" w:eastAsiaTheme="minorHAnsi" w:hAnsi="Arial" w:cs="Arial"/>
                  <w:b/>
                </w:rPr>
                <w:delText>7</w:delText>
              </w:r>
            </w:del>
          </w:p>
          <w:p w:rsidR="00C24C79" w:rsidRPr="00EA1536" w:rsidRDefault="00C24C79" w:rsidP="00C24C79">
            <w:pPr>
              <w:spacing w:before="120"/>
              <w:jc w:val="center"/>
              <w:rPr>
                <w:rFonts w:ascii="Arial" w:hAnsi="Arial" w:cs="Arial"/>
              </w:rPr>
            </w:pPr>
          </w:p>
        </w:tc>
        <w:tc>
          <w:tcPr>
            <w:tcW w:w="3484" w:type="dxa"/>
          </w:tcPr>
          <w:p w:rsidR="00C24C79" w:rsidRPr="00F61490" w:rsidRDefault="00C24C79" w:rsidP="00C24C79">
            <w:pPr>
              <w:spacing w:before="120" w:line="259" w:lineRule="auto"/>
              <w:rPr>
                <w:rFonts w:ascii="Arial" w:eastAsiaTheme="minorHAnsi" w:hAnsi="Arial" w:cs="Arial"/>
              </w:rPr>
            </w:pPr>
            <w:r w:rsidRPr="00F61490">
              <w:rPr>
                <w:rFonts w:ascii="Arial" w:eastAsiaTheme="minorHAnsi" w:hAnsi="Arial" w:cs="Arial"/>
                <w:b/>
              </w:rPr>
              <w:t xml:space="preserve">Task 13: Comprehension activities </w:t>
            </w:r>
            <w:r w:rsidRPr="00F61490">
              <w:rPr>
                <w:rFonts w:ascii="Arial" w:eastAsiaTheme="minorHAnsi" w:hAnsi="Arial" w:cs="Arial"/>
              </w:rPr>
              <w:t>on the novel and/or the poem and/or the short story.</w:t>
            </w:r>
            <w:r>
              <w:rPr>
                <w:rFonts w:ascii="Arial" w:eastAsiaTheme="minorHAnsi" w:hAnsi="Arial" w:cs="Arial"/>
              </w:rPr>
              <w:t xml:space="preserve"> </w:t>
            </w:r>
          </w:p>
          <w:p w:rsidR="00C24C79" w:rsidRPr="00F61490" w:rsidRDefault="00C24C79" w:rsidP="00C24C79">
            <w:pPr>
              <w:spacing w:line="259" w:lineRule="auto"/>
              <w:rPr>
                <w:rFonts w:ascii="Arial" w:eastAsiaTheme="minorHAnsi" w:hAnsi="Arial" w:cs="Arial"/>
              </w:rPr>
            </w:pPr>
            <w:r w:rsidRPr="00F61490">
              <w:rPr>
                <w:rFonts w:ascii="Arial" w:eastAsiaTheme="minorHAnsi" w:hAnsi="Arial" w:cs="Arial"/>
                <w:b/>
              </w:rPr>
              <w:t>Due:</w:t>
            </w:r>
            <w:r w:rsidRPr="00F61490">
              <w:rPr>
                <w:rFonts w:ascii="Arial" w:eastAsiaTheme="minorHAnsi" w:hAnsi="Arial" w:cs="Arial"/>
              </w:rPr>
              <w:t xml:space="preserve"> Novel - Week 4</w:t>
            </w:r>
          </w:p>
          <w:p w:rsidR="00C24C79" w:rsidRPr="00F61490" w:rsidDel="00804C64" w:rsidRDefault="00C24C79" w:rsidP="00804C64">
            <w:pPr>
              <w:spacing w:line="259" w:lineRule="auto"/>
              <w:rPr>
                <w:del w:id="208" w:author="MCWILLIAMS Hayden [Narrogin Senior High School]" w:date="2020-07-21T07:53:00Z"/>
                <w:rFonts w:ascii="Arial" w:eastAsiaTheme="minorHAnsi" w:hAnsi="Arial" w:cs="Arial"/>
              </w:rPr>
              <w:pPrChange w:id="209" w:author="MCWILLIAMS Hayden [Narrogin Senior High School]" w:date="2020-07-21T07:53:00Z">
                <w:pPr>
                  <w:spacing w:line="259" w:lineRule="auto"/>
                </w:pPr>
              </w:pPrChange>
            </w:pPr>
            <w:r>
              <w:rPr>
                <w:rFonts w:ascii="Arial" w:eastAsiaTheme="minorHAnsi" w:hAnsi="Arial" w:cs="Arial"/>
              </w:rPr>
              <w:t xml:space="preserve">         </w:t>
            </w:r>
            <w:del w:id="210" w:author="MCWILLIAMS Hayden [Narrogin Senior High School]" w:date="2020-07-21T07:53:00Z">
              <w:r w:rsidRPr="00F61490" w:rsidDel="00804C64">
                <w:rPr>
                  <w:rFonts w:ascii="Arial" w:eastAsiaTheme="minorHAnsi" w:hAnsi="Arial" w:cs="Arial"/>
                </w:rPr>
                <w:delText>Short Story - Week 6</w:delText>
              </w:r>
            </w:del>
          </w:p>
          <w:p w:rsidR="00C24C79" w:rsidRDefault="00C24C79" w:rsidP="00804C64">
            <w:pPr>
              <w:spacing w:line="259" w:lineRule="auto"/>
              <w:rPr>
                <w:rFonts w:ascii="Arial" w:eastAsiaTheme="minorHAnsi" w:hAnsi="Arial" w:cs="Arial"/>
              </w:rPr>
              <w:pPrChange w:id="211" w:author="MCWILLIAMS Hayden [Narrogin Senior High School]" w:date="2020-07-21T07:53:00Z">
                <w:pPr>
                  <w:spacing w:after="120" w:line="259" w:lineRule="auto"/>
                </w:pPr>
              </w:pPrChange>
            </w:pPr>
            <w:del w:id="212" w:author="MCWILLIAMS Hayden [Narrogin Senior High School]" w:date="2020-07-21T07:53:00Z">
              <w:r w:rsidDel="00804C64">
                <w:rPr>
                  <w:rFonts w:ascii="Arial" w:eastAsiaTheme="minorHAnsi" w:hAnsi="Arial" w:cs="Arial"/>
                </w:rPr>
                <w:delText xml:space="preserve">         </w:delText>
              </w:r>
              <w:r w:rsidRPr="00F61490" w:rsidDel="00804C64">
                <w:rPr>
                  <w:rFonts w:ascii="Arial" w:eastAsiaTheme="minorHAnsi" w:hAnsi="Arial" w:cs="Arial"/>
                </w:rPr>
                <w:delText>Poem - Week 7</w:delText>
              </w:r>
            </w:del>
          </w:p>
          <w:p w:rsidR="00C24C79" w:rsidRPr="00AD192E" w:rsidRDefault="00C24C79" w:rsidP="00C24C79">
            <w:pPr>
              <w:spacing w:before="240" w:line="259" w:lineRule="auto"/>
              <w:rPr>
                <w:rFonts w:ascii="Arial" w:eastAsiaTheme="minorHAnsi" w:hAnsi="Arial" w:cs="Arial"/>
                <w:b/>
              </w:rPr>
            </w:pPr>
            <w:r w:rsidRPr="00AD192E">
              <w:rPr>
                <w:rFonts w:ascii="Arial" w:eastAsiaTheme="minorHAnsi" w:hAnsi="Arial" w:cs="Arial"/>
                <w:b/>
              </w:rPr>
              <w:t>Task 14: Analytical Essay</w:t>
            </w:r>
          </w:p>
          <w:p w:rsidR="00C24C79" w:rsidRPr="00AD192E" w:rsidRDefault="00C24C79" w:rsidP="00C24C79">
            <w:pPr>
              <w:spacing w:line="259" w:lineRule="auto"/>
              <w:rPr>
                <w:rFonts w:ascii="Arial" w:eastAsiaTheme="minorHAnsi" w:hAnsi="Arial" w:cs="Arial"/>
              </w:rPr>
            </w:pPr>
            <w:r w:rsidRPr="00AD192E">
              <w:rPr>
                <w:rFonts w:ascii="Arial" w:eastAsiaTheme="minorHAnsi" w:hAnsi="Arial" w:cs="Arial"/>
              </w:rPr>
              <w:t xml:space="preserve">In-class  </w:t>
            </w:r>
          </w:p>
          <w:p w:rsidR="00C24C79" w:rsidRPr="00AD192E" w:rsidRDefault="00C24C79" w:rsidP="00C24C79">
            <w:pPr>
              <w:spacing w:line="259" w:lineRule="auto"/>
              <w:rPr>
                <w:rFonts w:ascii="Arial" w:eastAsiaTheme="minorHAnsi" w:hAnsi="Arial" w:cs="Arial"/>
              </w:rPr>
            </w:pPr>
            <w:r w:rsidRPr="00AD192E">
              <w:rPr>
                <w:rFonts w:ascii="Arial" w:eastAsiaTheme="minorHAnsi" w:hAnsi="Arial" w:cs="Arial"/>
              </w:rPr>
              <w:t>Respond to the essay question on the task sheet.</w:t>
            </w:r>
          </w:p>
          <w:p w:rsidR="00C24C79" w:rsidRPr="00F61490" w:rsidRDefault="00C24C79" w:rsidP="00C24C79">
            <w:pPr>
              <w:spacing w:line="259" w:lineRule="auto"/>
              <w:rPr>
                <w:rFonts w:ascii="Arial" w:eastAsiaTheme="minorHAnsi" w:hAnsi="Arial" w:cs="Arial"/>
              </w:rPr>
            </w:pPr>
          </w:p>
        </w:tc>
        <w:tc>
          <w:tcPr>
            <w:tcW w:w="1399" w:type="dxa"/>
          </w:tcPr>
          <w:p w:rsidR="00C24C79" w:rsidRDefault="00C24C79" w:rsidP="00C24C79">
            <w:pPr>
              <w:spacing w:before="120" w:line="259" w:lineRule="auto"/>
              <w:jc w:val="center"/>
              <w:rPr>
                <w:rFonts w:ascii="Arial" w:eastAsiaTheme="minorHAnsi" w:hAnsi="Arial" w:cs="Arial"/>
              </w:rPr>
            </w:pPr>
          </w:p>
          <w:p w:rsidR="00C24C79" w:rsidRPr="00F61490" w:rsidRDefault="00C24C79" w:rsidP="00C24C79">
            <w:pPr>
              <w:spacing w:before="120" w:line="259" w:lineRule="auto"/>
              <w:jc w:val="center"/>
              <w:rPr>
                <w:rFonts w:ascii="Arial" w:eastAsiaTheme="minorHAnsi" w:hAnsi="Arial" w:cs="Arial"/>
              </w:rPr>
            </w:pPr>
            <w:r>
              <w:rPr>
                <w:rFonts w:ascii="Arial" w:eastAsiaTheme="minorHAnsi" w:hAnsi="Arial" w:cs="Arial"/>
              </w:rPr>
              <w:t xml:space="preserve">Reading &amp; </w:t>
            </w:r>
            <w:r w:rsidRPr="00F61490">
              <w:rPr>
                <w:rFonts w:ascii="Arial" w:eastAsiaTheme="minorHAnsi" w:hAnsi="Arial" w:cs="Arial"/>
              </w:rPr>
              <w:t xml:space="preserve">Viewing </w:t>
            </w:r>
            <w:del w:id="213" w:author="MCWILLIAMS Hayden [Narrogin Senior High School]" w:date="2020-07-21T15:16:00Z">
              <w:r w:rsidRPr="00F61490" w:rsidDel="00201A97">
                <w:rPr>
                  <w:rFonts w:ascii="Arial" w:eastAsiaTheme="minorHAnsi" w:hAnsi="Arial" w:cs="Arial"/>
                </w:rPr>
                <w:delText>5</w:delText>
              </w:r>
            </w:del>
            <w:ins w:id="214" w:author="MCWILLIAMS Hayden [Narrogin Senior High School]" w:date="2020-07-21T15:16:00Z">
              <w:r w:rsidR="00201A97">
                <w:rPr>
                  <w:rFonts w:ascii="Arial" w:eastAsiaTheme="minorHAnsi" w:hAnsi="Arial" w:cs="Arial"/>
                </w:rPr>
                <w:t>7.5</w:t>
              </w:r>
            </w:ins>
            <w:bookmarkStart w:id="215" w:name="_GoBack"/>
            <w:bookmarkEnd w:id="215"/>
            <w:r w:rsidRPr="00F61490">
              <w:rPr>
                <w:rFonts w:ascii="Arial" w:eastAsiaTheme="minorHAnsi" w:hAnsi="Arial" w:cs="Arial"/>
              </w:rPr>
              <w:t>%</w:t>
            </w:r>
          </w:p>
          <w:p w:rsidR="00C24C79" w:rsidRDefault="00C24C79" w:rsidP="00C24C79">
            <w:pPr>
              <w:jc w:val="center"/>
              <w:rPr>
                <w:rFonts w:ascii="Arial" w:hAnsi="Arial" w:cs="Arial"/>
              </w:rPr>
            </w:pPr>
          </w:p>
          <w:p w:rsidR="00C24C79" w:rsidRDefault="00C24C79" w:rsidP="00C24C79">
            <w:pPr>
              <w:jc w:val="center"/>
              <w:rPr>
                <w:rFonts w:ascii="Arial" w:hAnsi="Arial" w:cs="Arial"/>
              </w:rPr>
            </w:pPr>
          </w:p>
          <w:p w:rsidR="00C24C79" w:rsidRDefault="00C24C79" w:rsidP="00C24C79">
            <w:pPr>
              <w:jc w:val="center"/>
              <w:rPr>
                <w:rFonts w:ascii="Arial" w:hAnsi="Arial" w:cs="Arial"/>
              </w:rPr>
            </w:pPr>
          </w:p>
          <w:p w:rsidR="00C24C79" w:rsidRDefault="00C24C79" w:rsidP="00C24C79">
            <w:pPr>
              <w:spacing w:before="200"/>
              <w:jc w:val="center"/>
              <w:rPr>
                <w:rFonts w:ascii="Arial" w:eastAsiaTheme="minorHAnsi" w:hAnsi="Arial" w:cs="Arial"/>
              </w:rPr>
            </w:pPr>
          </w:p>
          <w:p w:rsidR="00C24C79" w:rsidRDefault="00C24C79" w:rsidP="00C24C79">
            <w:pPr>
              <w:spacing w:before="320"/>
              <w:jc w:val="center"/>
              <w:rPr>
                <w:rFonts w:ascii="Arial" w:eastAsiaTheme="minorHAnsi" w:hAnsi="Arial" w:cs="Arial"/>
              </w:rPr>
            </w:pPr>
            <w:r w:rsidRPr="00AD192E">
              <w:rPr>
                <w:rFonts w:ascii="Arial" w:eastAsiaTheme="minorHAnsi" w:hAnsi="Arial" w:cs="Arial"/>
              </w:rPr>
              <w:t xml:space="preserve">Writing </w:t>
            </w:r>
          </w:p>
          <w:p w:rsidR="00C24C79" w:rsidRPr="00EA1536" w:rsidRDefault="00C24C79" w:rsidP="00C24C79">
            <w:pPr>
              <w:jc w:val="center"/>
              <w:rPr>
                <w:rFonts w:ascii="Arial" w:hAnsi="Arial" w:cs="Arial"/>
              </w:rPr>
            </w:pPr>
            <w:del w:id="216" w:author="MCWILLIAMS Hayden [Narrogin Senior High School]" w:date="2020-05-20T09:40:00Z">
              <w:r w:rsidRPr="00AD192E" w:rsidDel="00C24C79">
                <w:rPr>
                  <w:rFonts w:ascii="Arial" w:eastAsiaTheme="minorHAnsi" w:hAnsi="Arial" w:cs="Arial"/>
                </w:rPr>
                <w:delText>5</w:delText>
              </w:r>
            </w:del>
            <w:ins w:id="217" w:author="MCWILLIAMS Hayden [Narrogin Senior High School]" w:date="2020-05-20T09:40:00Z">
              <w:r>
                <w:rPr>
                  <w:rFonts w:ascii="Arial" w:eastAsiaTheme="minorHAnsi" w:hAnsi="Arial" w:cs="Arial"/>
                </w:rPr>
                <w:t>7.5</w:t>
              </w:r>
            </w:ins>
            <w:r w:rsidRPr="00AD192E">
              <w:rPr>
                <w:rFonts w:ascii="Arial" w:eastAsiaTheme="minorHAnsi" w:hAnsi="Arial" w:cs="Arial"/>
              </w:rPr>
              <w:t xml:space="preserve">%           </w:t>
            </w:r>
          </w:p>
        </w:tc>
        <w:tc>
          <w:tcPr>
            <w:tcW w:w="1284" w:type="dxa"/>
          </w:tcPr>
          <w:p w:rsidR="00C24C79" w:rsidRDefault="00C24C79" w:rsidP="00C24C79">
            <w:pPr>
              <w:spacing w:before="120"/>
              <w:rPr>
                <w:rFonts w:ascii="Arial" w:hAnsi="Arial" w:cs="Arial"/>
              </w:rPr>
            </w:pPr>
          </w:p>
          <w:p w:rsidR="00C24C79" w:rsidRPr="00EA1536" w:rsidRDefault="00C24C79" w:rsidP="00C24C79">
            <w:pPr>
              <w:spacing w:before="160"/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</w:rPr>
              <w:t xml:space="preserve">     </w:t>
            </w:r>
          </w:p>
          <w:p w:rsidR="00C24C79" w:rsidRDefault="00C24C79" w:rsidP="00C24C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</w:t>
            </w:r>
            <w:r w:rsidRPr="00EA1536">
              <w:rPr>
                <w:rFonts w:ascii="Arial" w:hAnsi="Arial" w:cs="Arial"/>
              </w:rPr>
              <w:t xml:space="preserve"> /100</w:t>
            </w: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/100</w:t>
            </w:r>
          </w:p>
          <w:p w:rsidR="00C24C79" w:rsidRPr="00EA1536" w:rsidRDefault="00C24C79" w:rsidP="00C24C79">
            <w:pPr>
              <w:rPr>
                <w:rFonts w:ascii="Arial" w:hAnsi="Arial" w:cs="Arial"/>
              </w:rPr>
            </w:pPr>
          </w:p>
        </w:tc>
        <w:tc>
          <w:tcPr>
            <w:tcW w:w="1284" w:type="dxa"/>
          </w:tcPr>
          <w:p w:rsidR="00C24C79" w:rsidRPr="00EA1536" w:rsidRDefault="00C24C79" w:rsidP="00C24C79">
            <w:pPr>
              <w:spacing w:before="120"/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Pr="00AD192E" w:rsidRDefault="00C24C79" w:rsidP="00C24C79">
            <w:pPr>
              <w:rPr>
                <w:rFonts w:ascii="Arial" w:hAnsi="Arial" w:cs="Arial"/>
                <w:sz w:val="12"/>
                <w:szCs w:val="12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</w:rPr>
              <w:t xml:space="preserve">        /100</w:t>
            </w: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Pr="00EA1536" w:rsidRDefault="00C24C79" w:rsidP="00C24C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/100</w:t>
            </w:r>
          </w:p>
        </w:tc>
        <w:tc>
          <w:tcPr>
            <w:tcW w:w="1711" w:type="dxa"/>
          </w:tcPr>
          <w:p w:rsidR="00C24C79" w:rsidRPr="00EA1536" w:rsidRDefault="00C24C79" w:rsidP="00C24C79">
            <w:pPr>
              <w:rPr>
                <w:rFonts w:ascii="Arial" w:hAnsi="Arial" w:cs="Arial"/>
              </w:rPr>
            </w:pPr>
          </w:p>
        </w:tc>
      </w:tr>
      <w:tr w:rsidR="00C24C79" w:rsidRPr="00EA1536" w:rsidTr="00705D18">
        <w:tc>
          <w:tcPr>
            <w:tcW w:w="1294" w:type="dxa"/>
          </w:tcPr>
          <w:p w:rsidR="00C24C79" w:rsidRPr="00AD192E" w:rsidDel="00804C64" w:rsidRDefault="00C24C79" w:rsidP="00C24C79">
            <w:pPr>
              <w:spacing w:before="120" w:line="259" w:lineRule="auto"/>
              <w:jc w:val="center"/>
              <w:rPr>
                <w:del w:id="218" w:author="MCWILLIAMS Hayden [Narrogin Senior High School]" w:date="2020-07-21T07:49:00Z"/>
                <w:rFonts w:ascii="Arial" w:eastAsiaTheme="minorHAnsi" w:hAnsi="Arial" w:cs="Arial"/>
                <w:b/>
              </w:rPr>
            </w:pPr>
            <w:del w:id="219" w:author="MCWILLIAMS Hayden [Narrogin Senior High School]" w:date="2020-07-21T07:49:00Z">
              <w:r w:rsidRPr="00AD192E" w:rsidDel="00804C64">
                <w:rPr>
                  <w:rFonts w:ascii="Arial" w:eastAsiaTheme="minorHAnsi" w:hAnsi="Arial" w:cs="Arial"/>
                  <w:b/>
                </w:rPr>
                <w:lastRenderedPageBreak/>
                <w:delText>Weeks</w:delText>
              </w:r>
            </w:del>
          </w:p>
          <w:p w:rsidR="00C24C79" w:rsidDel="00804C64" w:rsidRDefault="00C24C79" w:rsidP="00C24C79">
            <w:pPr>
              <w:jc w:val="center"/>
              <w:rPr>
                <w:del w:id="220" w:author="MCWILLIAMS Hayden [Narrogin Senior High School]" w:date="2020-07-21T07:49:00Z"/>
                <w:rFonts w:ascii="Arial" w:eastAsiaTheme="minorHAnsi" w:hAnsi="Arial" w:cs="Arial"/>
                <w:b/>
              </w:rPr>
            </w:pPr>
            <w:del w:id="221" w:author="MCWILLIAMS Hayden [Narrogin Senior High School]" w:date="2020-07-21T07:49:00Z">
              <w:r w:rsidRPr="00AD192E" w:rsidDel="00804C64">
                <w:rPr>
                  <w:rFonts w:ascii="Arial" w:eastAsiaTheme="minorHAnsi" w:hAnsi="Arial" w:cs="Arial"/>
                  <w:b/>
                </w:rPr>
                <w:delText>8-10</w:delText>
              </w:r>
            </w:del>
          </w:p>
          <w:p w:rsidR="00C24C79" w:rsidDel="00804C64" w:rsidRDefault="00C24C79" w:rsidP="00C24C79">
            <w:pPr>
              <w:jc w:val="center"/>
              <w:rPr>
                <w:del w:id="222" w:author="MCWILLIAMS Hayden [Narrogin Senior High School]" w:date="2020-07-21T07:49:00Z"/>
                <w:rFonts w:ascii="Arial" w:eastAsiaTheme="minorHAnsi" w:hAnsi="Arial" w:cs="Arial"/>
                <w:b/>
              </w:rPr>
            </w:pPr>
          </w:p>
          <w:p w:rsidR="00C24C79" w:rsidRPr="007D6EC3" w:rsidDel="00804C64" w:rsidRDefault="00C24C79" w:rsidP="00C24C79">
            <w:pPr>
              <w:spacing w:before="120" w:line="259" w:lineRule="auto"/>
              <w:rPr>
                <w:del w:id="223" w:author="MCWILLIAMS Hayden [Narrogin Senior High School]" w:date="2020-07-21T07:49:00Z"/>
                <w:rFonts w:ascii="Arial" w:eastAsiaTheme="minorHAnsi" w:hAnsi="Arial" w:cs="Arial"/>
                <w:b/>
              </w:rPr>
            </w:pPr>
            <w:del w:id="224" w:author="MCWILLIAMS Hayden [Narrogin Senior High School]" w:date="2020-07-21T07:49:00Z">
              <w:r w:rsidRPr="007D6EC3" w:rsidDel="00804C64">
                <w:rPr>
                  <w:rFonts w:ascii="Arial" w:eastAsiaTheme="minorHAnsi" w:hAnsi="Arial" w:cs="Arial"/>
                  <w:b/>
                </w:rPr>
                <w:delText>Due: Week 10</w:delText>
              </w:r>
            </w:del>
          </w:p>
          <w:p w:rsidR="00C24C79" w:rsidRPr="00EA1536" w:rsidRDefault="00C24C79" w:rsidP="00C24C79">
            <w:pPr>
              <w:spacing w:before="120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484" w:type="dxa"/>
          </w:tcPr>
          <w:p w:rsidR="00C24C79" w:rsidRPr="007D6EC3" w:rsidDel="00804C64" w:rsidRDefault="00C24C79" w:rsidP="00C24C79">
            <w:pPr>
              <w:spacing w:before="120" w:line="259" w:lineRule="auto"/>
              <w:rPr>
                <w:del w:id="225" w:author="MCWILLIAMS Hayden [Narrogin Senior High School]" w:date="2020-07-21T07:49:00Z"/>
                <w:rFonts w:ascii="Arial" w:eastAsiaTheme="minorHAnsi" w:hAnsi="Arial" w:cs="Arial"/>
                <w:b/>
              </w:rPr>
            </w:pPr>
            <w:del w:id="226" w:author="MCWILLIAMS Hayden [Narrogin Senior High School]" w:date="2020-07-21T07:49:00Z">
              <w:r w:rsidRPr="007D6EC3" w:rsidDel="00804C64">
                <w:rPr>
                  <w:rFonts w:ascii="Arial" w:eastAsiaTheme="minorHAnsi" w:hAnsi="Arial" w:cs="Arial"/>
                  <w:b/>
                </w:rPr>
                <w:delText>Task 15: Object Writing</w:delText>
              </w:r>
              <w:r w:rsidDel="00804C64">
                <w:rPr>
                  <w:rFonts w:ascii="Arial" w:eastAsiaTheme="minorHAnsi" w:hAnsi="Arial" w:cs="Arial"/>
                  <w:b/>
                </w:rPr>
                <w:delText xml:space="preserve"> - in</w:delText>
              </w:r>
              <w:r w:rsidRPr="007D6EC3" w:rsidDel="00804C64">
                <w:rPr>
                  <w:rFonts w:ascii="Arial" w:eastAsiaTheme="minorHAnsi" w:hAnsi="Arial" w:cs="Arial"/>
                  <w:b/>
                </w:rPr>
                <w:delText>-class</w:delText>
              </w:r>
            </w:del>
          </w:p>
          <w:p w:rsidR="00C24C79" w:rsidRPr="007D6EC3" w:rsidDel="00804C64" w:rsidRDefault="00C24C79" w:rsidP="00C24C79">
            <w:pPr>
              <w:spacing w:line="259" w:lineRule="auto"/>
              <w:rPr>
                <w:del w:id="227" w:author="MCWILLIAMS Hayden [Narrogin Senior High School]" w:date="2020-07-21T07:49:00Z"/>
                <w:rFonts w:ascii="Arial" w:eastAsiaTheme="minorHAnsi" w:hAnsi="Arial" w:cs="Arial"/>
              </w:rPr>
            </w:pPr>
            <w:del w:id="228" w:author="MCWILLIAMS Hayden [Narrogin Senior High School]" w:date="2020-07-21T07:49:00Z">
              <w:r w:rsidRPr="007D6EC3" w:rsidDel="00804C64">
                <w:rPr>
                  <w:rFonts w:ascii="Arial" w:eastAsiaTheme="minorHAnsi" w:hAnsi="Arial" w:cs="Arial"/>
                </w:rPr>
                <w:delText>Submit the draft object writing activities and one reworked good copy for marking (300-500 words)</w:delText>
              </w:r>
              <w:r w:rsidDel="00804C64">
                <w:rPr>
                  <w:rFonts w:ascii="Arial" w:eastAsiaTheme="minorHAnsi" w:hAnsi="Arial" w:cs="Arial"/>
                </w:rPr>
                <w:delText>.</w:delText>
              </w:r>
            </w:del>
          </w:p>
          <w:p w:rsidR="00C24C79" w:rsidRPr="000A1B48" w:rsidRDefault="00C24C79" w:rsidP="00C24C79">
            <w:pPr>
              <w:spacing w:line="259" w:lineRule="auto"/>
              <w:rPr>
                <w:rFonts w:ascii="Arial" w:hAnsi="Arial" w:cs="Arial"/>
              </w:rPr>
            </w:pPr>
          </w:p>
        </w:tc>
        <w:tc>
          <w:tcPr>
            <w:tcW w:w="1399" w:type="dxa"/>
          </w:tcPr>
          <w:p w:rsidR="00C24C79" w:rsidDel="00804C64" w:rsidRDefault="00C24C79" w:rsidP="00C24C79">
            <w:pPr>
              <w:jc w:val="center"/>
              <w:rPr>
                <w:del w:id="229" w:author="MCWILLIAMS Hayden [Narrogin Senior High School]" w:date="2020-07-21T07:49:00Z"/>
                <w:rFonts w:ascii="Arial" w:hAnsi="Arial" w:cs="Arial"/>
              </w:rPr>
            </w:pPr>
          </w:p>
          <w:p w:rsidR="00C24C79" w:rsidDel="00804C64" w:rsidRDefault="00C24C79" w:rsidP="00C24C79">
            <w:pPr>
              <w:jc w:val="center"/>
              <w:rPr>
                <w:del w:id="230" w:author="MCWILLIAMS Hayden [Narrogin Senior High School]" w:date="2020-07-21T07:49:00Z"/>
                <w:rFonts w:ascii="Arial" w:hAnsi="Arial" w:cs="Arial"/>
              </w:rPr>
            </w:pPr>
          </w:p>
          <w:p w:rsidR="00C24C79" w:rsidDel="00804C64" w:rsidRDefault="00C24C79" w:rsidP="00C24C79">
            <w:pPr>
              <w:spacing w:before="160"/>
              <w:jc w:val="center"/>
              <w:rPr>
                <w:del w:id="231" w:author="MCWILLIAMS Hayden [Narrogin Senior High School]" w:date="2020-07-21T07:49:00Z"/>
                <w:rFonts w:ascii="Arial" w:hAnsi="Arial" w:cs="Arial"/>
              </w:rPr>
            </w:pPr>
          </w:p>
          <w:p w:rsidR="00C24C79" w:rsidDel="00804C64" w:rsidRDefault="00C24C79" w:rsidP="00C24C79">
            <w:pPr>
              <w:spacing w:before="40"/>
              <w:jc w:val="center"/>
              <w:rPr>
                <w:del w:id="232" w:author="MCWILLIAMS Hayden [Narrogin Senior High School]" w:date="2020-07-21T07:49:00Z"/>
                <w:rFonts w:ascii="Arial" w:hAnsi="Arial" w:cs="Arial"/>
              </w:rPr>
            </w:pPr>
            <w:del w:id="233" w:author="MCWILLIAMS Hayden [Narrogin Senior High School]" w:date="2020-07-21T07:49:00Z">
              <w:r w:rsidDel="00804C64">
                <w:rPr>
                  <w:rFonts w:ascii="Arial" w:hAnsi="Arial" w:cs="Arial"/>
                </w:rPr>
                <w:delText>Writing</w:delText>
              </w:r>
            </w:del>
          </w:p>
          <w:p w:rsidR="00C24C79" w:rsidRPr="00EA1536" w:rsidRDefault="00C24C79" w:rsidP="00C24C79">
            <w:pPr>
              <w:jc w:val="center"/>
              <w:rPr>
                <w:rFonts w:ascii="Arial" w:hAnsi="Arial" w:cs="Arial"/>
              </w:rPr>
            </w:pPr>
            <w:del w:id="234" w:author="MCWILLIAMS Hayden [Narrogin Senior High School]" w:date="2020-05-20T09:40:00Z">
              <w:r w:rsidDel="00C24C79">
                <w:rPr>
                  <w:rFonts w:ascii="Arial" w:hAnsi="Arial" w:cs="Arial"/>
                </w:rPr>
                <w:delText>2.5</w:delText>
              </w:r>
            </w:del>
            <w:del w:id="235" w:author="MCWILLIAMS Hayden [Narrogin Senior High School]" w:date="2020-07-21T07:49:00Z">
              <w:r w:rsidDel="00804C64">
                <w:rPr>
                  <w:rFonts w:ascii="Arial" w:hAnsi="Arial" w:cs="Arial"/>
                </w:rPr>
                <w:delText>%</w:delText>
              </w:r>
            </w:del>
          </w:p>
        </w:tc>
        <w:tc>
          <w:tcPr>
            <w:tcW w:w="1284" w:type="dxa"/>
          </w:tcPr>
          <w:p w:rsidR="00C24C79" w:rsidDel="00804C64" w:rsidRDefault="00C24C79" w:rsidP="00C24C79">
            <w:pPr>
              <w:rPr>
                <w:del w:id="236" w:author="MCWILLIAMS Hayden [Narrogin Senior High School]" w:date="2020-07-21T07:49:00Z"/>
                <w:rFonts w:ascii="Arial" w:hAnsi="Arial" w:cs="Arial"/>
              </w:rPr>
            </w:pPr>
          </w:p>
          <w:p w:rsidR="00C24C79" w:rsidDel="00804C64" w:rsidRDefault="00C24C79" w:rsidP="00C24C79">
            <w:pPr>
              <w:rPr>
                <w:del w:id="237" w:author="MCWILLIAMS Hayden [Narrogin Senior High School]" w:date="2020-07-21T07:49:00Z"/>
                <w:rFonts w:ascii="Arial" w:hAnsi="Arial" w:cs="Arial"/>
              </w:rPr>
            </w:pPr>
          </w:p>
          <w:p w:rsidR="00C24C79" w:rsidDel="00804C64" w:rsidRDefault="00C24C79" w:rsidP="00C24C79">
            <w:pPr>
              <w:rPr>
                <w:del w:id="238" w:author="MCWILLIAMS Hayden [Narrogin Senior High School]" w:date="2020-07-21T07:49:00Z"/>
                <w:rFonts w:ascii="Arial" w:hAnsi="Arial" w:cs="Arial"/>
              </w:rPr>
            </w:pPr>
          </w:p>
          <w:p w:rsidR="00C24C79" w:rsidDel="00804C64" w:rsidRDefault="00C24C79" w:rsidP="00C24C79">
            <w:pPr>
              <w:rPr>
                <w:del w:id="239" w:author="MCWILLIAMS Hayden [Narrogin Senior High School]" w:date="2020-07-21T07:49:00Z"/>
                <w:rFonts w:ascii="Arial" w:hAnsi="Arial" w:cs="Arial"/>
              </w:rPr>
            </w:pPr>
          </w:p>
          <w:p w:rsidR="00C24C79" w:rsidDel="00804C64" w:rsidRDefault="00C24C79" w:rsidP="00C24C79">
            <w:pPr>
              <w:spacing w:before="160"/>
              <w:rPr>
                <w:del w:id="240" w:author="MCWILLIAMS Hayden [Narrogin Senior High School]" w:date="2020-07-21T07:49:00Z"/>
                <w:rFonts w:ascii="Arial" w:hAnsi="Arial" w:cs="Arial"/>
              </w:rPr>
            </w:pPr>
            <w:del w:id="241" w:author="MCWILLIAMS Hayden [Narrogin Senior High School]" w:date="2020-07-21T07:49:00Z">
              <w:r w:rsidDel="00804C64">
                <w:rPr>
                  <w:rFonts w:ascii="Arial" w:hAnsi="Arial" w:cs="Arial"/>
                </w:rPr>
                <w:delText xml:space="preserve">         /100</w:delText>
              </w:r>
            </w:del>
          </w:p>
          <w:p w:rsidR="00C24C79" w:rsidRPr="00EA1536" w:rsidRDefault="00C24C79" w:rsidP="00C24C79">
            <w:pPr>
              <w:spacing w:before="160"/>
              <w:rPr>
                <w:rFonts w:ascii="Arial" w:hAnsi="Arial" w:cs="Arial"/>
              </w:rPr>
            </w:pPr>
          </w:p>
        </w:tc>
        <w:tc>
          <w:tcPr>
            <w:tcW w:w="1284" w:type="dxa"/>
          </w:tcPr>
          <w:p w:rsidR="00C24C79" w:rsidDel="00804C64" w:rsidRDefault="00C24C79" w:rsidP="00C24C79">
            <w:pPr>
              <w:spacing w:after="120"/>
              <w:rPr>
                <w:del w:id="242" w:author="MCWILLIAMS Hayden [Narrogin Senior High School]" w:date="2020-07-21T07:49:00Z"/>
                <w:rFonts w:ascii="Arial" w:hAnsi="Arial" w:cs="Arial"/>
              </w:rPr>
            </w:pPr>
          </w:p>
          <w:p w:rsidR="00C24C79" w:rsidDel="00804C64" w:rsidRDefault="00C24C79" w:rsidP="00C24C79">
            <w:pPr>
              <w:spacing w:after="120"/>
              <w:rPr>
                <w:del w:id="243" w:author="MCWILLIAMS Hayden [Narrogin Senior High School]" w:date="2020-07-21T07:49:00Z"/>
                <w:rFonts w:ascii="Arial" w:hAnsi="Arial" w:cs="Arial"/>
              </w:rPr>
            </w:pPr>
          </w:p>
          <w:p w:rsidR="00C24C79" w:rsidDel="00804C64" w:rsidRDefault="00C24C79" w:rsidP="00C24C79">
            <w:pPr>
              <w:spacing w:after="120"/>
              <w:rPr>
                <w:del w:id="244" w:author="MCWILLIAMS Hayden [Narrogin Senior High School]" w:date="2020-07-21T07:49:00Z"/>
                <w:rFonts w:ascii="Arial" w:hAnsi="Arial" w:cs="Arial"/>
              </w:rPr>
            </w:pPr>
          </w:p>
          <w:p w:rsidR="00C24C79" w:rsidDel="00804C64" w:rsidRDefault="00C24C79" w:rsidP="00C24C79">
            <w:pPr>
              <w:spacing w:before="160"/>
              <w:rPr>
                <w:del w:id="245" w:author="MCWILLIAMS Hayden [Narrogin Senior High School]" w:date="2020-07-21T07:49:00Z"/>
                <w:rFonts w:ascii="Arial" w:hAnsi="Arial" w:cs="Arial"/>
              </w:rPr>
            </w:pPr>
            <w:del w:id="246" w:author="MCWILLIAMS Hayden [Narrogin Senior High School]" w:date="2020-07-21T07:49:00Z">
              <w:r w:rsidDel="00804C64">
                <w:rPr>
                  <w:rFonts w:ascii="Arial" w:hAnsi="Arial" w:cs="Arial"/>
                </w:rPr>
                <w:delText xml:space="preserve">         /100</w:delText>
              </w:r>
            </w:del>
          </w:p>
          <w:p w:rsidR="00C24C79" w:rsidRPr="00EA1536" w:rsidRDefault="00C24C79" w:rsidP="00C24C79">
            <w:pPr>
              <w:spacing w:after="120"/>
              <w:rPr>
                <w:rFonts w:ascii="Arial" w:hAnsi="Arial" w:cs="Arial"/>
              </w:rPr>
            </w:pPr>
          </w:p>
        </w:tc>
        <w:tc>
          <w:tcPr>
            <w:tcW w:w="1711" w:type="dxa"/>
          </w:tcPr>
          <w:p w:rsidR="00C24C79" w:rsidRPr="00EA1536" w:rsidRDefault="00C24C79" w:rsidP="00C24C79">
            <w:pPr>
              <w:rPr>
                <w:rFonts w:ascii="Arial" w:hAnsi="Arial" w:cs="Arial"/>
              </w:rPr>
            </w:pPr>
          </w:p>
        </w:tc>
      </w:tr>
      <w:tr w:rsidR="00C24C79" w:rsidRPr="00EA1536" w:rsidTr="000779B9">
        <w:tc>
          <w:tcPr>
            <w:tcW w:w="1294" w:type="dxa"/>
            <w:shd w:val="clear" w:color="auto" w:fill="BFBFBF" w:themeFill="background1" w:themeFillShade="BF"/>
          </w:tcPr>
          <w:p w:rsidR="00C24C79" w:rsidRDefault="00C24C79" w:rsidP="00C24C79">
            <w:pPr>
              <w:spacing w:before="120" w:line="259" w:lineRule="auto"/>
              <w:jc w:val="center"/>
              <w:rPr>
                <w:rFonts w:ascii="Arial" w:eastAsiaTheme="minorHAnsi" w:hAnsi="Arial" w:cs="Arial"/>
                <w:b/>
              </w:rPr>
            </w:pPr>
            <w:r>
              <w:rPr>
                <w:rFonts w:ascii="Arial" w:eastAsiaTheme="minorHAnsi" w:hAnsi="Arial" w:cs="Arial"/>
                <w:b/>
              </w:rPr>
              <w:t xml:space="preserve">Term </w:t>
            </w:r>
          </w:p>
          <w:p w:rsidR="00C24C79" w:rsidRPr="00AD192E" w:rsidRDefault="00C24C79" w:rsidP="00C24C79">
            <w:pPr>
              <w:spacing w:after="120" w:line="259" w:lineRule="auto"/>
              <w:jc w:val="center"/>
              <w:rPr>
                <w:rFonts w:ascii="Arial" w:eastAsiaTheme="minorHAnsi" w:hAnsi="Arial" w:cs="Arial"/>
                <w:b/>
              </w:rPr>
            </w:pPr>
            <w:r>
              <w:rPr>
                <w:rFonts w:ascii="Arial" w:eastAsiaTheme="minorHAnsi" w:hAnsi="Arial" w:cs="Arial"/>
                <w:b/>
              </w:rPr>
              <w:t>Four</w:t>
            </w:r>
          </w:p>
        </w:tc>
        <w:tc>
          <w:tcPr>
            <w:tcW w:w="3484" w:type="dxa"/>
          </w:tcPr>
          <w:p w:rsidR="00C24C79" w:rsidRDefault="00C24C79" w:rsidP="00C24C79">
            <w:pPr>
              <w:spacing w:before="120" w:line="259" w:lineRule="auto"/>
              <w:rPr>
                <w:rFonts w:ascii="Arial" w:eastAsiaTheme="minorHAnsi" w:hAnsi="Arial" w:cs="Arial"/>
                <w:b/>
              </w:rPr>
            </w:pPr>
          </w:p>
          <w:p w:rsidR="00C24C79" w:rsidRDefault="00C24C79" w:rsidP="00C24C79">
            <w:pPr>
              <w:spacing w:before="120" w:line="259" w:lineRule="auto"/>
              <w:rPr>
                <w:rFonts w:ascii="Arial" w:eastAsiaTheme="minorHAnsi" w:hAnsi="Arial" w:cs="Arial"/>
                <w:b/>
              </w:rPr>
            </w:pPr>
          </w:p>
          <w:p w:rsidR="00C24C79" w:rsidRDefault="00C24C79" w:rsidP="00C24C79">
            <w:pPr>
              <w:spacing w:before="120" w:line="259" w:lineRule="auto"/>
              <w:rPr>
                <w:rFonts w:ascii="Arial" w:eastAsiaTheme="minorHAnsi" w:hAnsi="Arial" w:cs="Arial"/>
                <w:b/>
              </w:rPr>
            </w:pPr>
          </w:p>
          <w:p w:rsidR="00C24C79" w:rsidRPr="007D6EC3" w:rsidRDefault="00C24C79" w:rsidP="00C24C79">
            <w:pPr>
              <w:spacing w:before="120" w:line="259" w:lineRule="auto"/>
              <w:rPr>
                <w:rFonts w:ascii="Arial" w:eastAsiaTheme="minorHAnsi" w:hAnsi="Arial" w:cs="Arial"/>
                <w:b/>
              </w:rPr>
            </w:pPr>
          </w:p>
        </w:tc>
        <w:tc>
          <w:tcPr>
            <w:tcW w:w="1399" w:type="dxa"/>
          </w:tcPr>
          <w:p w:rsidR="00C24C79" w:rsidRDefault="00C24C79" w:rsidP="00C24C7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84" w:type="dxa"/>
          </w:tcPr>
          <w:p w:rsidR="00C24C79" w:rsidRDefault="00C24C79" w:rsidP="00C24C79">
            <w:pPr>
              <w:rPr>
                <w:rFonts w:ascii="Arial" w:hAnsi="Arial" w:cs="Arial"/>
              </w:rPr>
            </w:pPr>
          </w:p>
        </w:tc>
        <w:tc>
          <w:tcPr>
            <w:tcW w:w="1284" w:type="dxa"/>
          </w:tcPr>
          <w:p w:rsidR="00C24C79" w:rsidRDefault="00C24C79" w:rsidP="00C24C79">
            <w:pPr>
              <w:spacing w:after="120"/>
              <w:rPr>
                <w:rFonts w:ascii="Arial" w:hAnsi="Arial" w:cs="Arial"/>
              </w:rPr>
            </w:pPr>
          </w:p>
        </w:tc>
        <w:tc>
          <w:tcPr>
            <w:tcW w:w="1711" w:type="dxa"/>
          </w:tcPr>
          <w:p w:rsidR="00C24C79" w:rsidRPr="00EA1536" w:rsidRDefault="00C24C79" w:rsidP="00C24C79">
            <w:pPr>
              <w:rPr>
                <w:rFonts w:ascii="Arial" w:hAnsi="Arial" w:cs="Arial"/>
              </w:rPr>
            </w:pPr>
          </w:p>
        </w:tc>
      </w:tr>
      <w:tr w:rsidR="00C24C79" w:rsidRPr="00EA1536" w:rsidTr="00596259">
        <w:tc>
          <w:tcPr>
            <w:tcW w:w="1294" w:type="dxa"/>
            <w:shd w:val="clear" w:color="auto" w:fill="D9D9D9" w:themeFill="background1" w:themeFillShade="D9"/>
          </w:tcPr>
          <w:p w:rsidR="00C24C79" w:rsidRPr="00EA1536" w:rsidRDefault="00C24C79" w:rsidP="00C24C79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>
              <w:br w:type="page"/>
            </w:r>
            <w:r w:rsidRPr="00EA1536">
              <w:rPr>
                <w:rFonts w:ascii="Arial" w:hAnsi="Arial" w:cs="Arial"/>
                <w:b/>
              </w:rPr>
              <w:t xml:space="preserve">Term </w:t>
            </w:r>
            <w:r>
              <w:rPr>
                <w:rFonts w:ascii="Arial" w:hAnsi="Arial" w:cs="Arial"/>
                <w:b/>
              </w:rPr>
              <w:t>Four</w:t>
            </w:r>
          </w:p>
        </w:tc>
        <w:tc>
          <w:tcPr>
            <w:tcW w:w="3484" w:type="dxa"/>
            <w:shd w:val="clear" w:color="auto" w:fill="D9D9D9" w:themeFill="background1" w:themeFillShade="D9"/>
          </w:tcPr>
          <w:p w:rsidR="00C24C79" w:rsidRPr="00EA1536" w:rsidRDefault="00C24C79" w:rsidP="00C24C79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Assessments</w:t>
            </w:r>
          </w:p>
        </w:tc>
        <w:tc>
          <w:tcPr>
            <w:tcW w:w="1399" w:type="dxa"/>
            <w:shd w:val="clear" w:color="auto" w:fill="D9D9D9" w:themeFill="background1" w:themeFillShade="D9"/>
          </w:tcPr>
          <w:p w:rsidR="00C24C79" w:rsidRPr="00EA1536" w:rsidRDefault="00C24C79" w:rsidP="00C24C79">
            <w:pPr>
              <w:spacing w:before="120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Weighting</w:t>
            </w:r>
          </w:p>
        </w:tc>
        <w:tc>
          <w:tcPr>
            <w:tcW w:w="1284" w:type="dxa"/>
            <w:shd w:val="clear" w:color="auto" w:fill="D9D9D9" w:themeFill="background1" w:themeFillShade="D9"/>
          </w:tcPr>
          <w:p w:rsidR="00C24C79" w:rsidRPr="00EA1536" w:rsidRDefault="00C24C79" w:rsidP="00C24C79">
            <w:pPr>
              <w:spacing w:before="120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 xml:space="preserve">Mark </w:t>
            </w:r>
          </w:p>
          <w:p w:rsidR="00C24C79" w:rsidRPr="00EA1536" w:rsidRDefault="00C24C79" w:rsidP="00C24C79">
            <w:pPr>
              <w:spacing w:before="120"/>
              <w:rPr>
                <w:rFonts w:ascii="Arial" w:hAnsi="Arial" w:cs="Arial"/>
                <w:b/>
              </w:rPr>
            </w:pPr>
            <w:r w:rsidRPr="00EA1536">
              <w:rPr>
                <w:rFonts w:ascii="Arial" w:hAnsi="Arial" w:cs="Arial"/>
                <w:b/>
              </w:rPr>
              <w:t>Achieved</w:t>
            </w:r>
          </w:p>
        </w:tc>
        <w:tc>
          <w:tcPr>
            <w:tcW w:w="1284" w:type="dxa"/>
            <w:shd w:val="clear" w:color="auto" w:fill="D9D9D9" w:themeFill="background1" w:themeFillShade="D9"/>
          </w:tcPr>
          <w:p w:rsidR="00C24C79" w:rsidRPr="00EA1536" w:rsidRDefault="00C24C79" w:rsidP="00C24C7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Mark I aim to achieve</w:t>
            </w:r>
          </w:p>
        </w:tc>
        <w:tc>
          <w:tcPr>
            <w:tcW w:w="1711" w:type="dxa"/>
            <w:shd w:val="clear" w:color="auto" w:fill="D9D9D9" w:themeFill="background1" w:themeFillShade="D9"/>
          </w:tcPr>
          <w:p w:rsidR="00C24C79" w:rsidRPr="00EA1536" w:rsidRDefault="00C24C79" w:rsidP="00C24C79">
            <w:pPr>
              <w:spacing w:before="120" w:after="12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One goal f</w:t>
            </w:r>
            <w:r w:rsidRPr="00EA1536">
              <w:rPr>
                <w:rFonts w:ascii="Arial" w:hAnsi="Arial" w:cs="Arial"/>
                <w:b/>
              </w:rPr>
              <w:t>or next Assessment</w:t>
            </w:r>
          </w:p>
        </w:tc>
      </w:tr>
      <w:tr w:rsidR="00C24C79" w:rsidRPr="00EA1536" w:rsidTr="00596259">
        <w:tc>
          <w:tcPr>
            <w:tcW w:w="1294" w:type="dxa"/>
          </w:tcPr>
          <w:p w:rsidR="00C24C79" w:rsidRDefault="00C24C79" w:rsidP="00C24C79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Week </w:t>
            </w:r>
          </w:p>
          <w:p w:rsidR="00C24C79" w:rsidRPr="0095139C" w:rsidRDefault="00C24C79" w:rsidP="00C24C7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484" w:type="dxa"/>
          </w:tcPr>
          <w:p w:rsidR="00C24C79" w:rsidRPr="00B64859" w:rsidRDefault="00C24C79" w:rsidP="00C24C79">
            <w:pPr>
              <w:spacing w:before="120" w:line="259" w:lineRule="auto"/>
              <w:rPr>
                <w:rFonts w:ascii="Arial" w:eastAsiaTheme="minorHAnsi" w:hAnsi="Arial" w:cs="Arial"/>
                <w:b/>
              </w:rPr>
            </w:pPr>
            <w:r w:rsidRPr="00B64859">
              <w:rPr>
                <w:rFonts w:ascii="Arial" w:eastAsiaTheme="minorHAnsi" w:hAnsi="Arial" w:cs="Arial"/>
                <w:b/>
              </w:rPr>
              <w:t xml:space="preserve">Task </w:t>
            </w:r>
            <w:del w:id="247" w:author="MCWILLIAMS Hayden [Narrogin Senior High School]" w:date="2020-07-21T07:50:00Z">
              <w:r w:rsidRPr="00B64859" w:rsidDel="00804C64">
                <w:rPr>
                  <w:rFonts w:ascii="Arial" w:eastAsiaTheme="minorHAnsi" w:hAnsi="Arial" w:cs="Arial"/>
                  <w:b/>
                </w:rPr>
                <w:delText>16</w:delText>
              </w:r>
            </w:del>
            <w:ins w:id="248" w:author="MCWILLIAMS Hayden [Narrogin Senior High School]" w:date="2020-07-21T07:50:00Z">
              <w:r w:rsidR="00804C64" w:rsidRPr="00B64859">
                <w:rPr>
                  <w:rFonts w:ascii="Arial" w:eastAsiaTheme="minorHAnsi" w:hAnsi="Arial" w:cs="Arial"/>
                  <w:b/>
                </w:rPr>
                <w:t>1</w:t>
              </w:r>
              <w:r w:rsidR="00804C64">
                <w:rPr>
                  <w:rFonts w:ascii="Arial" w:eastAsiaTheme="minorHAnsi" w:hAnsi="Arial" w:cs="Arial"/>
                  <w:b/>
                </w:rPr>
                <w:t>5</w:t>
              </w:r>
            </w:ins>
            <w:r w:rsidRPr="00B64859">
              <w:rPr>
                <w:rFonts w:ascii="Arial" w:eastAsiaTheme="minorHAnsi" w:hAnsi="Arial" w:cs="Arial"/>
                <w:b/>
              </w:rPr>
              <w:t>: Examination</w:t>
            </w:r>
          </w:p>
          <w:p w:rsidR="00C24C79" w:rsidRDefault="00C24C79" w:rsidP="00C24C79">
            <w:pPr>
              <w:spacing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Students complete a Reading, Viewing and Writing examination over three lessons.</w:t>
            </w:r>
          </w:p>
          <w:p w:rsidR="00C24C79" w:rsidRPr="00B64859" w:rsidRDefault="00C24C79" w:rsidP="00C24C79">
            <w:pPr>
              <w:spacing w:line="259" w:lineRule="auto"/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  <w:b/>
                <w:i/>
              </w:rPr>
              <w:t>Common Assessment Task</w:t>
            </w:r>
          </w:p>
        </w:tc>
        <w:tc>
          <w:tcPr>
            <w:tcW w:w="1399" w:type="dxa"/>
          </w:tcPr>
          <w:p w:rsidR="00C24C79" w:rsidRPr="00B64859" w:rsidRDefault="00C24C79" w:rsidP="00C24C79">
            <w:pPr>
              <w:spacing w:line="259" w:lineRule="auto"/>
              <w:jc w:val="center"/>
              <w:rPr>
                <w:rFonts w:ascii="Arial" w:eastAsiaTheme="minorHAnsi" w:hAnsi="Arial" w:cs="Arial"/>
              </w:rPr>
            </w:pPr>
            <w:r w:rsidRPr="00B64859">
              <w:rPr>
                <w:rFonts w:ascii="Arial" w:eastAsiaTheme="minorHAnsi" w:hAnsi="Arial" w:cs="Arial"/>
              </w:rPr>
              <w:t>Reading 2.5%</w:t>
            </w:r>
          </w:p>
          <w:p w:rsidR="00C24C79" w:rsidRPr="00B64859" w:rsidRDefault="00C24C79" w:rsidP="00C24C79">
            <w:pPr>
              <w:spacing w:line="259" w:lineRule="auto"/>
              <w:jc w:val="center"/>
              <w:rPr>
                <w:rFonts w:ascii="Arial" w:eastAsiaTheme="minorHAnsi" w:hAnsi="Arial" w:cs="Arial"/>
              </w:rPr>
            </w:pPr>
            <w:r w:rsidRPr="00B64859">
              <w:rPr>
                <w:rFonts w:ascii="Arial" w:eastAsiaTheme="minorHAnsi" w:hAnsi="Arial" w:cs="Arial"/>
              </w:rPr>
              <w:t>Viewing 2.5%</w:t>
            </w:r>
          </w:p>
          <w:p w:rsidR="00C24C79" w:rsidRPr="00B64859" w:rsidRDefault="00C24C79" w:rsidP="00C24C79">
            <w:pPr>
              <w:spacing w:after="120" w:line="259" w:lineRule="auto"/>
              <w:jc w:val="center"/>
              <w:rPr>
                <w:rFonts w:ascii="Arial" w:eastAsiaTheme="minorHAnsi" w:hAnsi="Arial" w:cs="Arial"/>
              </w:rPr>
            </w:pPr>
            <w:r w:rsidRPr="00B64859">
              <w:rPr>
                <w:rFonts w:ascii="Arial" w:eastAsiaTheme="minorHAnsi" w:hAnsi="Arial" w:cs="Arial"/>
              </w:rPr>
              <w:t>Writing 5%%</w:t>
            </w:r>
            <w:r w:rsidRPr="00C00F47">
              <w:rPr>
                <w:rFonts w:ascii="Arial" w:eastAsiaTheme="minorHAnsi" w:hAnsi="Arial" w:cs="Arial"/>
                <w:iCs/>
              </w:rPr>
              <w:t xml:space="preserve"> </w:t>
            </w:r>
          </w:p>
        </w:tc>
        <w:tc>
          <w:tcPr>
            <w:tcW w:w="1284" w:type="dxa"/>
          </w:tcPr>
          <w:p w:rsidR="00C24C79" w:rsidRPr="00EA1536" w:rsidRDefault="00C24C79" w:rsidP="00C24C79">
            <w:pPr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                             </w:t>
            </w: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  <w:sz w:val="12"/>
                <w:szCs w:val="12"/>
              </w:rPr>
            </w:pPr>
          </w:p>
          <w:p w:rsidR="00C24C79" w:rsidRDefault="00C24C79" w:rsidP="00C24C79">
            <w:pPr>
              <w:rPr>
                <w:rFonts w:ascii="Arial" w:hAnsi="Arial" w:cs="Arial"/>
                <w:sz w:val="4"/>
                <w:szCs w:val="4"/>
              </w:rPr>
            </w:pPr>
            <w:r w:rsidRPr="00EA1536">
              <w:rPr>
                <w:rFonts w:ascii="Arial" w:hAnsi="Arial" w:cs="Arial"/>
              </w:rPr>
              <w:t xml:space="preserve">     </w:t>
            </w:r>
            <w:r>
              <w:rPr>
                <w:rFonts w:ascii="Arial" w:hAnsi="Arial" w:cs="Arial"/>
              </w:rPr>
              <w:t xml:space="preserve">    </w:t>
            </w:r>
          </w:p>
          <w:p w:rsidR="00C24C79" w:rsidRPr="00EA1536" w:rsidRDefault="00C24C79" w:rsidP="00C24C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4"/>
                <w:szCs w:val="4"/>
              </w:rPr>
              <w:t xml:space="preserve">                                                   </w:t>
            </w:r>
            <w:r>
              <w:rPr>
                <w:rFonts w:ascii="Arial" w:hAnsi="Arial" w:cs="Arial"/>
              </w:rPr>
              <w:t xml:space="preserve">/100 </w:t>
            </w:r>
            <w:r w:rsidRPr="00EA1536">
              <w:rPr>
                <w:rFonts w:ascii="Arial" w:hAnsi="Arial" w:cs="Arial"/>
              </w:rPr>
              <w:t xml:space="preserve">   </w:t>
            </w:r>
            <w:r>
              <w:rPr>
                <w:rFonts w:ascii="Arial" w:hAnsi="Arial" w:cs="Arial"/>
              </w:rPr>
              <w:t xml:space="preserve">                                     </w:t>
            </w:r>
          </w:p>
          <w:p w:rsidR="00C24C79" w:rsidRPr="00EA1536" w:rsidRDefault="00C24C79" w:rsidP="00C24C79">
            <w:pPr>
              <w:spacing w:before="120"/>
              <w:rPr>
                <w:rFonts w:ascii="Arial" w:hAnsi="Arial" w:cs="Arial"/>
              </w:rPr>
            </w:pPr>
          </w:p>
        </w:tc>
        <w:tc>
          <w:tcPr>
            <w:tcW w:w="1284" w:type="dxa"/>
          </w:tcPr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Pr="00EA1536" w:rsidRDefault="00C24C79" w:rsidP="00C24C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</w:t>
            </w:r>
            <w:r w:rsidRPr="00EA1536">
              <w:rPr>
                <w:rFonts w:ascii="Arial" w:hAnsi="Arial" w:cs="Arial"/>
              </w:rPr>
              <w:t xml:space="preserve"> /100</w:t>
            </w:r>
          </w:p>
          <w:p w:rsidR="00C24C79" w:rsidRPr="00EA1536" w:rsidRDefault="00C24C79" w:rsidP="00C24C79">
            <w:pPr>
              <w:rPr>
                <w:rFonts w:ascii="Arial" w:hAnsi="Arial" w:cs="Arial"/>
              </w:rPr>
            </w:pPr>
          </w:p>
        </w:tc>
        <w:tc>
          <w:tcPr>
            <w:tcW w:w="1711" w:type="dxa"/>
          </w:tcPr>
          <w:p w:rsidR="00C24C79" w:rsidRPr="00EA1536" w:rsidRDefault="00C24C79" w:rsidP="00C24C79">
            <w:pPr>
              <w:rPr>
                <w:rFonts w:ascii="Arial" w:hAnsi="Arial" w:cs="Arial"/>
              </w:rPr>
            </w:pPr>
          </w:p>
        </w:tc>
      </w:tr>
      <w:tr w:rsidR="00804C64" w:rsidRPr="00EA1536" w:rsidTr="00596259">
        <w:trPr>
          <w:ins w:id="249" w:author="MCWILLIAMS Hayden [Narrogin Senior High School]" w:date="2020-07-21T07:50:00Z"/>
        </w:trPr>
        <w:tc>
          <w:tcPr>
            <w:tcW w:w="1294" w:type="dxa"/>
          </w:tcPr>
          <w:p w:rsidR="00804C64" w:rsidRPr="00AD192E" w:rsidRDefault="00804C64" w:rsidP="00804C64">
            <w:pPr>
              <w:spacing w:before="120" w:line="259" w:lineRule="auto"/>
              <w:jc w:val="center"/>
              <w:rPr>
                <w:ins w:id="250" w:author="MCWILLIAMS Hayden [Narrogin Senior High School]" w:date="2020-07-21T07:50:00Z"/>
                <w:rFonts w:ascii="Arial" w:eastAsiaTheme="minorHAnsi" w:hAnsi="Arial" w:cs="Arial"/>
                <w:b/>
              </w:rPr>
            </w:pPr>
            <w:ins w:id="251" w:author="MCWILLIAMS Hayden [Narrogin Senior High School]" w:date="2020-07-21T07:50:00Z">
              <w:r w:rsidRPr="00AD192E">
                <w:rPr>
                  <w:rFonts w:ascii="Arial" w:eastAsiaTheme="minorHAnsi" w:hAnsi="Arial" w:cs="Arial"/>
                  <w:b/>
                </w:rPr>
                <w:t>Weeks</w:t>
              </w:r>
            </w:ins>
          </w:p>
          <w:p w:rsidR="00804C64" w:rsidRDefault="00804C64" w:rsidP="00804C64">
            <w:pPr>
              <w:jc w:val="center"/>
              <w:rPr>
                <w:ins w:id="252" w:author="MCWILLIAMS Hayden [Narrogin Senior High School]" w:date="2020-07-21T07:50:00Z"/>
                <w:rFonts w:ascii="Arial" w:eastAsiaTheme="minorHAnsi" w:hAnsi="Arial" w:cs="Arial"/>
                <w:b/>
              </w:rPr>
            </w:pPr>
            <w:ins w:id="253" w:author="MCWILLIAMS Hayden [Narrogin Senior High School]" w:date="2020-07-21T07:50:00Z">
              <w:r>
                <w:rPr>
                  <w:rFonts w:ascii="Arial" w:eastAsiaTheme="minorHAnsi" w:hAnsi="Arial" w:cs="Arial"/>
                  <w:b/>
                </w:rPr>
                <w:t>2-3</w:t>
              </w:r>
            </w:ins>
          </w:p>
          <w:p w:rsidR="00804C64" w:rsidRDefault="00804C64" w:rsidP="00804C64">
            <w:pPr>
              <w:jc w:val="center"/>
              <w:rPr>
                <w:ins w:id="254" w:author="MCWILLIAMS Hayden [Narrogin Senior High School]" w:date="2020-07-21T07:50:00Z"/>
                <w:rFonts w:ascii="Arial" w:eastAsiaTheme="minorHAnsi" w:hAnsi="Arial" w:cs="Arial"/>
                <w:b/>
              </w:rPr>
            </w:pPr>
          </w:p>
          <w:p w:rsidR="00804C64" w:rsidRPr="007D6EC3" w:rsidRDefault="00804C64" w:rsidP="00804C64">
            <w:pPr>
              <w:spacing w:before="120" w:line="259" w:lineRule="auto"/>
              <w:rPr>
                <w:ins w:id="255" w:author="MCWILLIAMS Hayden [Narrogin Senior High School]" w:date="2020-07-21T07:50:00Z"/>
                <w:rFonts w:ascii="Arial" w:eastAsiaTheme="minorHAnsi" w:hAnsi="Arial" w:cs="Arial"/>
                <w:b/>
              </w:rPr>
            </w:pPr>
            <w:ins w:id="256" w:author="MCWILLIAMS Hayden [Narrogin Senior High School]" w:date="2020-07-21T07:50:00Z">
              <w:r w:rsidRPr="007D6EC3">
                <w:rPr>
                  <w:rFonts w:ascii="Arial" w:eastAsiaTheme="minorHAnsi" w:hAnsi="Arial" w:cs="Arial"/>
                  <w:b/>
                </w:rPr>
                <w:t>Due: Week 10</w:t>
              </w:r>
            </w:ins>
          </w:p>
          <w:p w:rsidR="00804C64" w:rsidRDefault="00804C64" w:rsidP="00804C64">
            <w:pPr>
              <w:spacing w:before="120"/>
              <w:jc w:val="center"/>
              <w:rPr>
                <w:ins w:id="257" w:author="MCWILLIAMS Hayden [Narrogin Senior High School]" w:date="2020-07-21T07:50:00Z"/>
                <w:rFonts w:ascii="Arial" w:hAnsi="Arial" w:cs="Arial"/>
                <w:b/>
              </w:rPr>
            </w:pPr>
          </w:p>
        </w:tc>
        <w:tc>
          <w:tcPr>
            <w:tcW w:w="3484" w:type="dxa"/>
          </w:tcPr>
          <w:p w:rsidR="00804C64" w:rsidRPr="007D6EC3" w:rsidRDefault="00804C64" w:rsidP="00804C64">
            <w:pPr>
              <w:spacing w:before="120" w:line="259" w:lineRule="auto"/>
              <w:rPr>
                <w:ins w:id="258" w:author="MCWILLIAMS Hayden [Narrogin Senior High School]" w:date="2020-07-21T07:50:00Z"/>
                <w:rFonts w:ascii="Arial" w:eastAsiaTheme="minorHAnsi" w:hAnsi="Arial" w:cs="Arial"/>
                <w:b/>
              </w:rPr>
            </w:pPr>
            <w:ins w:id="259" w:author="MCWILLIAMS Hayden [Narrogin Senior High School]" w:date="2020-07-21T07:50:00Z">
              <w:r w:rsidRPr="007D6EC3">
                <w:rPr>
                  <w:rFonts w:ascii="Arial" w:eastAsiaTheme="minorHAnsi" w:hAnsi="Arial" w:cs="Arial"/>
                  <w:b/>
                </w:rPr>
                <w:t>Task 1</w:t>
              </w:r>
              <w:r>
                <w:rPr>
                  <w:rFonts w:ascii="Arial" w:eastAsiaTheme="minorHAnsi" w:hAnsi="Arial" w:cs="Arial"/>
                  <w:b/>
                </w:rPr>
                <w:t>6</w:t>
              </w:r>
              <w:r w:rsidRPr="007D6EC3">
                <w:rPr>
                  <w:rFonts w:ascii="Arial" w:eastAsiaTheme="minorHAnsi" w:hAnsi="Arial" w:cs="Arial"/>
                  <w:b/>
                </w:rPr>
                <w:t>: Object Writing</w:t>
              </w:r>
              <w:r>
                <w:rPr>
                  <w:rFonts w:ascii="Arial" w:eastAsiaTheme="minorHAnsi" w:hAnsi="Arial" w:cs="Arial"/>
                  <w:b/>
                </w:rPr>
                <w:t xml:space="preserve"> - in</w:t>
              </w:r>
              <w:r w:rsidRPr="007D6EC3">
                <w:rPr>
                  <w:rFonts w:ascii="Arial" w:eastAsiaTheme="minorHAnsi" w:hAnsi="Arial" w:cs="Arial"/>
                  <w:b/>
                </w:rPr>
                <w:t>-class</w:t>
              </w:r>
            </w:ins>
          </w:p>
          <w:p w:rsidR="00804C64" w:rsidRPr="007D6EC3" w:rsidRDefault="00804C64" w:rsidP="00804C64">
            <w:pPr>
              <w:spacing w:line="259" w:lineRule="auto"/>
              <w:rPr>
                <w:ins w:id="260" w:author="MCWILLIAMS Hayden [Narrogin Senior High School]" w:date="2020-07-21T07:50:00Z"/>
                <w:rFonts w:ascii="Arial" w:eastAsiaTheme="minorHAnsi" w:hAnsi="Arial" w:cs="Arial"/>
              </w:rPr>
            </w:pPr>
            <w:ins w:id="261" w:author="MCWILLIAMS Hayden [Narrogin Senior High School]" w:date="2020-07-21T07:50:00Z">
              <w:r w:rsidRPr="007D6EC3">
                <w:rPr>
                  <w:rFonts w:ascii="Arial" w:eastAsiaTheme="minorHAnsi" w:hAnsi="Arial" w:cs="Arial"/>
                </w:rPr>
                <w:t>Submit the draft object writing activities and one reworked good copy for marking (300-500 words)</w:t>
              </w:r>
              <w:r>
                <w:rPr>
                  <w:rFonts w:ascii="Arial" w:eastAsiaTheme="minorHAnsi" w:hAnsi="Arial" w:cs="Arial"/>
                </w:rPr>
                <w:t>.</w:t>
              </w:r>
            </w:ins>
          </w:p>
          <w:p w:rsidR="00804C64" w:rsidRPr="00B64859" w:rsidRDefault="00804C64" w:rsidP="00804C64">
            <w:pPr>
              <w:spacing w:before="120" w:line="259" w:lineRule="auto"/>
              <w:rPr>
                <w:ins w:id="262" w:author="MCWILLIAMS Hayden [Narrogin Senior High School]" w:date="2020-07-21T07:50:00Z"/>
                <w:rFonts w:ascii="Arial" w:eastAsiaTheme="minorHAnsi" w:hAnsi="Arial" w:cs="Arial"/>
                <w:b/>
              </w:rPr>
            </w:pPr>
          </w:p>
        </w:tc>
        <w:tc>
          <w:tcPr>
            <w:tcW w:w="1399" w:type="dxa"/>
          </w:tcPr>
          <w:p w:rsidR="00804C64" w:rsidRDefault="00804C64" w:rsidP="00804C64">
            <w:pPr>
              <w:jc w:val="center"/>
              <w:rPr>
                <w:ins w:id="263" w:author="MCWILLIAMS Hayden [Narrogin Senior High School]" w:date="2020-07-21T07:50:00Z"/>
                <w:rFonts w:ascii="Arial" w:hAnsi="Arial" w:cs="Arial"/>
              </w:rPr>
            </w:pPr>
          </w:p>
          <w:p w:rsidR="00804C64" w:rsidRDefault="00804C64" w:rsidP="00804C64">
            <w:pPr>
              <w:jc w:val="center"/>
              <w:rPr>
                <w:ins w:id="264" w:author="MCWILLIAMS Hayden [Narrogin Senior High School]" w:date="2020-07-21T07:50:00Z"/>
                <w:rFonts w:ascii="Arial" w:hAnsi="Arial" w:cs="Arial"/>
              </w:rPr>
            </w:pPr>
          </w:p>
          <w:p w:rsidR="00804C64" w:rsidRDefault="00804C64" w:rsidP="00804C64">
            <w:pPr>
              <w:spacing w:before="160"/>
              <w:jc w:val="center"/>
              <w:rPr>
                <w:ins w:id="265" w:author="MCWILLIAMS Hayden [Narrogin Senior High School]" w:date="2020-07-21T07:50:00Z"/>
                <w:rFonts w:ascii="Arial" w:hAnsi="Arial" w:cs="Arial"/>
              </w:rPr>
            </w:pPr>
          </w:p>
          <w:p w:rsidR="00804C64" w:rsidRDefault="00804C64" w:rsidP="00804C64">
            <w:pPr>
              <w:spacing w:before="40"/>
              <w:jc w:val="center"/>
              <w:rPr>
                <w:ins w:id="266" w:author="MCWILLIAMS Hayden [Narrogin Senior High School]" w:date="2020-07-21T07:50:00Z"/>
                <w:rFonts w:ascii="Arial" w:hAnsi="Arial" w:cs="Arial"/>
              </w:rPr>
            </w:pPr>
            <w:ins w:id="267" w:author="MCWILLIAMS Hayden [Narrogin Senior High School]" w:date="2020-07-21T07:50:00Z">
              <w:r>
                <w:rPr>
                  <w:rFonts w:ascii="Arial" w:hAnsi="Arial" w:cs="Arial"/>
                </w:rPr>
                <w:t>Writing</w:t>
              </w:r>
            </w:ins>
          </w:p>
          <w:p w:rsidR="00804C64" w:rsidRPr="00B64859" w:rsidRDefault="00804C64" w:rsidP="00804C64">
            <w:pPr>
              <w:spacing w:line="259" w:lineRule="auto"/>
              <w:jc w:val="center"/>
              <w:rPr>
                <w:ins w:id="268" w:author="MCWILLIAMS Hayden [Narrogin Senior High School]" w:date="2020-07-21T07:50:00Z"/>
                <w:rFonts w:ascii="Arial" w:eastAsiaTheme="minorHAnsi" w:hAnsi="Arial" w:cs="Arial"/>
              </w:rPr>
            </w:pPr>
            <w:ins w:id="269" w:author="MCWILLIAMS Hayden [Narrogin Senior High School]" w:date="2020-07-21T07:50:00Z">
              <w:r>
                <w:rPr>
                  <w:rFonts w:ascii="Arial" w:hAnsi="Arial" w:cs="Arial"/>
                </w:rPr>
                <w:t>5%</w:t>
              </w:r>
            </w:ins>
          </w:p>
        </w:tc>
        <w:tc>
          <w:tcPr>
            <w:tcW w:w="1284" w:type="dxa"/>
          </w:tcPr>
          <w:p w:rsidR="00804C64" w:rsidRDefault="00804C64" w:rsidP="00804C64">
            <w:pPr>
              <w:rPr>
                <w:ins w:id="270" w:author="MCWILLIAMS Hayden [Narrogin Senior High School]" w:date="2020-07-21T07:50:00Z"/>
                <w:rFonts w:ascii="Arial" w:hAnsi="Arial" w:cs="Arial"/>
              </w:rPr>
            </w:pPr>
          </w:p>
          <w:p w:rsidR="00804C64" w:rsidRDefault="00804C64" w:rsidP="00804C64">
            <w:pPr>
              <w:rPr>
                <w:ins w:id="271" w:author="MCWILLIAMS Hayden [Narrogin Senior High School]" w:date="2020-07-21T07:50:00Z"/>
                <w:rFonts w:ascii="Arial" w:hAnsi="Arial" w:cs="Arial"/>
              </w:rPr>
            </w:pPr>
          </w:p>
          <w:p w:rsidR="00804C64" w:rsidRDefault="00804C64" w:rsidP="00804C64">
            <w:pPr>
              <w:rPr>
                <w:ins w:id="272" w:author="MCWILLIAMS Hayden [Narrogin Senior High School]" w:date="2020-07-21T07:50:00Z"/>
                <w:rFonts w:ascii="Arial" w:hAnsi="Arial" w:cs="Arial"/>
              </w:rPr>
            </w:pPr>
          </w:p>
          <w:p w:rsidR="00804C64" w:rsidRDefault="00804C64" w:rsidP="00804C64">
            <w:pPr>
              <w:rPr>
                <w:ins w:id="273" w:author="MCWILLIAMS Hayden [Narrogin Senior High School]" w:date="2020-07-21T07:50:00Z"/>
                <w:rFonts w:ascii="Arial" w:hAnsi="Arial" w:cs="Arial"/>
              </w:rPr>
            </w:pPr>
          </w:p>
          <w:p w:rsidR="00804C64" w:rsidRDefault="00804C64" w:rsidP="00804C64">
            <w:pPr>
              <w:spacing w:before="160"/>
              <w:rPr>
                <w:ins w:id="274" w:author="MCWILLIAMS Hayden [Narrogin Senior High School]" w:date="2020-07-21T07:50:00Z"/>
                <w:rFonts w:ascii="Arial" w:hAnsi="Arial" w:cs="Arial"/>
              </w:rPr>
            </w:pPr>
            <w:ins w:id="275" w:author="MCWILLIAMS Hayden [Narrogin Senior High School]" w:date="2020-07-21T07:50:00Z">
              <w:r>
                <w:rPr>
                  <w:rFonts w:ascii="Arial" w:hAnsi="Arial" w:cs="Arial"/>
                </w:rPr>
                <w:t xml:space="preserve">         /100</w:t>
              </w:r>
            </w:ins>
          </w:p>
          <w:p w:rsidR="00804C64" w:rsidRDefault="00804C64" w:rsidP="00804C64">
            <w:pPr>
              <w:spacing w:before="120"/>
              <w:rPr>
                <w:ins w:id="276" w:author="MCWILLIAMS Hayden [Narrogin Senior High School]" w:date="2020-07-21T07:50:00Z"/>
                <w:rFonts w:ascii="Arial" w:hAnsi="Arial" w:cs="Arial"/>
              </w:rPr>
            </w:pPr>
          </w:p>
        </w:tc>
        <w:tc>
          <w:tcPr>
            <w:tcW w:w="1284" w:type="dxa"/>
          </w:tcPr>
          <w:p w:rsidR="00804C64" w:rsidRDefault="00804C64" w:rsidP="00804C64">
            <w:pPr>
              <w:spacing w:after="120"/>
              <w:rPr>
                <w:ins w:id="277" w:author="MCWILLIAMS Hayden [Narrogin Senior High School]" w:date="2020-07-21T07:50:00Z"/>
                <w:rFonts w:ascii="Arial" w:hAnsi="Arial" w:cs="Arial"/>
              </w:rPr>
            </w:pPr>
          </w:p>
          <w:p w:rsidR="00804C64" w:rsidRDefault="00804C64" w:rsidP="00804C64">
            <w:pPr>
              <w:spacing w:after="120"/>
              <w:rPr>
                <w:ins w:id="278" w:author="MCWILLIAMS Hayden [Narrogin Senior High School]" w:date="2020-07-21T07:50:00Z"/>
                <w:rFonts w:ascii="Arial" w:hAnsi="Arial" w:cs="Arial"/>
              </w:rPr>
            </w:pPr>
          </w:p>
          <w:p w:rsidR="00804C64" w:rsidRDefault="00804C64" w:rsidP="00804C64">
            <w:pPr>
              <w:spacing w:after="120"/>
              <w:rPr>
                <w:ins w:id="279" w:author="MCWILLIAMS Hayden [Narrogin Senior High School]" w:date="2020-07-21T07:50:00Z"/>
                <w:rFonts w:ascii="Arial" w:hAnsi="Arial" w:cs="Arial"/>
              </w:rPr>
            </w:pPr>
          </w:p>
          <w:p w:rsidR="00804C64" w:rsidRDefault="00804C64" w:rsidP="00804C64">
            <w:pPr>
              <w:spacing w:before="160"/>
              <w:rPr>
                <w:ins w:id="280" w:author="MCWILLIAMS Hayden [Narrogin Senior High School]" w:date="2020-07-21T07:50:00Z"/>
                <w:rFonts w:ascii="Arial" w:hAnsi="Arial" w:cs="Arial"/>
              </w:rPr>
            </w:pPr>
            <w:ins w:id="281" w:author="MCWILLIAMS Hayden [Narrogin Senior High School]" w:date="2020-07-21T07:50:00Z">
              <w:r>
                <w:rPr>
                  <w:rFonts w:ascii="Arial" w:hAnsi="Arial" w:cs="Arial"/>
                </w:rPr>
                <w:t xml:space="preserve">         /100</w:t>
              </w:r>
            </w:ins>
          </w:p>
          <w:p w:rsidR="00804C64" w:rsidRDefault="00804C64" w:rsidP="00804C64">
            <w:pPr>
              <w:rPr>
                <w:ins w:id="282" w:author="MCWILLIAMS Hayden [Narrogin Senior High School]" w:date="2020-07-21T07:50:00Z"/>
                <w:rFonts w:ascii="Arial" w:hAnsi="Arial" w:cs="Arial"/>
              </w:rPr>
            </w:pPr>
          </w:p>
        </w:tc>
        <w:tc>
          <w:tcPr>
            <w:tcW w:w="1711" w:type="dxa"/>
          </w:tcPr>
          <w:p w:rsidR="00804C64" w:rsidRPr="00EA1536" w:rsidRDefault="00804C64" w:rsidP="00804C64">
            <w:pPr>
              <w:rPr>
                <w:ins w:id="283" w:author="MCWILLIAMS Hayden [Narrogin Senior High School]" w:date="2020-07-21T07:50:00Z"/>
                <w:rFonts w:ascii="Arial" w:hAnsi="Arial" w:cs="Arial"/>
              </w:rPr>
            </w:pPr>
          </w:p>
        </w:tc>
      </w:tr>
      <w:tr w:rsidR="00C24C79" w:rsidRPr="00EA1536" w:rsidTr="00596259">
        <w:tc>
          <w:tcPr>
            <w:tcW w:w="1294" w:type="dxa"/>
            <w:shd w:val="clear" w:color="auto" w:fill="FFFFFF" w:themeFill="background1"/>
          </w:tcPr>
          <w:p w:rsidR="00C24C79" w:rsidRDefault="00C24C79" w:rsidP="00C24C79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Weeks </w:t>
            </w:r>
          </w:p>
          <w:p w:rsidR="00C24C79" w:rsidRPr="00EA1536" w:rsidRDefault="00C24C79" w:rsidP="00804C64">
            <w:pPr>
              <w:spacing w:after="120"/>
              <w:jc w:val="center"/>
              <w:rPr>
                <w:rFonts w:ascii="Arial" w:hAnsi="Arial" w:cs="Arial"/>
                <w:b/>
              </w:rPr>
              <w:pPrChange w:id="284" w:author="MCWILLIAMS Hayden [Narrogin Senior High School]" w:date="2020-07-21T07:50:00Z">
                <w:pPr>
                  <w:spacing w:after="120"/>
                  <w:jc w:val="center"/>
                </w:pPr>
              </w:pPrChange>
            </w:pPr>
            <w:del w:id="285" w:author="MCWILLIAMS Hayden [Narrogin Senior High School]" w:date="2020-07-21T07:50:00Z">
              <w:r w:rsidDel="00804C64">
                <w:rPr>
                  <w:rFonts w:ascii="Arial" w:hAnsi="Arial" w:cs="Arial"/>
                  <w:b/>
                </w:rPr>
                <w:delText>2-3</w:delText>
              </w:r>
            </w:del>
            <w:ins w:id="286" w:author="MCWILLIAMS Hayden [Narrogin Senior High School]" w:date="2020-07-21T07:50:00Z">
              <w:r w:rsidR="00804C64">
                <w:rPr>
                  <w:rFonts w:ascii="Arial" w:hAnsi="Arial" w:cs="Arial"/>
                  <w:b/>
                </w:rPr>
                <w:t>4</w:t>
              </w:r>
            </w:ins>
          </w:p>
        </w:tc>
        <w:tc>
          <w:tcPr>
            <w:tcW w:w="3484" w:type="dxa"/>
          </w:tcPr>
          <w:p w:rsidR="00C24C79" w:rsidRPr="004D7C17" w:rsidRDefault="00C24C79" w:rsidP="00C24C79">
            <w:pPr>
              <w:spacing w:before="120" w:line="259" w:lineRule="auto"/>
              <w:rPr>
                <w:rFonts w:ascii="Arial" w:eastAsiaTheme="minorHAnsi" w:hAnsi="Arial" w:cs="Arial"/>
                <w:b/>
              </w:rPr>
            </w:pPr>
            <w:r w:rsidRPr="004D7C17">
              <w:rPr>
                <w:rFonts w:ascii="Arial" w:eastAsiaTheme="minorHAnsi" w:hAnsi="Arial" w:cs="Arial"/>
                <w:b/>
              </w:rPr>
              <w:t>Task 17: In-class</w:t>
            </w:r>
          </w:p>
          <w:p w:rsidR="00C24C79" w:rsidRPr="004D7C17" w:rsidRDefault="00C24C79" w:rsidP="00C24C79">
            <w:pPr>
              <w:spacing w:line="259" w:lineRule="auto"/>
              <w:rPr>
                <w:rFonts w:ascii="Arial" w:eastAsiaTheme="minorHAnsi" w:hAnsi="Arial" w:cs="Arial"/>
                <w:b/>
              </w:rPr>
            </w:pPr>
            <w:r w:rsidRPr="004D7C17">
              <w:rPr>
                <w:rFonts w:ascii="Arial" w:eastAsiaTheme="minorHAnsi" w:hAnsi="Arial" w:cs="Arial"/>
                <w:b/>
              </w:rPr>
              <w:t xml:space="preserve">Prepared Dramatic Reading of </w:t>
            </w:r>
            <w:del w:id="287" w:author="MCWILLIAMS Hayden [Narrogin Senior High School]" w:date="2020-07-21T07:50:00Z">
              <w:r w:rsidRPr="004D7C17" w:rsidDel="00804C64">
                <w:rPr>
                  <w:rFonts w:ascii="Arial" w:eastAsiaTheme="minorHAnsi" w:hAnsi="Arial" w:cs="Arial"/>
                  <w:b/>
                </w:rPr>
                <w:delText>Term 3</w:delText>
              </w:r>
            </w:del>
            <w:ins w:id="288" w:author="MCWILLIAMS Hayden [Narrogin Senior High School]" w:date="2020-07-21T07:50:00Z">
              <w:r w:rsidR="00804C64">
                <w:rPr>
                  <w:rFonts w:ascii="Arial" w:eastAsiaTheme="minorHAnsi" w:hAnsi="Arial" w:cs="Arial"/>
                  <w:b/>
                </w:rPr>
                <w:t>Task 16</w:t>
              </w:r>
            </w:ins>
            <w:r w:rsidRPr="004D7C17">
              <w:rPr>
                <w:rFonts w:ascii="Arial" w:eastAsiaTheme="minorHAnsi" w:hAnsi="Arial" w:cs="Arial"/>
                <w:b/>
              </w:rPr>
              <w:t xml:space="preserve"> Object Stimulus Writing</w:t>
            </w:r>
          </w:p>
          <w:p w:rsidR="00C24C79" w:rsidRPr="00EA1536" w:rsidRDefault="00C24C79" w:rsidP="00C24C79">
            <w:pPr>
              <w:spacing w:before="120" w:after="120"/>
              <w:rPr>
                <w:rFonts w:ascii="Arial" w:hAnsi="Arial" w:cs="Arial"/>
                <w:b/>
              </w:rPr>
            </w:pPr>
            <w:r w:rsidRPr="004D7C17">
              <w:rPr>
                <w:rFonts w:ascii="Arial" w:eastAsiaTheme="minorHAnsi" w:hAnsi="Arial" w:cs="Arial"/>
              </w:rPr>
              <w:t xml:space="preserve">Students record themselves reading the </w:t>
            </w:r>
            <w:r>
              <w:rPr>
                <w:rFonts w:ascii="Arial" w:eastAsiaTheme="minorHAnsi" w:hAnsi="Arial" w:cs="Arial"/>
              </w:rPr>
              <w:t xml:space="preserve">creative </w:t>
            </w:r>
            <w:r w:rsidRPr="004D7C17">
              <w:rPr>
                <w:rFonts w:ascii="Arial" w:eastAsiaTheme="minorHAnsi" w:hAnsi="Arial" w:cs="Arial"/>
              </w:rPr>
              <w:t>text they wrote in Term 3</w:t>
            </w:r>
            <w:r>
              <w:rPr>
                <w:rFonts w:ascii="Arial" w:eastAsiaTheme="minorHAnsi" w:hAnsi="Arial" w:cs="Arial"/>
              </w:rPr>
              <w:t>. The class listens to each reading.</w:t>
            </w:r>
          </w:p>
        </w:tc>
        <w:tc>
          <w:tcPr>
            <w:tcW w:w="1399" w:type="dxa"/>
          </w:tcPr>
          <w:p w:rsidR="00C24C79" w:rsidRDefault="00C24C79" w:rsidP="00C24C79">
            <w:pPr>
              <w:spacing w:before="120"/>
              <w:jc w:val="center"/>
              <w:rPr>
                <w:rFonts w:ascii="Arial" w:hAnsi="Arial" w:cs="Arial"/>
              </w:rPr>
            </w:pPr>
          </w:p>
          <w:p w:rsidR="00C24C79" w:rsidRDefault="00C24C79" w:rsidP="00C24C79">
            <w:pPr>
              <w:spacing w:before="120"/>
              <w:jc w:val="center"/>
              <w:rPr>
                <w:rFonts w:ascii="Arial" w:hAnsi="Arial" w:cs="Arial"/>
              </w:rPr>
            </w:pPr>
          </w:p>
          <w:p w:rsidR="00C24C79" w:rsidRDefault="00C24C79" w:rsidP="00C24C79">
            <w:pPr>
              <w:spacing w:before="120"/>
              <w:jc w:val="center"/>
              <w:rPr>
                <w:rFonts w:ascii="Arial" w:hAnsi="Arial" w:cs="Arial"/>
              </w:rPr>
            </w:pPr>
            <w:r w:rsidRPr="004D7C17">
              <w:rPr>
                <w:rFonts w:ascii="Arial" w:hAnsi="Arial" w:cs="Arial"/>
              </w:rPr>
              <w:t>Speaking &amp; Listening 5%</w:t>
            </w:r>
          </w:p>
          <w:p w:rsidR="00C24C79" w:rsidRDefault="00C24C79" w:rsidP="00C24C79">
            <w:pPr>
              <w:jc w:val="center"/>
              <w:rPr>
                <w:rFonts w:ascii="Arial" w:hAnsi="Arial" w:cs="Arial"/>
              </w:rPr>
            </w:pPr>
          </w:p>
          <w:p w:rsidR="00C24C79" w:rsidRPr="00EA1536" w:rsidRDefault="00C24C79" w:rsidP="00C24C7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284" w:type="dxa"/>
          </w:tcPr>
          <w:p w:rsidR="00C24C79" w:rsidRDefault="00C24C79" w:rsidP="00C24C79">
            <w:pPr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</w:t>
            </w:r>
          </w:p>
          <w:p w:rsidR="00C24C79" w:rsidRDefault="00C24C79" w:rsidP="00C24C79">
            <w:pPr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</w:t>
            </w:r>
          </w:p>
          <w:p w:rsidR="00C24C79" w:rsidRDefault="00C24C79" w:rsidP="00C24C79">
            <w:pPr>
              <w:spacing w:before="120"/>
              <w:rPr>
                <w:rFonts w:ascii="Arial" w:hAnsi="Arial" w:cs="Arial"/>
              </w:rPr>
            </w:pPr>
          </w:p>
          <w:p w:rsidR="00C24C79" w:rsidRPr="00EA1536" w:rsidRDefault="00C24C79" w:rsidP="00C24C79">
            <w:pPr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          </w:t>
            </w:r>
          </w:p>
          <w:p w:rsidR="00C24C79" w:rsidRDefault="00C24C79" w:rsidP="00C24C79">
            <w:pPr>
              <w:rPr>
                <w:rFonts w:ascii="Arial" w:hAnsi="Arial" w:cs="Arial"/>
                <w:sz w:val="12"/>
                <w:szCs w:val="12"/>
              </w:rPr>
            </w:pPr>
          </w:p>
          <w:p w:rsidR="00C24C79" w:rsidRPr="00EA1536" w:rsidRDefault="00C24C79" w:rsidP="00C24C79">
            <w:pPr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</w:rPr>
              <w:t xml:space="preserve">     </w:t>
            </w:r>
            <w:r>
              <w:rPr>
                <w:rFonts w:ascii="Arial" w:hAnsi="Arial" w:cs="Arial"/>
              </w:rPr>
              <w:t xml:space="preserve">    /100 </w:t>
            </w:r>
            <w:r w:rsidRPr="00EA1536">
              <w:rPr>
                <w:rFonts w:ascii="Arial" w:hAnsi="Arial" w:cs="Arial"/>
              </w:rPr>
              <w:t xml:space="preserve">   </w:t>
            </w:r>
            <w:r>
              <w:rPr>
                <w:rFonts w:ascii="Arial" w:hAnsi="Arial" w:cs="Arial"/>
              </w:rPr>
              <w:t xml:space="preserve">                                     </w:t>
            </w:r>
          </w:p>
          <w:p w:rsidR="00C24C79" w:rsidRPr="00EA1536" w:rsidRDefault="00C24C79" w:rsidP="00C24C79">
            <w:pPr>
              <w:spacing w:before="120"/>
              <w:rPr>
                <w:rFonts w:ascii="Arial" w:hAnsi="Arial" w:cs="Arial"/>
              </w:rPr>
            </w:pPr>
          </w:p>
        </w:tc>
        <w:tc>
          <w:tcPr>
            <w:tcW w:w="1284" w:type="dxa"/>
          </w:tcPr>
          <w:p w:rsidR="00C24C79" w:rsidRDefault="00C24C79" w:rsidP="00C24C79">
            <w:pPr>
              <w:spacing w:before="120"/>
              <w:rPr>
                <w:rFonts w:ascii="Arial" w:hAnsi="Arial" w:cs="Arial"/>
              </w:rPr>
            </w:pPr>
          </w:p>
          <w:p w:rsidR="00C24C79" w:rsidRDefault="00C24C79" w:rsidP="00C24C79">
            <w:pPr>
              <w:spacing w:before="120"/>
              <w:rPr>
                <w:rFonts w:ascii="Arial" w:hAnsi="Arial" w:cs="Arial"/>
              </w:rPr>
            </w:pPr>
          </w:p>
          <w:p w:rsidR="00C24C79" w:rsidRDefault="00C24C79" w:rsidP="00C24C79">
            <w:pPr>
              <w:spacing w:before="120"/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  <w:p w:rsidR="00C24C79" w:rsidRPr="00EA1536" w:rsidRDefault="00C24C79" w:rsidP="00C24C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</w:t>
            </w:r>
            <w:r w:rsidRPr="00EA1536">
              <w:rPr>
                <w:rFonts w:ascii="Arial" w:hAnsi="Arial" w:cs="Arial"/>
              </w:rPr>
              <w:t xml:space="preserve"> /100</w:t>
            </w:r>
          </w:p>
          <w:p w:rsidR="00C24C79" w:rsidRPr="00EA1536" w:rsidRDefault="00C24C79" w:rsidP="00C24C79">
            <w:pPr>
              <w:rPr>
                <w:rFonts w:ascii="Arial" w:hAnsi="Arial" w:cs="Arial"/>
              </w:rPr>
            </w:pPr>
          </w:p>
        </w:tc>
        <w:tc>
          <w:tcPr>
            <w:tcW w:w="1711" w:type="dxa"/>
          </w:tcPr>
          <w:p w:rsidR="00C24C79" w:rsidRPr="00EA1536" w:rsidRDefault="00C24C79" w:rsidP="00C24C79">
            <w:pPr>
              <w:spacing w:before="120" w:after="120"/>
              <w:rPr>
                <w:rFonts w:ascii="Arial" w:hAnsi="Arial" w:cs="Arial"/>
                <w:b/>
              </w:rPr>
            </w:pPr>
          </w:p>
        </w:tc>
      </w:tr>
      <w:tr w:rsidR="00C24C79" w:rsidRPr="00EA1536" w:rsidTr="00515F1F">
        <w:trPr>
          <w:trHeight w:val="3940"/>
        </w:trPr>
        <w:tc>
          <w:tcPr>
            <w:tcW w:w="1294" w:type="dxa"/>
          </w:tcPr>
          <w:p w:rsidR="00C24C79" w:rsidRDefault="00C24C79" w:rsidP="00C24C79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 xml:space="preserve">Weeks </w:t>
            </w:r>
          </w:p>
          <w:p w:rsidR="00C24C79" w:rsidRDefault="00C24C79" w:rsidP="00C24C7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4-6</w:t>
            </w:r>
          </w:p>
          <w:p w:rsidR="00C24C79" w:rsidRDefault="00C24C79" w:rsidP="00C24C79">
            <w:pPr>
              <w:spacing w:line="259" w:lineRule="auto"/>
              <w:rPr>
                <w:rFonts w:ascii="Arial" w:eastAsiaTheme="minorHAnsi" w:hAnsi="Arial" w:cs="Arial"/>
                <w:b/>
              </w:rPr>
            </w:pPr>
            <w:r w:rsidRPr="00672520">
              <w:rPr>
                <w:rFonts w:ascii="Arial" w:eastAsiaTheme="minorHAnsi" w:hAnsi="Arial" w:cs="Arial"/>
                <w:b/>
              </w:rPr>
              <w:t>Due: Week 4</w:t>
            </w:r>
          </w:p>
          <w:p w:rsidR="00C24C79" w:rsidRDefault="00C24C79" w:rsidP="00C24C79">
            <w:pPr>
              <w:spacing w:line="259" w:lineRule="auto"/>
              <w:rPr>
                <w:rFonts w:ascii="Arial" w:eastAsiaTheme="minorHAnsi" w:hAnsi="Arial" w:cs="Arial"/>
                <w:b/>
              </w:rPr>
            </w:pPr>
          </w:p>
          <w:p w:rsidR="00C24C79" w:rsidRPr="00672520" w:rsidRDefault="00C24C79" w:rsidP="00C24C79">
            <w:pPr>
              <w:spacing w:line="259" w:lineRule="auto"/>
              <w:rPr>
                <w:rFonts w:ascii="Arial" w:eastAsiaTheme="minorHAnsi" w:hAnsi="Arial" w:cs="Arial"/>
                <w:b/>
              </w:rPr>
            </w:pPr>
            <w:r w:rsidRPr="00672520">
              <w:rPr>
                <w:rFonts w:ascii="Arial" w:eastAsiaTheme="minorHAnsi" w:hAnsi="Arial" w:cs="Arial"/>
                <w:b/>
              </w:rPr>
              <w:t>Due: Week 5</w:t>
            </w:r>
          </w:p>
          <w:p w:rsidR="00C24C79" w:rsidRPr="00672520" w:rsidRDefault="00C24C79" w:rsidP="00C24C79">
            <w:pPr>
              <w:spacing w:line="259" w:lineRule="auto"/>
              <w:rPr>
                <w:rFonts w:ascii="Arial" w:eastAsiaTheme="minorHAnsi" w:hAnsi="Arial" w:cs="Arial"/>
                <w:b/>
              </w:rPr>
            </w:pPr>
          </w:p>
          <w:p w:rsidR="00C24C79" w:rsidRPr="00672520" w:rsidRDefault="00C24C79" w:rsidP="00C24C79">
            <w:pPr>
              <w:spacing w:line="259" w:lineRule="auto"/>
              <w:rPr>
                <w:rFonts w:ascii="Arial" w:eastAsiaTheme="minorHAnsi" w:hAnsi="Arial" w:cs="Arial"/>
                <w:b/>
              </w:rPr>
            </w:pPr>
            <w:r w:rsidRPr="00672520">
              <w:rPr>
                <w:rFonts w:ascii="Arial" w:eastAsiaTheme="minorHAnsi" w:hAnsi="Arial" w:cs="Arial"/>
                <w:b/>
              </w:rPr>
              <w:t>Due:</w:t>
            </w:r>
            <w:r>
              <w:rPr>
                <w:rFonts w:ascii="Arial" w:eastAsiaTheme="minorHAnsi" w:hAnsi="Arial" w:cs="Arial"/>
                <w:b/>
              </w:rPr>
              <w:t xml:space="preserve"> Week 6</w:t>
            </w:r>
          </w:p>
          <w:p w:rsidR="00C24C79" w:rsidRPr="00672520" w:rsidRDefault="00C24C79" w:rsidP="00C24C79">
            <w:pPr>
              <w:spacing w:line="259" w:lineRule="auto"/>
              <w:rPr>
                <w:rFonts w:ascii="Arial" w:eastAsiaTheme="minorHAnsi" w:hAnsi="Arial" w:cs="Arial"/>
                <w:b/>
              </w:rPr>
            </w:pPr>
          </w:p>
          <w:p w:rsidR="00C24C79" w:rsidRPr="00EA1536" w:rsidRDefault="00C24C79" w:rsidP="00C24C7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484" w:type="dxa"/>
          </w:tcPr>
          <w:p w:rsidR="00C24C79" w:rsidRDefault="00C24C79" w:rsidP="00C24C79">
            <w:pPr>
              <w:spacing w:before="120" w:line="259" w:lineRule="auto"/>
              <w:rPr>
                <w:rFonts w:ascii="Arial" w:eastAsiaTheme="minorHAnsi" w:hAnsi="Arial" w:cs="Arial"/>
                <w:b/>
              </w:rPr>
            </w:pPr>
          </w:p>
          <w:p w:rsidR="00C24C79" w:rsidRPr="00672520" w:rsidRDefault="00C24C79" w:rsidP="00C24C79">
            <w:pPr>
              <w:spacing w:before="280" w:line="259" w:lineRule="auto"/>
              <w:rPr>
                <w:rFonts w:ascii="Arial" w:eastAsiaTheme="minorHAnsi" w:hAnsi="Arial" w:cs="Arial"/>
                <w:b/>
              </w:rPr>
            </w:pPr>
            <w:r w:rsidRPr="00672520">
              <w:rPr>
                <w:rFonts w:ascii="Arial" w:eastAsiaTheme="minorHAnsi" w:hAnsi="Arial" w:cs="Arial"/>
                <w:b/>
              </w:rPr>
              <w:t>Task 18: Reading for Pleasure Journal</w:t>
            </w:r>
          </w:p>
          <w:p w:rsidR="00C24C79" w:rsidRPr="00672520" w:rsidRDefault="00C24C79" w:rsidP="00C24C79">
            <w:pPr>
              <w:spacing w:line="259" w:lineRule="auto"/>
              <w:rPr>
                <w:rFonts w:ascii="Arial" w:eastAsiaTheme="minorHAnsi" w:hAnsi="Arial" w:cs="Arial"/>
                <w:b/>
              </w:rPr>
            </w:pPr>
          </w:p>
          <w:p w:rsidR="00C24C79" w:rsidRPr="00672520" w:rsidRDefault="00C24C79" w:rsidP="00C24C79">
            <w:pPr>
              <w:spacing w:line="259" w:lineRule="auto"/>
              <w:rPr>
                <w:rFonts w:ascii="Arial" w:eastAsiaTheme="minorHAnsi" w:hAnsi="Arial" w:cs="Arial"/>
                <w:b/>
              </w:rPr>
            </w:pPr>
            <w:r w:rsidRPr="00672520">
              <w:rPr>
                <w:rFonts w:ascii="Arial" w:eastAsiaTheme="minorHAnsi" w:hAnsi="Arial" w:cs="Arial"/>
                <w:b/>
              </w:rPr>
              <w:t>Task 19: Spelling &amp; Grammar Tests</w:t>
            </w:r>
          </w:p>
          <w:p w:rsidR="00C24C79" w:rsidRPr="00672520" w:rsidRDefault="00C24C79" w:rsidP="00C24C79">
            <w:pPr>
              <w:spacing w:line="259" w:lineRule="auto"/>
              <w:rPr>
                <w:rFonts w:ascii="Arial" w:eastAsiaTheme="minorHAnsi" w:hAnsi="Arial" w:cs="Arial"/>
                <w:b/>
              </w:rPr>
            </w:pPr>
          </w:p>
          <w:p w:rsidR="00C24C79" w:rsidRPr="00F61490" w:rsidRDefault="00C24C79" w:rsidP="00C24C79">
            <w:pPr>
              <w:spacing w:line="259" w:lineRule="auto"/>
              <w:rPr>
                <w:rFonts w:ascii="Arial" w:eastAsiaTheme="minorHAnsi" w:hAnsi="Arial" w:cs="Arial"/>
              </w:rPr>
            </w:pPr>
            <w:r w:rsidRPr="00672520">
              <w:rPr>
                <w:rFonts w:ascii="Arial" w:eastAsiaTheme="minorHAnsi" w:hAnsi="Arial" w:cs="Arial"/>
                <w:b/>
              </w:rPr>
              <w:t>Task 20: Podcast</w:t>
            </w:r>
          </w:p>
        </w:tc>
        <w:tc>
          <w:tcPr>
            <w:tcW w:w="1399" w:type="dxa"/>
          </w:tcPr>
          <w:p w:rsidR="00C24C79" w:rsidRDefault="00C24C79" w:rsidP="00C24C79">
            <w:pPr>
              <w:spacing w:before="120" w:line="259" w:lineRule="auto"/>
              <w:jc w:val="center"/>
              <w:rPr>
                <w:rFonts w:ascii="Arial" w:eastAsiaTheme="minorHAnsi" w:hAnsi="Arial" w:cs="Arial"/>
              </w:rPr>
            </w:pPr>
          </w:p>
          <w:p w:rsidR="00C24C79" w:rsidRDefault="00C24C79" w:rsidP="00C24C79">
            <w:pPr>
              <w:spacing w:before="120" w:line="259" w:lineRule="auto"/>
              <w:jc w:val="center"/>
              <w:rPr>
                <w:rFonts w:ascii="Arial" w:eastAsiaTheme="minorHAnsi" w:hAnsi="Arial" w:cs="Arial"/>
              </w:rPr>
            </w:pPr>
            <w:r>
              <w:rPr>
                <w:rFonts w:ascii="Arial" w:eastAsiaTheme="minorHAnsi" w:hAnsi="Arial" w:cs="Arial"/>
              </w:rPr>
              <w:t xml:space="preserve">Reading &amp; </w:t>
            </w:r>
            <w:r w:rsidRPr="00F61490">
              <w:rPr>
                <w:rFonts w:ascii="Arial" w:eastAsiaTheme="minorHAnsi" w:hAnsi="Arial" w:cs="Arial"/>
              </w:rPr>
              <w:t xml:space="preserve">Viewing </w:t>
            </w:r>
            <w:r>
              <w:rPr>
                <w:rFonts w:ascii="Arial" w:eastAsiaTheme="minorHAnsi" w:hAnsi="Arial" w:cs="Arial"/>
              </w:rPr>
              <w:t>2.5</w:t>
            </w:r>
            <w:r w:rsidRPr="00F61490">
              <w:rPr>
                <w:rFonts w:ascii="Arial" w:eastAsiaTheme="minorHAnsi" w:hAnsi="Arial" w:cs="Arial"/>
              </w:rPr>
              <w:t>%</w:t>
            </w:r>
          </w:p>
          <w:p w:rsidR="00C24C79" w:rsidRDefault="00C24C79" w:rsidP="00C24C79">
            <w:pPr>
              <w:spacing w:before="160" w:line="259" w:lineRule="auto"/>
              <w:jc w:val="center"/>
              <w:rPr>
                <w:rFonts w:ascii="Arial" w:eastAsiaTheme="minorHAnsi" w:hAnsi="Arial" w:cs="Arial"/>
              </w:rPr>
            </w:pPr>
            <w:r>
              <w:rPr>
                <w:rFonts w:ascii="Arial" w:eastAsiaTheme="minorHAnsi" w:hAnsi="Arial" w:cs="Arial"/>
              </w:rPr>
              <w:t xml:space="preserve">Writing </w:t>
            </w:r>
          </w:p>
          <w:p w:rsidR="00C24C79" w:rsidRDefault="00C24C79" w:rsidP="00C24C79">
            <w:pPr>
              <w:spacing w:line="259" w:lineRule="auto"/>
              <w:jc w:val="center"/>
              <w:rPr>
                <w:rFonts w:ascii="Arial" w:eastAsiaTheme="minorHAnsi" w:hAnsi="Arial" w:cs="Arial"/>
              </w:rPr>
            </w:pPr>
            <w:r>
              <w:rPr>
                <w:rFonts w:ascii="Arial" w:eastAsiaTheme="minorHAnsi" w:hAnsi="Arial" w:cs="Arial"/>
              </w:rPr>
              <w:t>5%</w:t>
            </w:r>
          </w:p>
          <w:p w:rsidR="00C24C79" w:rsidRDefault="00C24C79" w:rsidP="00C24C79">
            <w:pPr>
              <w:spacing w:line="259" w:lineRule="auto"/>
              <w:jc w:val="center"/>
              <w:rPr>
                <w:rFonts w:ascii="Arial" w:eastAsiaTheme="minorHAnsi" w:hAnsi="Arial" w:cs="Arial"/>
              </w:rPr>
            </w:pPr>
          </w:p>
          <w:p w:rsidR="00C24C79" w:rsidRDefault="00C24C79" w:rsidP="00C24C79">
            <w:pPr>
              <w:spacing w:line="259" w:lineRule="auto"/>
              <w:jc w:val="center"/>
              <w:rPr>
                <w:rFonts w:ascii="Arial" w:eastAsiaTheme="minorHAnsi" w:hAnsi="Arial" w:cs="Arial"/>
              </w:rPr>
            </w:pPr>
            <w:r w:rsidRPr="00672520">
              <w:rPr>
                <w:rFonts w:ascii="Arial" w:eastAsiaTheme="minorHAnsi" w:hAnsi="Arial" w:cs="Arial"/>
              </w:rPr>
              <w:t>Speaking &amp; Listening 5%</w:t>
            </w:r>
            <w:r w:rsidRPr="00AD192E">
              <w:rPr>
                <w:rFonts w:ascii="Arial" w:eastAsiaTheme="minorHAnsi" w:hAnsi="Arial" w:cs="Arial"/>
              </w:rPr>
              <w:t xml:space="preserve"> </w:t>
            </w:r>
          </w:p>
          <w:p w:rsidR="00C24C79" w:rsidRPr="00515F1F" w:rsidRDefault="00C24C79" w:rsidP="00C24C79">
            <w:pPr>
              <w:spacing w:line="259" w:lineRule="auto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284" w:type="dxa"/>
          </w:tcPr>
          <w:p w:rsidR="00C24C79" w:rsidRDefault="00C24C79" w:rsidP="00C24C79">
            <w:pPr>
              <w:spacing w:before="120"/>
              <w:rPr>
                <w:rFonts w:ascii="Arial" w:hAnsi="Arial" w:cs="Arial"/>
              </w:rPr>
            </w:pPr>
          </w:p>
          <w:p w:rsidR="00C24C79" w:rsidRDefault="00C24C79" w:rsidP="00C24C79">
            <w:pPr>
              <w:spacing w:before="120"/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</w:rPr>
              <w:t xml:space="preserve">     </w:t>
            </w:r>
          </w:p>
          <w:p w:rsidR="00C24C79" w:rsidRDefault="00C24C79" w:rsidP="00C24C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</w:t>
            </w:r>
            <w:r w:rsidRPr="00EA1536">
              <w:rPr>
                <w:rFonts w:ascii="Arial" w:hAnsi="Arial" w:cs="Arial"/>
              </w:rPr>
              <w:t xml:space="preserve"> /100</w:t>
            </w: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/100</w:t>
            </w: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Pr="00EA1536" w:rsidRDefault="00C24C79" w:rsidP="00C24C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/100</w:t>
            </w:r>
          </w:p>
        </w:tc>
        <w:tc>
          <w:tcPr>
            <w:tcW w:w="1284" w:type="dxa"/>
          </w:tcPr>
          <w:p w:rsidR="00C24C79" w:rsidRPr="00EA1536" w:rsidRDefault="00C24C79" w:rsidP="00C24C79">
            <w:pPr>
              <w:spacing w:before="120"/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  <w:sz w:val="12"/>
                <w:szCs w:val="12"/>
              </w:rPr>
            </w:pPr>
          </w:p>
          <w:p w:rsidR="00C24C79" w:rsidRDefault="00C24C79" w:rsidP="00C24C79">
            <w:pPr>
              <w:rPr>
                <w:rFonts w:ascii="Arial" w:hAnsi="Arial" w:cs="Arial"/>
                <w:sz w:val="12"/>
                <w:szCs w:val="12"/>
              </w:rPr>
            </w:pPr>
          </w:p>
          <w:p w:rsidR="00C24C79" w:rsidRDefault="00C24C79" w:rsidP="00C24C79">
            <w:pPr>
              <w:rPr>
                <w:rFonts w:ascii="Arial" w:hAnsi="Arial" w:cs="Arial"/>
                <w:sz w:val="12"/>
                <w:szCs w:val="12"/>
              </w:rPr>
            </w:pPr>
          </w:p>
          <w:p w:rsidR="00C24C79" w:rsidRDefault="00C24C79" w:rsidP="00C24C79">
            <w:pPr>
              <w:rPr>
                <w:rFonts w:ascii="Arial" w:hAnsi="Arial" w:cs="Arial"/>
                <w:sz w:val="12"/>
                <w:szCs w:val="12"/>
              </w:rPr>
            </w:pPr>
          </w:p>
          <w:p w:rsidR="00C24C79" w:rsidRPr="00AD192E" w:rsidRDefault="00C24C79" w:rsidP="00C24C79">
            <w:pPr>
              <w:rPr>
                <w:rFonts w:ascii="Arial" w:hAnsi="Arial" w:cs="Arial"/>
                <w:sz w:val="12"/>
                <w:szCs w:val="12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  <w:r w:rsidRPr="00EA1536">
              <w:rPr>
                <w:rFonts w:ascii="Arial" w:hAnsi="Arial" w:cs="Arial"/>
              </w:rPr>
              <w:t xml:space="preserve">      </w:t>
            </w:r>
            <w:r>
              <w:rPr>
                <w:rFonts w:ascii="Arial" w:hAnsi="Arial" w:cs="Arial"/>
              </w:rPr>
              <w:t xml:space="preserve"> </w:t>
            </w:r>
            <w:r w:rsidRPr="00EA1536">
              <w:rPr>
                <w:rFonts w:ascii="Arial" w:hAnsi="Arial" w:cs="Arial"/>
              </w:rPr>
              <w:t xml:space="preserve">  /100</w:t>
            </w: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/100</w:t>
            </w: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Default="00C24C79" w:rsidP="00C24C79">
            <w:pPr>
              <w:rPr>
                <w:rFonts w:ascii="Arial" w:hAnsi="Arial" w:cs="Arial"/>
              </w:rPr>
            </w:pPr>
          </w:p>
          <w:p w:rsidR="00C24C79" w:rsidRPr="00EA1536" w:rsidRDefault="00C24C79" w:rsidP="00C24C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/100</w:t>
            </w:r>
          </w:p>
        </w:tc>
        <w:tc>
          <w:tcPr>
            <w:tcW w:w="1711" w:type="dxa"/>
          </w:tcPr>
          <w:p w:rsidR="00C24C79" w:rsidRPr="00EA1536" w:rsidRDefault="00C24C79" w:rsidP="00C24C79">
            <w:pPr>
              <w:rPr>
                <w:rFonts w:ascii="Arial" w:hAnsi="Arial" w:cs="Arial"/>
              </w:rPr>
            </w:pPr>
          </w:p>
        </w:tc>
      </w:tr>
      <w:tr w:rsidR="00C24C79" w:rsidRPr="00EA1536" w:rsidTr="00596259">
        <w:tc>
          <w:tcPr>
            <w:tcW w:w="1294" w:type="dxa"/>
          </w:tcPr>
          <w:p w:rsidR="00C24C79" w:rsidRPr="00AD192E" w:rsidRDefault="00C24C79" w:rsidP="00C24C79">
            <w:pPr>
              <w:spacing w:before="120" w:line="259" w:lineRule="auto"/>
              <w:jc w:val="center"/>
              <w:rPr>
                <w:rFonts w:ascii="Arial" w:eastAsiaTheme="minorHAnsi" w:hAnsi="Arial" w:cs="Arial"/>
                <w:b/>
              </w:rPr>
            </w:pPr>
            <w:r w:rsidRPr="00AD192E">
              <w:rPr>
                <w:rFonts w:ascii="Arial" w:eastAsiaTheme="minorHAnsi" w:hAnsi="Arial" w:cs="Arial"/>
                <w:b/>
              </w:rPr>
              <w:t>Weeks</w:t>
            </w:r>
          </w:p>
          <w:p w:rsidR="00C24C79" w:rsidRPr="00CC4C28" w:rsidRDefault="00C24C79" w:rsidP="00C24C79">
            <w:pPr>
              <w:spacing w:after="120"/>
              <w:jc w:val="center"/>
              <w:rPr>
                <w:rFonts w:ascii="Arial" w:eastAsiaTheme="minorHAnsi" w:hAnsi="Arial" w:cs="Arial"/>
                <w:b/>
              </w:rPr>
            </w:pPr>
            <w:r>
              <w:rPr>
                <w:rFonts w:ascii="Arial" w:eastAsiaTheme="minorHAnsi" w:hAnsi="Arial" w:cs="Arial"/>
                <w:b/>
              </w:rPr>
              <w:t>7</w:t>
            </w:r>
            <w:r w:rsidRPr="00AD192E">
              <w:rPr>
                <w:rFonts w:ascii="Arial" w:eastAsiaTheme="minorHAnsi" w:hAnsi="Arial" w:cs="Arial"/>
                <w:b/>
              </w:rPr>
              <w:t>-10</w:t>
            </w:r>
          </w:p>
        </w:tc>
        <w:tc>
          <w:tcPr>
            <w:tcW w:w="9162" w:type="dxa"/>
            <w:gridSpan w:val="5"/>
          </w:tcPr>
          <w:p w:rsidR="00C24C79" w:rsidRDefault="00C24C79" w:rsidP="00C24C79">
            <w:pPr>
              <w:spacing w:before="120"/>
              <w:rPr>
                <w:rFonts w:ascii="Arial" w:hAnsi="Arial" w:cs="Arial"/>
              </w:rPr>
            </w:pPr>
          </w:p>
          <w:p w:rsidR="00C24C79" w:rsidRDefault="00C24C79" w:rsidP="00C24C79">
            <w:pPr>
              <w:spacing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Work completed in class earns VIVO points.</w:t>
            </w:r>
          </w:p>
          <w:p w:rsidR="00C24C79" w:rsidRDefault="00C24C79" w:rsidP="00C24C79">
            <w:pPr>
              <w:rPr>
                <w:rFonts w:ascii="Arial" w:hAnsi="Arial" w:cs="Arial"/>
                <w:sz w:val="12"/>
                <w:szCs w:val="12"/>
              </w:rPr>
            </w:pPr>
          </w:p>
          <w:p w:rsidR="00C24C79" w:rsidRPr="00CC4C28" w:rsidRDefault="00C24C79" w:rsidP="00C24C79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</w:tbl>
    <w:p w:rsidR="000779B9" w:rsidRDefault="000779B9">
      <w:pPr>
        <w:spacing w:after="160" w:line="259" w:lineRule="auto"/>
      </w:pPr>
    </w:p>
    <w:p w:rsidR="00E14942" w:rsidRDefault="00E14942">
      <w:pPr>
        <w:spacing w:after="160" w:line="259" w:lineRule="auto"/>
        <w:rPr>
          <w:ins w:id="289" w:author="MCWILLIAMS Hayden [Narrogin Senior High School]" w:date="2020-05-20T09:41:00Z"/>
        </w:rPr>
      </w:pPr>
      <w:ins w:id="290" w:author="MCWILLIAMS Hayden [Narrogin Senior High School]" w:date="2020-05-20T09:41:00Z">
        <w:r>
          <w:br w:type="page"/>
        </w:r>
      </w:ins>
    </w:p>
    <w:p w:rsidR="00596259" w:rsidDel="00E14942" w:rsidRDefault="00596259">
      <w:pPr>
        <w:spacing w:after="160" w:line="259" w:lineRule="auto"/>
        <w:rPr>
          <w:del w:id="291" w:author="MCWILLIAMS Hayden [Narrogin Senior High School]" w:date="2020-05-20T09:41:00Z"/>
        </w:rPr>
      </w:pPr>
    </w:p>
    <w:p w:rsidR="00596259" w:rsidDel="00E14942" w:rsidRDefault="00596259">
      <w:pPr>
        <w:spacing w:after="160" w:line="259" w:lineRule="auto"/>
        <w:rPr>
          <w:del w:id="292" w:author="MCWILLIAMS Hayden [Narrogin Senior High School]" w:date="2020-05-20T09:41:00Z"/>
        </w:rPr>
      </w:pPr>
    </w:p>
    <w:p w:rsidR="00596259" w:rsidDel="00E14942" w:rsidRDefault="00596259">
      <w:pPr>
        <w:spacing w:after="160" w:line="259" w:lineRule="auto"/>
        <w:rPr>
          <w:del w:id="293" w:author="MCWILLIAMS Hayden [Narrogin Senior High School]" w:date="2020-05-20T09:41:00Z"/>
        </w:rPr>
      </w:pPr>
    </w:p>
    <w:p w:rsidR="00596259" w:rsidDel="00E14942" w:rsidRDefault="00596259">
      <w:pPr>
        <w:spacing w:after="160" w:line="259" w:lineRule="auto"/>
        <w:rPr>
          <w:del w:id="294" w:author="MCWILLIAMS Hayden [Narrogin Senior High School]" w:date="2020-05-20T09:41:00Z"/>
        </w:rPr>
      </w:pPr>
    </w:p>
    <w:p w:rsidR="00596259" w:rsidDel="00E14942" w:rsidRDefault="00596259">
      <w:pPr>
        <w:spacing w:after="160" w:line="259" w:lineRule="auto"/>
        <w:rPr>
          <w:del w:id="295" w:author="MCWILLIAMS Hayden [Narrogin Senior High School]" w:date="2020-05-20T09:41:00Z"/>
        </w:rPr>
      </w:pPr>
    </w:p>
    <w:p w:rsidR="00596259" w:rsidDel="00E14942" w:rsidRDefault="00596259">
      <w:pPr>
        <w:spacing w:after="160" w:line="259" w:lineRule="auto"/>
        <w:rPr>
          <w:del w:id="296" w:author="MCWILLIAMS Hayden [Narrogin Senior High School]" w:date="2020-05-20T09:41:00Z"/>
        </w:rPr>
      </w:pPr>
    </w:p>
    <w:p w:rsidR="00596259" w:rsidDel="00E14942" w:rsidRDefault="00596259">
      <w:pPr>
        <w:spacing w:after="160" w:line="259" w:lineRule="auto"/>
        <w:rPr>
          <w:del w:id="297" w:author="MCWILLIAMS Hayden [Narrogin Senior High School]" w:date="2020-05-20T09:41:00Z"/>
        </w:rPr>
      </w:pPr>
    </w:p>
    <w:p w:rsidR="00596259" w:rsidDel="00E14942" w:rsidRDefault="00596259">
      <w:pPr>
        <w:spacing w:after="160" w:line="259" w:lineRule="auto"/>
        <w:rPr>
          <w:del w:id="298" w:author="MCWILLIAMS Hayden [Narrogin Senior High School]" w:date="2020-05-20T09:41:00Z"/>
        </w:rPr>
      </w:pPr>
    </w:p>
    <w:p w:rsidR="00596259" w:rsidRDefault="00596259" w:rsidP="00596259">
      <w:pPr>
        <w:spacing w:after="160" w:line="259" w:lineRule="auto"/>
        <w:jc w:val="center"/>
        <w:rPr>
          <w:rFonts w:ascii="Arial" w:hAnsi="Arial" w:cs="Arial"/>
          <w:b/>
        </w:rPr>
      </w:pPr>
    </w:p>
    <w:p w:rsidR="00596259" w:rsidRDefault="00596259" w:rsidP="00596259">
      <w:pPr>
        <w:spacing w:after="160" w:line="259" w:lineRule="auto"/>
        <w:jc w:val="center"/>
        <w:rPr>
          <w:rFonts w:ascii="Arial" w:hAnsi="Arial" w:cs="Arial"/>
          <w:b/>
        </w:rPr>
      </w:pPr>
    </w:p>
    <w:p w:rsidR="00596259" w:rsidRDefault="00596259" w:rsidP="00596259">
      <w:pPr>
        <w:spacing w:after="160" w:line="259" w:lineRule="auto"/>
        <w:jc w:val="center"/>
        <w:rPr>
          <w:rFonts w:ascii="Arial" w:hAnsi="Arial" w:cs="Arial"/>
          <w:b/>
        </w:rPr>
      </w:pPr>
      <w:r w:rsidRPr="00596259">
        <w:rPr>
          <w:rFonts w:ascii="Arial" w:hAnsi="Arial" w:cs="Arial"/>
          <w:b/>
        </w:rPr>
        <w:t xml:space="preserve">Weightings </w:t>
      </w:r>
      <w:r>
        <w:rPr>
          <w:rFonts w:ascii="Arial" w:hAnsi="Arial" w:cs="Arial"/>
          <w:b/>
        </w:rPr>
        <w:t>Summary</w:t>
      </w:r>
      <w:r w:rsidR="00E21AD8">
        <w:rPr>
          <w:rFonts w:ascii="Arial" w:hAnsi="Arial" w:cs="Arial"/>
          <w:b/>
        </w:rPr>
        <w:t xml:space="preserve"> </w:t>
      </w:r>
      <w:r w:rsidRPr="00596259">
        <w:rPr>
          <w:rFonts w:ascii="Arial" w:hAnsi="Arial" w:cs="Arial"/>
          <w:b/>
        </w:rPr>
        <w:t>Table</w:t>
      </w:r>
    </w:p>
    <w:p w:rsidR="00596259" w:rsidRDefault="00596259" w:rsidP="00596259">
      <w:pPr>
        <w:spacing w:after="160" w:line="259" w:lineRule="auto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2409"/>
        <w:gridCol w:w="2753"/>
        <w:gridCol w:w="2605"/>
      </w:tblGrid>
      <w:tr w:rsidR="00232EBB" w:rsidTr="00596259">
        <w:tc>
          <w:tcPr>
            <w:tcW w:w="2689" w:type="dxa"/>
          </w:tcPr>
          <w:p w:rsidR="00232EBB" w:rsidRPr="00596259" w:rsidRDefault="00232EBB" w:rsidP="00596259">
            <w:pPr>
              <w:spacing w:before="120" w:after="120"/>
              <w:rPr>
                <w:rFonts w:ascii="Arial" w:hAnsi="Arial" w:cs="Arial"/>
                <w:b/>
              </w:rPr>
            </w:pPr>
            <w:r w:rsidRPr="00596259">
              <w:rPr>
                <w:rFonts w:ascii="Arial" w:hAnsi="Arial" w:cs="Arial"/>
                <w:b/>
              </w:rPr>
              <w:t>Modes</w:t>
            </w:r>
          </w:p>
        </w:tc>
        <w:tc>
          <w:tcPr>
            <w:tcW w:w="2409" w:type="dxa"/>
          </w:tcPr>
          <w:p w:rsidR="00232EBB" w:rsidRPr="00596259" w:rsidRDefault="00232EBB" w:rsidP="00596259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  <w:r w:rsidRPr="00596259">
              <w:rPr>
                <w:rFonts w:ascii="Arial" w:hAnsi="Arial" w:cs="Arial"/>
                <w:b/>
              </w:rPr>
              <w:t>Tasks</w:t>
            </w:r>
          </w:p>
        </w:tc>
        <w:tc>
          <w:tcPr>
            <w:tcW w:w="2753" w:type="dxa"/>
          </w:tcPr>
          <w:p w:rsidR="00232EBB" w:rsidRPr="00596259" w:rsidRDefault="00232EBB" w:rsidP="00596259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  <w:r w:rsidRPr="00596259">
              <w:rPr>
                <w:rFonts w:ascii="Arial" w:hAnsi="Arial" w:cs="Arial"/>
                <w:b/>
              </w:rPr>
              <w:t>Weightings</w:t>
            </w:r>
          </w:p>
        </w:tc>
        <w:tc>
          <w:tcPr>
            <w:tcW w:w="2605" w:type="dxa"/>
          </w:tcPr>
          <w:p w:rsidR="00232EBB" w:rsidRPr="00596259" w:rsidRDefault="00232EBB" w:rsidP="00596259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  <w:r w:rsidRPr="00596259">
              <w:rPr>
                <w:rFonts w:ascii="Arial" w:hAnsi="Arial" w:cs="Arial"/>
                <w:b/>
              </w:rPr>
              <w:t>Total Weighting</w:t>
            </w:r>
          </w:p>
        </w:tc>
      </w:tr>
      <w:tr w:rsidR="00232EBB" w:rsidTr="00596259">
        <w:tc>
          <w:tcPr>
            <w:tcW w:w="2689" w:type="dxa"/>
          </w:tcPr>
          <w:p w:rsidR="00232EBB" w:rsidRPr="00596259" w:rsidRDefault="00232EBB" w:rsidP="00596259">
            <w:pPr>
              <w:spacing w:before="120"/>
              <w:rPr>
                <w:rFonts w:ascii="Arial" w:hAnsi="Arial" w:cs="Arial"/>
                <w:b/>
              </w:rPr>
            </w:pPr>
            <w:r w:rsidRPr="00596259">
              <w:rPr>
                <w:rFonts w:ascii="Arial" w:hAnsi="Arial" w:cs="Arial"/>
                <w:b/>
              </w:rPr>
              <w:t>Reading &amp; Viewing</w:t>
            </w:r>
          </w:p>
        </w:tc>
        <w:tc>
          <w:tcPr>
            <w:tcW w:w="2409" w:type="dxa"/>
          </w:tcPr>
          <w:p w:rsidR="00232EBB" w:rsidRPr="00596259" w:rsidRDefault="00232EBB" w:rsidP="00596259">
            <w:pPr>
              <w:spacing w:before="120"/>
              <w:jc w:val="center"/>
              <w:rPr>
                <w:rFonts w:ascii="Arial" w:hAnsi="Arial" w:cs="Arial"/>
              </w:rPr>
            </w:pPr>
            <w:r w:rsidRPr="00596259">
              <w:rPr>
                <w:rFonts w:ascii="Arial" w:hAnsi="Arial" w:cs="Arial"/>
              </w:rPr>
              <w:t>1</w:t>
            </w:r>
          </w:p>
          <w:p w:rsidR="00232EBB" w:rsidRPr="00596259" w:rsidRDefault="00232EBB" w:rsidP="00596259">
            <w:pPr>
              <w:spacing w:before="120"/>
              <w:jc w:val="center"/>
              <w:rPr>
                <w:rFonts w:ascii="Arial" w:hAnsi="Arial" w:cs="Arial"/>
              </w:rPr>
            </w:pPr>
            <w:del w:id="299" w:author="MCWILLIAMS Hayden [Narrogin Senior High School]" w:date="2020-05-20T09:42:00Z">
              <w:r w:rsidRPr="00596259" w:rsidDel="00E14942">
                <w:rPr>
                  <w:rFonts w:ascii="Arial" w:hAnsi="Arial" w:cs="Arial"/>
                </w:rPr>
                <w:delText>3</w:delText>
              </w:r>
            </w:del>
          </w:p>
          <w:p w:rsidR="00232EBB" w:rsidRPr="00596259" w:rsidRDefault="00232EBB" w:rsidP="00596259">
            <w:pPr>
              <w:spacing w:before="120"/>
              <w:jc w:val="center"/>
              <w:rPr>
                <w:rFonts w:ascii="Arial" w:hAnsi="Arial" w:cs="Arial"/>
              </w:rPr>
            </w:pPr>
            <w:del w:id="300" w:author="MCWILLIAMS Hayden [Narrogin Senior High School]" w:date="2020-05-20T09:42:00Z">
              <w:r w:rsidRPr="00596259" w:rsidDel="00E14942">
                <w:rPr>
                  <w:rFonts w:ascii="Arial" w:hAnsi="Arial" w:cs="Arial"/>
                </w:rPr>
                <w:delText>4</w:delText>
              </w:r>
            </w:del>
          </w:p>
          <w:p w:rsidR="00232EBB" w:rsidRDefault="00232EBB" w:rsidP="00596259">
            <w:pPr>
              <w:spacing w:before="120"/>
              <w:jc w:val="center"/>
              <w:rPr>
                <w:rFonts w:ascii="Arial" w:hAnsi="Arial" w:cs="Arial"/>
              </w:rPr>
            </w:pPr>
            <w:r w:rsidRPr="00596259">
              <w:rPr>
                <w:rFonts w:ascii="Arial" w:hAnsi="Arial" w:cs="Arial"/>
              </w:rPr>
              <w:t>6</w:t>
            </w:r>
          </w:p>
          <w:p w:rsid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  <w:p w:rsid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  <w:p w:rsid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  <w:p w:rsid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  <w:p w:rsidR="00596259" w:rsidRP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2753" w:type="dxa"/>
          </w:tcPr>
          <w:p w:rsidR="00232EBB" w:rsidRPr="00596259" w:rsidRDefault="00232EBB" w:rsidP="00596259">
            <w:pPr>
              <w:spacing w:before="120"/>
              <w:jc w:val="center"/>
              <w:rPr>
                <w:rFonts w:ascii="Arial" w:hAnsi="Arial" w:cs="Arial"/>
              </w:rPr>
            </w:pPr>
            <w:r w:rsidRPr="00596259">
              <w:rPr>
                <w:rFonts w:ascii="Arial" w:hAnsi="Arial" w:cs="Arial"/>
              </w:rPr>
              <w:t>10%</w:t>
            </w:r>
          </w:p>
          <w:p w:rsidR="00232EBB" w:rsidRPr="00596259" w:rsidRDefault="00232EBB" w:rsidP="00596259">
            <w:pPr>
              <w:spacing w:before="120"/>
              <w:jc w:val="center"/>
              <w:rPr>
                <w:rFonts w:ascii="Arial" w:hAnsi="Arial" w:cs="Arial"/>
              </w:rPr>
            </w:pPr>
            <w:del w:id="301" w:author="MCWILLIAMS Hayden [Narrogin Senior High School]" w:date="2020-05-20T09:42:00Z">
              <w:r w:rsidRPr="00596259" w:rsidDel="00E14942">
                <w:rPr>
                  <w:rFonts w:ascii="Arial" w:hAnsi="Arial" w:cs="Arial"/>
                </w:rPr>
                <w:delText>2.5%</w:delText>
              </w:r>
            </w:del>
          </w:p>
          <w:p w:rsidR="00232EBB" w:rsidRPr="00596259" w:rsidRDefault="00232EBB" w:rsidP="00596259">
            <w:pPr>
              <w:spacing w:before="120"/>
              <w:jc w:val="center"/>
              <w:rPr>
                <w:rFonts w:ascii="Arial" w:hAnsi="Arial" w:cs="Arial"/>
              </w:rPr>
            </w:pPr>
            <w:del w:id="302" w:author="MCWILLIAMS Hayden [Narrogin Senior High School]" w:date="2020-05-20T09:42:00Z">
              <w:r w:rsidRPr="00596259" w:rsidDel="00E14942">
                <w:rPr>
                  <w:rFonts w:ascii="Arial" w:hAnsi="Arial" w:cs="Arial"/>
                </w:rPr>
                <w:delText>2.5%</w:delText>
              </w:r>
            </w:del>
          </w:p>
          <w:p w:rsidR="00232EBB" w:rsidRDefault="00232EBB" w:rsidP="00596259">
            <w:pPr>
              <w:spacing w:before="120"/>
              <w:jc w:val="center"/>
              <w:rPr>
                <w:rFonts w:ascii="Arial" w:hAnsi="Arial" w:cs="Arial"/>
              </w:rPr>
            </w:pPr>
            <w:r w:rsidRPr="00596259">
              <w:rPr>
                <w:rFonts w:ascii="Arial" w:hAnsi="Arial" w:cs="Arial"/>
              </w:rPr>
              <w:t>5%</w:t>
            </w:r>
          </w:p>
          <w:p w:rsid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5%</w:t>
            </w:r>
          </w:p>
          <w:p w:rsidR="00596259" w:rsidRPr="00C93E1F" w:rsidRDefault="00C93E1F" w:rsidP="00596259">
            <w:pPr>
              <w:spacing w:before="120"/>
              <w:jc w:val="center"/>
              <w:rPr>
                <w:rFonts w:ascii="Arial" w:hAnsi="Arial" w:cs="Arial"/>
              </w:rPr>
            </w:pPr>
            <w:del w:id="303" w:author="MCWILLIAMS Hayden [Narrogin Senior High School]" w:date="2020-05-20T09:42:00Z">
              <w:r w:rsidRPr="00C93E1F" w:rsidDel="00E14942">
                <w:rPr>
                  <w:rFonts w:ascii="Arial" w:hAnsi="Arial" w:cs="Arial"/>
                </w:rPr>
                <w:delText>2</w:delText>
              </w:r>
            </w:del>
            <w:ins w:id="304" w:author="MCWILLIAMS Hayden [Narrogin Senior High School]" w:date="2020-05-20T09:42:00Z">
              <w:r w:rsidR="00E14942">
                <w:rPr>
                  <w:rFonts w:ascii="Arial" w:hAnsi="Arial" w:cs="Arial"/>
                </w:rPr>
                <w:t>7</w:t>
              </w:r>
            </w:ins>
            <w:r w:rsidRPr="00C93E1F">
              <w:rPr>
                <w:rFonts w:ascii="Arial" w:hAnsi="Arial" w:cs="Arial"/>
              </w:rPr>
              <w:t>.</w:t>
            </w:r>
            <w:r w:rsidR="00596259" w:rsidRPr="00C93E1F">
              <w:rPr>
                <w:rFonts w:ascii="Arial" w:hAnsi="Arial" w:cs="Arial"/>
              </w:rPr>
              <w:t>5%</w:t>
            </w:r>
          </w:p>
          <w:p w:rsid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5%</w:t>
            </w:r>
          </w:p>
          <w:p w:rsid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5%</w:t>
            </w:r>
          </w:p>
          <w:p w:rsidR="00596259" w:rsidRPr="00C93E1F" w:rsidRDefault="00C93E1F" w:rsidP="00596259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C93E1F">
              <w:rPr>
                <w:rFonts w:ascii="Arial" w:hAnsi="Arial" w:cs="Arial"/>
              </w:rPr>
              <w:t>2.</w:t>
            </w:r>
            <w:r w:rsidR="00596259" w:rsidRPr="00C93E1F">
              <w:rPr>
                <w:rFonts w:ascii="Arial" w:hAnsi="Arial" w:cs="Arial"/>
              </w:rPr>
              <w:t>5%</w:t>
            </w:r>
          </w:p>
        </w:tc>
        <w:tc>
          <w:tcPr>
            <w:tcW w:w="2605" w:type="dxa"/>
          </w:tcPr>
          <w:p w:rsidR="00232EBB" w:rsidRPr="00596259" w:rsidRDefault="00232EBB" w:rsidP="00596259">
            <w:pPr>
              <w:spacing w:before="240"/>
              <w:rPr>
                <w:rFonts w:ascii="Arial" w:hAnsi="Arial" w:cs="Arial"/>
              </w:rPr>
            </w:pPr>
          </w:p>
          <w:p w:rsidR="00596259" w:rsidRDefault="00596259" w:rsidP="00232EBB">
            <w:pPr>
              <w:jc w:val="center"/>
              <w:rPr>
                <w:rFonts w:ascii="Arial" w:hAnsi="Arial" w:cs="Arial"/>
              </w:rPr>
            </w:pPr>
          </w:p>
          <w:p w:rsidR="00596259" w:rsidRDefault="00596259" w:rsidP="00232EBB">
            <w:pPr>
              <w:jc w:val="center"/>
              <w:rPr>
                <w:rFonts w:ascii="Arial" w:hAnsi="Arial" w:cs="Arial"/>
              </w:rPr>
            </w:pPr>
          </w:p>
          <w:p w:rsidR="00596259" w:rsidRDefault="00596259" w:rsidP="00232EBB">
            <w:pPr>
              <w:jc w:val="center"/>
              <w:rPr>
                <w:rFonts w:ascii="Arial" w:hAnsi="Arial" w:cs="Arial"/>
              </w:rPr>
            </w:pPr>
          </w:p>
          <w:p w:rsidR="00596259" w:rsidRDefault="00596259" w:rsidP="00232EBB">
            <w:pPr>
              <w:jc w:val="center"/>
              <w:rPr>
                <w:rFonts w:ascii="Arial" w:hAnsi="Arial" w:cs="Arial"/>
              </w:rPr>
            </w:pPr>
          </w:p>
          <w:p w:rsidR="00232EBB" w:rsidRPr="00596259" w:rsidRDefault="00596259" w:rsidP="00232EB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40%</w:t>
            </w:r>
          </w:p>
        </w:tc>
      </w:tr>
      <w:tr w:rsidR="00232EBB" w:rsidTr="00596259">
        <w:tc>
          <w:tcPr>
            <w:tcW w:w="2689" w:type="dxa"/>
          </w:tcPr>
          <w:p w:rsidR="00232EBB" w:rsidRPr="00596259" w:rsidRDefault="00232EBB" w:rsidP="00596259">
            <w:pPr>
              <w:spacing w:before="120"/>
              <w:rPr>
                <w:rFonts w:ascii="Arial" w:hAnsi="Arial" w:cs="Arial"/>
                <w:b/>
              </w:rPr>
            </w:pPr>
            <w:r w:rsidRPr="00596259">
              <w:rPr>
                <w:rFonts w:ascii="Arial" w:hAnsi="Arial" w:cs="Arial"/>
                <w:b/>
              </w:rPr>
              <w:t>Writing</w:t>
            </w:r>
          </w:p>
        </w:tc>
        <w:tc>
          <w:tcPr>
            <w:tcW w:w="2409" w:type="dxa"/>
          </w:tcPr>
          <w:p w:rsidR="00232EBB" w:rsidRPr="00596259" w:rsidRDefault="00232EBB" w:rsidP="00596259">
            <w:pPr>
              <w:spacing w:before="120"/>
              <w:jc w:val="center"/>
              <w:rPr>
                <w:rFonts w:ascii="Arial" w:hAnsi="Arial" w:cs="Arial"/>
              </w:rPr>
            </w:pPr>
            <w:del w:id="305" w:author="MCWILLIAMS Hayden [Narrogin Senior High School]" w:date="2020-05-20T09:42:00Z">
              <w:r w:rsidRPr="00596259" w:rsidDel="00E14942">
                <w:rPr>
                  <w:rFonts w:ascii="Arial" w:hAnsi="Arial" w:cs="Arial"/>
                </w:rPr>
                <w:delText>2</w:delText>
              </w:r>
            </w:del>
          </w:p>
          <w:p w:rsidR="00232EBB" w:rsidRPr="00596259" w:rsidRDefault="00232EBB" w:rsidP="00596259">
            <w:pPr>
              <w:spacing w:before="120"/>
              <w:jc w:val="center"/>
              <w:rPr>
                <w:rFonts w:ascii="Arial" w:hAnsi="Arial" w:cs="Arial"/>
              </w:rPr>
            </w:pPr>
            <w:r w:rsidRPr="00596259">
              <w:rPr>
                <w:rFonts w:ascii="Arial" w:hAnsi="Arial" w:cs="Arial"/>
              </w:rPr>
              <w:t>5</w:t>
            </w:r>
          </w:p>
          <w:p w:rsidR="00232EBB" w:rsidRPr="00596259" w:rsidRDefault="00232EBB" w:rsidP="00596259">
            <w:pPr>
              <w:spacing w:before="120"/>
              <w:jc w:val="center"/>
              <w:rPr>
                <w:rFonts w:ascii="Arial" w:hAnsi="Arial" w:cs="Arial"/>
              </w:rPr>
            </w:pPr>
            <w:r w:rsidRPr="00596259">
              <w:rPr>
                <w:rFonts w:ascii="Arial" w:hAnsi="Arial" w:cs="Arial"/>
              </w:rPr>
              <w:t>8</w:t>
            </w:r>
          </w:p>
          <w:p w:rsidR="00232EBB" w:rsidRDefault="00232EBB" w:rsidP="00596259">
            <w:pPr>
              <w:spacing w:before="120"/>
              <w:jc w:val="center"/>
              <w:rPr>
                <w:rFonts w:ascii="Arial" w:hAnsi="Arial" w:cs="Arial"/>
              </w:rPr>
            </w:pPr>
            <w:r w:rsidRPr="00596259">
              <w:rPr>
                <w:rFonts w:ascii="Arial" w:hAnsi="Arial" w:cs="Arial"/>
              </w:rPr>
              <w:t>9</w:t>
            </w:r>
          </w:p>
          <w:p w:rsid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  <w:p w:rsid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  <w:p w:rsid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  <w:p w:rsid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  <w:p w:rsidR="00596259" w:rsidRP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  <w:tc>
          <w:tcPr>
            <w:tcW w:w="2753" w:type="dxa"/>
          </w:tcPr>
          <w:p w:rsidR="00232EBB" w:rsidRPr="00596259" w:rsidRDefault="00232EBB" w:rsidP="00596259">
            <w:pPr>
              <w:spacing w:before="120"/>
              <w:jc w:val="center"/>
              <w:rPr>
                <w:rFonts w:ascii="Arial" w:hAnsi="Arial" w:cs="Arial"/>
              </w:rPr>
            </w:pPr>
            <w:del w:id="306" w:author="MCWILLIAMS Hayden [Narrogin Senior High School]" w:date="2020-05-20T09:42:00Z">
              <w:r w:rsidRPr="00596259" w:rsidDel="00E14942">
                <w:rPr>
                  <w:rFonts w:ascii="Arial" w:hAnsi="Arial" w:cs="Arial"/>
                </w:rPr>
                <w:delText>5%</w:delText>
              </w:r>
            </w:del>
          </w:p>
          <w:p w:rsidR="00232EBB" w:rsidRPr="00596259" w:rsidRDefault="00232EBB" w:rsidP="00596259">
            <w:pPr>
              <w:spacing w:before="120"/>
              <w:jc w:val="center"/>
              <w:rPr>
                <w:rFonts w:ascii="Arial" w:hAnsi="Arial" w:cs="Arial"/>
              </w:rPr>
            </w:pPr>
            <w:r w:rsidRPr="00596259">
              <w:rPr>
                <w:rFonts w:ascii="Arial" w:hAnsi="Arial" w:cs="Arial"/>
              </w:rPr>
              <w:t>5%</w:t>
            </w:r>
          </w:p>
          <w:p w:rsidR="00232EBB" w:rsidRPr="00596259" w:rsidRDefault="00232EBB" w:rsidP="00596259">
            <w:pPr>
              <w:spacing w:before="120"/>
              <w:jc w:val="center"/>
              <w:rPr>
                <w:rFonts w:ascii="Arial" w:hAnsi="Arial" w:cs="Arial"/>
              </w:rPr>
            </w:pPr>
            <w:r w:rsidRPr="00596259">
              <w:rPr>
                <w:rFonts w:ascii="Arial" w:hAnsi="Arial" w:cs="Arial"/>
              </w:rPr>
              <w:t>5%</w:t>
            </w:r>
          </w:p>
          <w:p w:rsidR="00232EBB" w:rsidRDefault="00232EBB" w:rsidP="00596259">
            <w:pPr>
              <w:spacing w:before="120"/>
              <w:jc w:val="center"/>
              <w:rPr>
                <w:rFonts w:ascii="Arial" w:hAnsi="Arial" w:cs="Arial"/>
              </w:rPr>
            </w:pPr>
            <w:r w:rsidRPr="00596259">
              <w:rPr>
                <w:rFonts w:ascii="Arial" w:hAnsi="Arial" w:cs="Arial"/>
              </w:rPr>
              <w:t>5%</w:t>
            </w:r>
          </w:p>
          <w:p w:rsid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2.5%</w:t>
            </w:r>
          </w:p>
          <w:p w:rsid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  <w:del w:id="307" w:author="MCWILLIAMS Hayden [Narrogin Senior High School]" w:date="2020-05-20T09:42:00Z">
              <w:r w:rsidDel="00E14942">
                <w:rPr>
                  <w:rFonts w:ascii="Arial" w:hAnsi="Arial" w:cs="Arial"/>
                </w:rPr>
                <w:delText>5</w:delText>
              </w:r>
            </w:del>
            <w:ins w:id="308" w:author="MCWILLIAMS Hayden [Narrogin Senior High School]" w:date="2020-05-20T09:42:00Z">
              <w:r w:rsidR="00E14942">
                <w:rPr>
                  <w:rFonts w:ascii="Arial" w:hAnsi="Arial" w:cs="Arial"/>
                </w:rPr>
                <w:t>7.5</w:t>
              </w:r>
            </w:ins>
            <w:r>
              <w:rPr>
                <w:rFonts w:ascii="Arial" w:hAnsi="Arial" w:cs="Arial"/>
              </w:rPr>
              <w:t>%</w:t>
            </w:r>
          </w:p>
          <w:p w:rsidR="00596259" w:rsidRP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  <w:del w:id="309" w:author="MCWILLIAMS Hayden [Narrogin Senior High School]" w:date="2020-05-20T09:43:00Z">
              <w:r w:rsidRPr="00596259" w:rsidDel="00E14942">
                <w:rPr>
                  <w:rFonts w:ascii="Arial" w:hAnsi="Arial" w:cs="Arial"/>
                </w:rPr>
                <w:delText>2.5</w:delText>
              </w:r>
            </w:del>
            <w:ins w:id="310" w:author="MCWILLIAMS Hayden [Narrogin Senior High School]" w:date="2020-05-20T09:43:00Z">
              <w:r w:rsidR="00E14942">
                <w:rPr>
                  <w:rFonts w:ascii="Arial" w:hAnsi="Arial" w:cs="Arial"/>
                </w:rPr>
                <w:t>5</w:t>
              </w:r>
            </w:ins>
            <w:r w:rsidRPr="00596259">
              <w:rPr>
                <w:rFonts w:ascii="Arial" w:hAnsi="Arial" w:cs="Arial"/>
              </w:rPr>
              <w:t>%</w:t>
            </w:r>
          </w:p>
          <w:p w:rsid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5%</w:t>
            </w:r>
          </w:p>
          <w:p w:rsidR="00596259" w:rsidRPr="00C93E1F" w:rsidRDefault="00C93E1F" w:rsidP="00596259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C93E1F">
              <w:rPr>
                <w:rFonts w:ascii="Arial" w:hAnsi="Arial" w:cs="Arial"/>
              </w:rPr>
              <w:t>5</w:t>
            </w:r>
            <w:r w:rsidR="00596259" w:rsidRPr="00C93E1F">
              <w:rPr>
                <w:rFonts w:ascii="Arial" w:hAnsi="Arial" w:cs="Arial"/>
              </w:rPr>
              <w:t>%</w:t>
            </w:r>
          </w:p>
        </w:tc>
        <w:tc>
          <w:tcPr>
            <w:tcW w:w="2605" w:type="dxa"/>
          </w:tcPr>
          <w:p w:rsidR="00232EBB" w:rsidRPr="00596259" w:rsidRDefault="00232EBB" w:rsidP="00596259">
            <w:pPr>
              <w:spacing w:before="120"/>
              <w:rPr>
                <w:rFonts w:ascii="Arial" w:hAnsi="Arial" w:cs="Arial"/>
              </w:rPr>
            </w:pPr>
          </w:p>
          <w:p w:rsid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</w:p>
          <w:p w:rsid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</w:p>
          <w:p w:rsid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</w:p>
          <w:p w:rsidR="00232EBB" w:rsidRP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232EBB" w:rsidRPr="00596259">
              <w:rPr>
                <w:rFonts w:ascii="Arial" w:hAnsi="Arial" w:cs="Arial"/>
              </w:rPr>
              <w:t>0%</w:t>
            </w:r>
          </w:p>
        </w:tc>
      </w:tr>
      <w:tr w:rsidR="00232EBB" w:rsidTr="00596259">
        <w:tc>
          <w:tcPr>
            <w:tcW w:w="2689" w:type="dxa"/>
          </w:tcPr>
          <w:p w:rsidR="00232EBB" w:rsidRPr="00596259" w:rsidRDefault="00232EBB" w:rsidP="00596259">
            <w:pPr>
              <w:spacing w:before="120"/>
              <w:rPr>
                <w:rFonts w:ascii="Arial" w:hAnsi="Arial" w:cs="Arial"/>
                <w:b/>
              </w:rPr>
            </w:pPr>
            <w:r w:rsidRPr="00596259">
              <w:rPr>
                <w:rFonts w:ascii="Arial" w:hAnsi="Arial" w:cs="Arial"/>
                <w:b/>
              </w:rPr>
              <w:t xml:space="preserve">Speaking &amp; </w:t>
            </w:r>
            <w:r w:rsidR="00596259">
              <w:rPr>
                <w:rFonts w:ascii="Arial" w:hAnsi="Arial" w:cs="Arial"/>
                <w:b/>
              </w:rPr>
              <w:t>L</w:t>
            </w:r>
            <w:r w:rsidRPr="00596259">
              <w:rPr>
                <w:rFonts w:ascii="Arial" w:hAnsi="Arial" w:cs="Arial"/>
                <w:b/>
              </w:rPr>
              <w:t>istening</w:t>
            </w:r>
          </w:p>
        </w:tc>
        <w:tc>
          <w:tcPr>
            <w:tcW w:w="2409" w:type="dxa"/>
          </w:tcPr>
          <w:p w:rsidR="00232EBB" w:rsidRDefault="00232EBB" w:rsidP="00596259">
            <w:pPr>
              <w:spacing w:before="120"/>
              <w:jc w:val="center"/>
              <w:rPr>
                <w:rFonts w:ascii="Arial" w:hAnsi="Arial" w:cs="Arial"/>
              </w:rPr>
            </w:pPr>
            <w:r w:rsidRPr="00596259">
              <w:rPr>
                <w:rFonts w:ascii="Arial" w:hAnsi="Arial" w:cs="Arial"/>
              </w:rPr>
              <w:t>7</w:t>
            </w:r>
          </w:p>
          <w:p w:rsid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  <w:p w:rsidR="00596259" w:rsidRP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2753" w:type="dxa"/>
          </w:tcPr>
          <w:p w:rsidR="00232EBB" w:rsidRDefault="00232EBB" w:rsidP="00596259">
            <w:pPr>
              <w:spacing w:before="120"/>
              <w:jc w:val="center"/>
              <w:rPr>
                <w:rFonts w:ascii="Arial" w:hAnsi="Arial" w:cs="Arial"/>
              </w:rPr>
            </w:pPr>
            <w:r w:rsidRPr="00596259">
              <w:rPr>
                <w:rFonts w:ascii="Arial" w:hAnsi="Arial" w:cs="Arial"/>
              </w:rPr>
              <w:t>10%</w:t>
            </w:r>
          </w:p>
          <w:p w:rsid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5%</w:t>
            </w:r>
          </w:p>
          <w:p w:rsidR="00596259" w:rsidRPr="00596259" w:rsidRDefault="00596259" w:rsidP="00596259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5%</w:t>
            </w:r>
          </w:p>
        </w:tc>
        <w:tc>
          <w:tcPr>
            <w:tcW w:w="2605" w:type="dxa"/>
          </w:tcPr>
          <w:p w:rsid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</w:p>
          <w:p w:rsidR="00232EBB" w:rsidRPr="00596259" w:rsidRDefault="00596259" w:rsidP="00596259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232EBB" w:rsidRPr="00596259">
              <w:rPr>
                <w:rFonts w:ascii="Arial" w:hAnsi="Arial" w:cs="Arial"/>
              </w:rPr>
              <w:t>0%</w:t>
            </w:r>
          </w:p>
        </w:tc>
      </w:tr>
    </w:tbl>
    <w:p w:rsidR="00232EBB" w:rsidRDefault="00232EBB" w:rsidP="00232EBB"/>
    <w:p w:rsidR="00E023EA" w:rsidRDefault="00E023EA" w:rsidP="00DD799D"/>
    <w:sectPr w:rsidR="00E023EA" w:rsidSect="00F5765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SimSun"/>
    <w:panose1 w:val="00000000000000000000"/>
    <w:charset w:val="80"/>
    <w:family w:val="roman"/>
    <w:notTrueType/>
    <w:pitch w:val="default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MCWILLIAMS Hayden [Narrogin Senior High School]">
    <w15:presenceInfo w15:providerId="AD" w15:userId="S-1-5-21-2688374614-2727847420-1261802764-16618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656"/>
    <w:rsid w:val="00031D0B"/>
    <w:rsid w:val="00045997"/>
    <w:rsid w:val="0007354D"/>
    <w:rsid w:val="000779B9"/>
    <w:rsid w:val="000876ED"/>
    <w:rsid w:val="000A1B48"/>
    <w:rsid w:val="000A51D3"/>
    <w:rsid w:val="000D53EA"/>
    <w:rsid w:val="00125291"/>
    <w:rsid w:val="001913DD"/>
    <w:rsid w:val="001A33B2"/>
    <w:rsid w:val="00201A97"/>
    <w:rsid w:val="00232EBB"/>
    <w:rsid w:val="00292335"/>
    <w:rsid w:val="004408C9"/>
    <w:rsid w:val="004D7C17"/>
    <w:rsid w:val="00515F1F"/>
    <w:rsid w:val="00542488"/>
    <w:rsid w:val="00586017"/>
    <w:rsid w:val="00596259"/>
    <w:rsid w:val="00643886"/>
    <w:rsid w:val="00672520"/>
    <w:rsid w:val="006B6620"/>
    <w:rsid w:val="006D4E60"/>
    <w:rsid w:val="00705D18"/>
    <w:rsid w:val="00723F0B"/>
    <w:rsid w:val="00744DF0"/>
    <w:rsid w:val="00782DB3"/>
    <w:rsid w:val="007B3156"/>
    <w:rsid w:val="007D6EC3"/>
    <w:rsid w:val="00804C64"/>
    <w:rsid w:val="008143B2"/>
    <w:rsid w:val="00937BF8"/>
    <w:rsid w:val="0095139C"/>
    <w:rsid w:val="00987E55"/>
    <w:rsid w:val="00991DEB"/>
    <w:rsid w:val="009B7621"/>
    <w:rsid w:val="00A403FA"/>
    <w:rsid w:val="00A6036F"/>
    <w:rsid w:val="00A7144C"/>
    <w:rsid w:val="00AD192E"/>
    <w:rsid w:val="00B64859"/>
    <w:rsid w:val="00BF6590"/>
    <w:rsid w:val="00C00F47"/>
    <w:rsid w:val="00C10517"/>
    <w:rsid w:val="00C107E7"/>
    <w:rsid w:val="00C24C79"/>
    <w:rsid w:val="00C537A3"/>
    <w:rsid w:val="00C93E1F"/>
    <w:rsid w:val="00CB35B6"/>
    <w:rsid w:val="00CC0EEC"/>
    <w:rsid w:val="00CC4C28"/>
    <w:rsid w:val="00D14AAE"/>
    <w:rsid w:val="00D32915"/>
    <w:rsid w:val="00D608D6"/>
    <w:rsid w:val="00D73F7A"/>
    <w:rsid w:val="00DD799D"/>
    <w:rsid w:val="00DE5429"/>
    <w:rsid w:val="00E006D9"/>
    <w:rsid w:val="00E023EA"/>
    <w:rsid w:val="00E042CB"/>
    <w:rsid w:val="00E14942"/>
    <w:rsid w:val="00E21AD8"/>
    <w:rsid w:val="00E47346"/>
    <w:rsid w:val="00E52A56"/>
    <w:rsid w:val="00EA1536"/>
    <w:rsid w:val="00EF5A30"/>
    <w:rsid w:val="00F26592"/>
    <w:rsid w:val="00F57656"/>
    <w:rsid w:val="00F61490"/>
    <w:rsid w:val="00F8097D"/>
    <w:rsid w:val="00FD7EBD"/>
    <w:rsid w:val="00FE4F8A"/>
    <w:rsid w:val="00FF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FE3C2"/>
  <w15:chartTrackingRefBased/>
  <w15:docId w15:val="{FDE9D17A-9C05-4652-BCD3-BAE0452B5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252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76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876E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6ED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55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1400</TotalTime>
  <Pages>6</Pages>
  <Words>1055</Words>
  <Characters>6015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7056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MCWILLIAMS Hayden [Narrogin Senior High School]</cp:lastModifiedBy>
  <cp:revision>3</cp:revision>
  <cp:lastPrinted>2020-02-21T10:13:00Z</cp:lastPrinted>
  <dcterms:created xsi:type="dcterms:W3CDTF">2020-07-20T08:12:00Z</dcterms:created>
  <dcterms:modified xsi:type="dcterms:W3CDTF">2020-07-21T07:32:00Z</dcterms:modified>
</cp:coreProperties>
</file>